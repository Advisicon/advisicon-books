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535025" w14:textId="07243DFF" w:rsidR="001B0177" w:rsidRDefault="001B0177" w:rsidP="000E0402">
      <w:pPr>
        <w:pStyle w:val="Heading1"/>
      </w:pPr>
      <w:r>
        <w:t>Overview</w:t>
      </w:r>
    </w:p>
    <w:p w14:paraId="4D98C04E" w14:textId="15E2AEF6" w:rsidR="007B3D36" w:rsidRDefault="00172178" w:rsidP="001B0177">
      <w:r>
        <w:t>The output from a schedule is important as a communication tool</w:t>
      </w:r>
      <w:r w:rsidR="00AF2C24">
        <w:t xml:space="preserve">; therefore tailoring the view can be helpful to address the information needs of the audience. Views can be </w:t>
      </w:r>
      <w:r w:rsidR="003E0501">
        <w:t>customized by</w:t>
      </w:r>
      <w:r w:rsidR="00AF2C24">
        <w:t xml:space="preserve"> formatting text, formatting bars, applying quick styles, and altering the general layout of the page. Printouts can be in Project file format, in PDF format, or image format. These options help you communicate with Project and non-Project users. </w:t>
      </w:r>
    </w:p>
    <w:p w14:paraId="766D8645" w14:textId="345ED7C7" w:rsidR="00223C27" w:rsidRDefault="00223C27" w:rsidP="001B0177">
      <w:r>
        <w:t>Besides a tradition</w:t>
      </w:r>
      <w:r w:rsidR="00F313E8">
        <w:t xml:space="preserve">al view, reports can be </w:t>
      </w:r>
      <w:r w:rsidR="003E0501">
        <w:t xml:space="preserve">created </w:t>
      </w:r>
      <w:r w:rsidR="00F313E8">
        <w:t>to communicate with others. Three popular report categories include Visual reports, Dashboard reports</w:t>
      </w:r>
      <w:r w:rsidR="00DD2034">
        <w:t>,</w:t>
      </w:r>
      <w:r w:rsidR="00F313E8">
        <w:t xml:space="preserve"> and Timeline view reports. A Visual report exports information into Visio or Excel for further manipulation. A Dashboard report creates a visual output with blocks or sections of information such as graphs or tables. Dashboards may continue through multiple pages. A Timeline view report is designed for communication information at a high-level and it is easily transferred to other programs such as Word or Outlook. As you work with the individuals involved in your schedule, you will be able to determine the best output based on their needs. </w:t>
      </w:r>
    </w:p>
    <w:p w14:paraId="53FD304F" w14:textId="77777777" w:rsidR="000E0402" w:rsidRDefault="000E0402" w:rsidP="000E0402">
      <w:pPr>
        <w:pStyle w:val="Heading1"/>
      </w:pPr>
      <w:r>
        <w:lastRenderedPageBreak/>
        <w:t>Printing</w:t>
      </w:r>
    </w:p>
    <w:p w14:paraId="33332EC7" w14:textId="0301E344" w:rsidR="000E0402" w:rsidRDefault="000E0402" w:rsidP="000E0402">
      <w:r>
        <w:t xml:space="preserve">Most of the print settings in Project 2013 are similar to other Microsoft Office products. Unique to Project 2013 is the ability to include project and task data in report titles using the header and footer options. </w:t>
      </w:r>
      <w:r w:rsidR="001B0177">
        <w:t>We will also discuss p</w:t>
      </w:r>
      <w:r>
        <w:t>rinting Gantt charts on paper or using Gantt charts in presentations.</w:t>
      </w:r>
    </w:p>
    <w:p w14:paraId="4D96473B" w14:textId="77777777" w:rsidR="000E0402" w:rsidRDefault="000E0402" w:rsidP="000E0402">
      <w:r>
        <w:t>In this lesson, we will discuss:</w:t>
      </w:r>
    </w:p>
    <w:p w14:paraId="19379274" w14:textId="77777777" w:rsidR="000E0402" w:rsidRDefault="000E0402" w:rsidP="00682D40">
      <w:pPr>
        <w:pStyle w:val="UnorderedList1"/>
      </w:pPr>
      <w:r>
        <w:t>Print Settings</w:t>
      </w:r>
    </w:p>
    <w:p w14:paraId="03FA34D3" w14:textId="79128C57" w:rsidR="000E0402" w:rsidRDefault="000E0402" w:rsidP="00682D40">
      <w:pPr>
        <w:pStyle w:val="UnorderedList1"/>
      </w:pPr>
      <w:r>
        <w:t>Page Setup</w:t>
      </w:r>
      <w:r w:rsidR="006C04BF">
        <w:t xml:space="preserve"> Options</w:t>
      </w:r>
    </w:p>
    <w:p w14:paraId="30C93D79" w14:textId="77777777" w:rsidR="000E0402" w:rsidRDefault="000E0402" w:rsidP="00682D40">
      <w:pPr>
        <w:pStyle w:val="UnorderedList1"/>
      </w:pPr>
      <w:r>
        <w:t>Copy Picture</w:t>
      </w:r>
    </w:p>
    <w:p w14:paraId="334814FD" w14:textId="77777777" w:rsidR="000E0402" w:rsidRDefault="000E0402" w:rsidP="00682D40">
      <w:pPr>
        <w:pStyle w:val="Heading2"/>
      </w:pPr>
      <w:r>
        <w:t>Print Settings</w:t>
      </w:r>
    </w:p>
    <w:p w14:paraId="6F59F311" w14:textId="06CEBD58" w:rsidR="000E0402" w:rsidRDefault="000E0402" w:rsidP="000E0402">
      <w:r>
        <w:t xml:space="preserve">Project 2013 gives you the ability to customize how a report will be printed. Seeing the final report before it is printed assures the user that they are printing the correct report in </w:t>
      </w:r>
      <w:r w:rsidR="006C04BF">
        <w:t xml:space="preserve">the </w:t>
      </w:r>
      <w:r>
        <w:t>format needed. Print options allow the user to select a printer and fine-tune which data will be printed. When the print options are selected, the current active project view will be printed.</w:t>
      </w:r>
    </w:p>
    <w:p w14:paraId="68CEC61D" w14:textId="29A83BF4" w:rsidR="000E0402" w:rsidRDefault="000E0402" w:rsidP="000E0402">
      <w:r>
        <w:t xml:space="preserve">To display print </w:t>
      </w:r>
      <w:proofErr w:type="gramStart"/>
      <w:r>
        <w:t>options :</w:t>
      </w:r>
      <w:proofErr w:type="gramEnd"/>
    </w:p>
    <w:p w14:paraId="5F9338CD" w14:textId="77777777" w:rsidR="000E0402" w:rsidRDefault="000E0402" w:rsidP="00FB0162">
      <w:pPr>
        <w:pStyle w:val="UnorderedList1"/>
      </w:pPr>
      <w:commentRangeStart w:id="0"/>
      <w:r>
        <w:t xml:space="preserve">File </w:t>
      </w:r>
      <w:r w:rsidRPr="00FB0162">
        <w:rPr>
          <w:rFonts w:ascii="Wingdings" w:hAnsi="Wingdings"/>
        </w:rPr>
        <w:t></w:t>
      </w:r>
      <w:r>
        <w:t xml:space="preserve"> Print</w:t>
      </w:r>
      <w:commentRangeEnd w:id="0"/>
      <w:r w:rsidR="00B4254E">
        <w:rPr>
          <w:rStyle w:val="CommentReference"/>
        </w:rPr>
        <w:commentReference w:id="0"/>
      </w:r>
    </w:p>
    <w:p w14:paraId="2DF6EA63" w14:textId="3F2958B8" w:rsidR="000E0402" w:rsidRDefault="000E0402" w:rsidP="000E0402">
      <w:r>
        <w:t>To close print options:</w:t>
      </w:r>
    </w:p>
    <w:p w14:paraId="748AB09A" w14:textId="77777777" w:rsidR="000E0402" w:rsidRDefault="000E0402" w:rsidP="005D6FD8">
      <w:pPr>
        <w:pStyle w:val="UnorderedList1"/>
      </w:pPr>
      <w:r>
        <w:t>Click any tab above the ribbon bar</w:t>
      </w:r>
    </w:p>
    <w:p w14:paraId="07A5FF95" w14:textId="7A786C09" w:rsidR="000E0402" w:rsidRDefault="009F475C" w:rsidP="000E0402">
      <w:r>
        <w:t xml:space="preserve">In </w:t>
      </w:r>
      <w:r w:rsidR="00562D79" w:rsidRPr="009D4C68">
        <w:rPr>
          <w:rStyle w:val="Cross-Reference"/>
        </w:rPr>
        <w:t>table #.1</w:t>
      </w:r>
      <w:r>
        <w:t xml:space="preserve">, Gantt </w:t>
      </w:r>
      <w:proofErr w:type="gramStart"/>
      <w:r>
        <w:t>Chart</w:t>
      </w:r>
      <w:proofErr w:type="gramEnd"/>
      <w:r>
        <w:t xml:space="preserve"> is the active view</w:t>
      </w:r>
      <w:r w:rsidR="000E0402">
        <w:t xml:space="preserve">. On the left side of the </w:t>
      </w:r>
      <w:r>
        <w:t>screen</w:t>
      </w:r>
      <w:r w:rsidR="000E0402">
        <w:t>, several options are available:</w:t>
      </w:r>
    </w:p>
    <w:p w14:paraId="064A9F5F" w14:textId="77777777" w:rsidR="000E0402" w:rsidRDefault="000E0402" w:rsidP="005D6FD8">
      <w:pPr>
        <w:pStyle w:val="TableTitle"/>
      </w:pPr>
      <w:r>
        <w:t>Print screen options</w:t>
      </w:r>
    </w:p>
    <w:tbl>
      <w:tblPr>
        <w:tblStyle w:val="2ColumnTable"/>
        <w:tblW w:w="0" w:type="auto"/>
        <w:tblLook w:val="04A0" w:firstRow="1" w:lastRow="0" w:firstColumn="1" w:lastColumn="0" w:noHBand="0" w:noVBand="1"/>
      </w:tblPr>
      <w:tblGrid>
        <w:gridCol w:w="3348"/>
        <w:gridCol w:w="3348"/>
      </w:tblGrid>
      <w:tr w:rsidR="005D6FD8" w:rsidRPr="005D6FD8" w14:paraId="2C84396E" w14:textId="77777777" w:rsidTr="005D6F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4ECE6FD3" w14:textId="77777777" w:rsidR="005D6FD8" w:rsidRPr="005D6FD8" w:rsidRDefault="005D6FD8" w:rsidP="009424EB">
            <w:r w:rsidRPr="005D6FD8">
              <w:t>Option</w:t>
            </w:r>
          </w:p>
        </w:tc>
        <w:tc>
          <w:tcPr>
            <w:tcW w:w="3348" w:type="dxa"/>
          </w:tcPr>
          <w:p w14:paraId="60A4C772" w14:textId="77777777" w:rsidR="005D6FD8" w:rsidRPr="005D6FD8" w:rsidRDefault="005D6FD8" w:rsidP="009424EB">
            <w:pPr>
              <w:cnfStyle w:val="100000000000" w:firstRow="1" w:lastRow="0" w:firstColumn="0" w:lastColumn="0" w:oddVBand="0" w:evenVBand="0" w:oddHBand="0" w:evenHBand="0" w:firstRowFirstColumn="0" w:firstRowLastColumn="0" w:lastRowFirstColumn="0" w:lastRowLastColumn="0"/>
            </w:pPr>
            <w:r w:rsidRPr="005D6FD8">
              <w:t>Action and result</w:t>
            </w:r>
          </w:p>
        </w:tc>
      </w:tr>
      <w:tr w:rsidR="005D6FD8" w:rsidRPr="005D6FD8" w14:paraId="6D90B4A3" w14:textId="77777777" w:rsidTr="005D6F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679C02B5" w14:textId="77777777" w:rsidR="005D6FD8" w:rsidRPr="005D6FD8" w:rsidRDefault="005D6FD8" w:rsidP="009424EB">
            <w:r w:rsidRPr="005D6FD8">
              <w:t>Print</w:t>
            </w:r>
          </w:p>
        </w:tc>
        <w:tc>
          <w:tcPr>
            <w:tcW w:w="3348" w:type="dxa"/>
          </w:tcPr>
          <w:p w14:paraId="6720BA1C" w14:textId="77777777" w:rsidR="005D6FD8" w:rsidRPr="005D6FD8" w:rsidRDefault="005D6FD8" w:rsidP="009424EB">
            <w:pPr>
              <w:cnfStyle w:val="000000100000" w:firstRow="0" w:lastRow="0" w:firstColumn="0" w:lastColumn="0" w:oddVBand="0" w:evenVBand="0" w:oddHBand="1" w:evenHBand="0" w:firstRowFirstColumn="0" w:firstRowLastColumn="0" w:lastRowFirstColumn="0" w:lastRowLastColumn="0"/>
            </w:pPr>
            <w:r w:rsidRPr="005D6FD8">
              <w:t xml:space="preserve">Sends the report to the selected </w:t>
            </w:r>
            <w:r w:rsidRPr="005D6FD8">
              <w:lastRenderedPageBreak/>
              <w:t>printer.</w:t>
            </w:r>
          </w:p>
        </w:tc>
      </w:tr>
      <w:tr w:rsidR="005D6FD8" w:rsidRPr="005D6FD8" w14:paraId="39F246E5" w14:textId="77777777" w:rsidTr="005D6FD8">
        <w:tc>
          <w:tcPr>
            <w:cnfStyle w:val="001000000000" w:firstRow="0" w:lastRow="0" w:firstColumn="1" w:lastColumn="0" w:oddVBand="0" w:evenVBand="0" w:oddHBand="0" w:evenHBand="0" w:firstRowFirstColumn="0" w:firstRowLastColumn="0" w:lastRowFirstColumn="0" w:lastRowLastColumn="0"/>
            <w:tcW w:w="3348" w:type="dxa"/>
          </w:tcPr>
          <w:p w14:paraId="636EC3B4" w14:textId="77777777" w:rsidR="005D6FD8" w:rsidRPr="005D6FD8" w:rsidRDefault="005D6FD8" w:rsidP="009424EB">
            <w:r w:rsidRPr="005D6FD8">
              <w:lastRenderedPageBreak/>
              <w:t>Copies</w:t>
            </w:r>
          </w:p>
        </w:tc>
        <w:tc>
          <w:tcPr>
            <w:tcW w:w="3348" w:type="dxa"/>
          </w:tcPr>
          <w:p w14:paraId="2B56BF36" w14:textId="77777777" w:rsidR="005D6FD8" w:rsidRPr="005D6FD8" w:rsidRDefault="005D6FD8" w:rsidP="009424EB">
            <w:pPr>
              <w:cnfStyle w:val="000000000000" w:firstRow="0" w:lastRow="0" w:firstColumn="0" w:lastColumn="0" w:oddVBand="0" w:evenVBand="0" w:oddHBand="0" w:evenHBand="0" w:firstRowFirstColumn="0" w:firstRowLastColumn="0" w:lastRowFirstColumn="0" w:lastRowLastColumn="0"/>
            </w:pPr>
            <w:r w:rsidRPr="005D6FD8">
              <w:t>Determines the number of copies that will be printed.</w:t>
            </w:r>
          </w:p>
        </w:tc>
      </w:tr>
      <w:tr w:rsidR="005D6FD8" w:rsidRPr="005D6FD8" w14:paraId="0D5E9530" w14:textId="77777777" w:rsidTr="005D6F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1E969596" w14:textId="77777777" w:rsidR="005D6FD8" w:rsidRPr="005D6FD8" w:rsidRDefault="005D6FD8" w:rsidP="009424EB">
            <w:r w:rsidRPr="005D6FD8">
              <w:t xml:space="preserve">Printer </w:t>
            </w:r>
          </w:p>
        </w:tc>
        <w:tc>
          <w:tcPr>
            <w:tcW w:w="3348" w:type="dxa"/>
          </w:tcPr>
          <w:p w14:paraId="11F55F88" w14:textId="77777777" w:rsidR="005D6FD8" w:rsidRPr="005D6FD8" w:rsidRDefault="005D6FD8" w:rsidP="009424EB">
            <w:pPr>
              <w:cnfStyle w:val="000000100000" w:firstRow="0" w:lastRow="0" w:firstColumn="0" w:lastColumn="0" w:oddVBand="0" w:evenVBand="0" w:oddHBand="1" w:evenHBand="0" w:firstRowFirstColumn="0" w:firstRowLastColumn="0" w:lastRowFirstColumn="0" w:lastRowLastColumn="0"/>
            </w:pPr>
            <w:r w:rsidRPr="005D6FD8">
              <w:t>Clicking the arrow on the right side of the box will open a drop-down menu and display all available printers.</w:t>
            </w:r>
          </w:p>
        </w:tc>
      </w:tr>
      <w:tr w:rsidR="005D6FD8" w:rsidRPr="005D6FD8" w14:paraId="50397BB7" w14:textId="77777777" w:rsidTr="005D6FD8">
        <w:tc>
          <w:tcPr>
            <w:cnfStyle w:val="001000000000" w:firstRow="0" w:lastRow="0" w:firstColumn="1" w:lastColumn="0" w:oddVBand="0" w:evenVBand="0" w:oddHBand="0" w:evenHBand="0" w:firstRowFirstColumn="0" w:firstRowLastColumn="0" w:lastRowFirstColumn="0" w:lastRowLastColumn="0"/>
            <w:tcW w:w="3348" w:type="dxa"/>
          </w:tcPr>
          <w:p w14:paraId="008E0F6F" w14:textId="77777777" w:rsidR="005D6FD8" w:rsidRPr="005D6FD8" w:rsidRDefault="005D6FD8" w:rsidP="009424EB">
            <w:r w:rsidRPr="005D6FD8">
              <w:t>Printer Properties</w:t>
            </w:r>
          </w:p>
        </w:tc>
        <w:tc>
          <w:tcPr>
            <w:tcW w:w="3348" w:type="dxa"/>
          </w:tcPr>
          <w:p w14:paraId="64F2C341" w14:textId="77777777" w:rsidR="005D6FD8" w:rsidRPr="005D6FD8" w:rsidRDefault="005D6FD8" w:rsidP="009424EB">
            <w:pPr>
              <w:cnfStyle w:val="000000000000" w:firstRow="0" w:lastRow="0" w:firstColumn="0" w:lastColumn="0" w:oddVBand="0" w:evenVBand="0" w:oddHBand="0" w:evenHBand="0" w:firstRowFirstColumn="0" w:firstRowLastColumn="0" w:lastRowFirstColumn="0" w:lastRowLastColumn="0"/>
            </w:pPr>
            <w:r w:rsidRPr="005D6FD8">
              <w:t>Clicking on the link will display additional printing properties.</w:t>
            </w:r>
          </w:p>
        </w:tc>
      </w:tr>
      <w:tr w:rsidR="005D6FD8" w:rsidRPr="005D6FD8" w14:paraId="6F0BC106" w14:textId="77777777" w:rsidTr="005D6F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484BFE63" w14:textId="77777777" w:rsidR="005D6FD8" w:rsidRPr="005D6FD8" w:rsidRDefault="005D6FD8" w:rsidP="009424EB">
            <w:r w:rsidRPr="005D6FD8">
              <w:t>Settings</w:t>
            </w:r>
          </w:p>
        </w:tc>
        <w:tc>
          <w:tcPr>
            <w:tcW w:w="3348" w:type="dxa"/>
          </w:tcPr>
          <w:p w14:paraId="266AECD0" w14:textId="77777777" w:rsidR="005D6FD8" w:rsidRPr="005D6FD8" w:rsidRDefault="005D6FD8" w:rsidP="009424EB">
            <w:pPr>
              <w:cnfStyle w:val="000000100000" w:firstRow="0" w:lastRow="0" w:firstColumn="0" w:lastColumn="0" w:oddVBand="0" w:evenVBand="0" w:oddHBand="1" w:evenHBand="0" w:firstRowFirstColumn="0" w:firstRowLastColumn="0" w:lastRowFirstColumn="0" w:lastRowLastColumn="0"/>
            </w:pPr>
            <w:r w:rsidRPr="005D6FD8">
              <w:t>Allows you to select which printer the image will be printed on</w:t>
            </w:r>
          </w:p>
        </w:tc>
      </w:tr>
      <w:tr w:rsidR="005D6FD8" w:rsidRPr="005D6FD8" w14:paraId="5BEAC978" w14:textId="77777777" w:rsidTr="005D6FD8">
        <w:tc>
          <w:tcPr>
            <w:cnfStyle w:val="001000000000" w:firstRow="0" w:lastRow="0" w:firstColumn="1" w:lastColumn="0" w:oddVBand="0" w:evenVBand="0" w:oddHBand="0" w:evenHBand="0" w:firstRowFirstColumn="0" w:firstRowLastColumn="0" w:lastRowFirstColumn="0" w:lastRowLastColumn="0"/>
            <w:tcW w:w="3348" w:type="dxa"/>
          </w:tcPr>
          <w:p w14:paraId="30F8FEBD" w14:textId="77777777" w:rsidR="005D6FD8" w:rsidRPr="005D6FD8" w:rsidRDefault="005D6FD8" w:rsidP="009424EB">
            <w:r w:rsidRPr="005D6FD8">
              <w:t>Dates</w:t>
            </w:r>
          </w:p>
        </w:tc>
        <w:tc>
          <w:tcPr>
            <w:tcW w:w="3348" w:type="dxa"/>
          </w:tcPr>
          <w:p w14:paraId="5B51605D" w14:textId="77777777" w:rsidR="005D6FD8" w:rsidRPr="005D6FD8" w:rsidRDefault="005D6FD8" w:rsidP="009424EB">
            <w:pPr>
              <w:cnfStyle w:val="000000000000" w:firstRow="0" w:lastRow="0" w:firstColumn="0" w:lastColumn="0" w:oddVBand="0" w:evenVBand="0" w:oddHBand="0" w:evenHBand="0" w:firstRowFirstColumn="0" w:firstRowLastColumn="0" w:lastRowFirstColumn="0" w:lastRowLastColumn="0"/>
            </w:pPr>
            <w:r w:rsidRPr="005D6FD8">
              <w:t>Allows for selection of a date range for the printed report</w:t>
            </w:r>
          </w:p>
        </w:tc>
      </w:tr>
      <w:tr w:rsidR="005D6FD8" w:rsidRPr="005D6FD8" w14:paraId="3ED8B1E7" w14:textId="77777777" w:rsidTr="005D6F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593FD9D5" w14:textId="77777777" w:rsidR="005D6FD8" w:rsidRPr="005D6FD8" w:rsidRDefault="005D6FD8" w:rsidP="009424EB">
            <w:r w:rsidRPr="005D6FD8">
              <w:t>Pages</w:t>
            </w:r>
          </w:p>
        </w:tc>
        <w:tc>
          <w:tcPr>
            <w:tcW w:w="3348" w:type="dxa"/>
          </w:tcPr>
          <w:p w14:paraId="0194A709" w14:textId="77777777" w:rsidR="005D6FD8" w:rsidRPr="005D6FD8" w:rsidRDefault="005D6FD8" w:rsidP="009424EB">
            <w:pPr>
              <w:cnfStyle w:val="000000100000" w:firstRow="0" w:lastRow="0" w:firstColumn="0" w:lastColumn="0" w:oddVBand="0" w:evenVBand="0" w:oddHBand="1" w:evenHBand="0" w:firstRowFirstColumn="0" w:firstRowLastColumn="0" w:lastRowFirstColumn="0" w:lastRowLastColumn="0"/>
            </w:pPr>
            <w:r w:rsidRPr="005D6FD8">
              <w:t>Allows for selection of specific page range</w:t>
            </w:r>
          </w:p>
        </w:tc>
      </w:tr>
      <w:tr w:rsidR="005D6FD8" w:rsidRPr="005D6FD8" w14:paraId="46DA66BA" w14:textId="77777777" w:rsidTr="005D6FD8">
        <w:tc>
          <w:tcPr>
            <w:cnfStyle w:val="001000000000" w:firstRow="0" w:lastRow="0" w:firstColumn="1" w:lastColumn="0" w:oddVBand="0" w:evenVBand="0" w:oddHBand="0" w:evenHBand="0" w:firstRowFirstColumn="0" w:firstRowLastColumn="0" w:lastRowFirstColumn="0" w:lastRowLastColumn="0"/>
            <w:tcW w:w="3348" w:type="dxa"/>
          </w:tcPr>
          <w:p w14:paraId="1A2DB626" w14:textId="77777777" w:rsidR="005D6FD8" w:rsidRPr="005D6FD8" w:rsidRDefault="005D6FD8" w:rsidP="009424EB">
            <w:r w:rsidRPr="005D6FD8">
              <w:t>Orientation</w:t>
            </w:r>
          </w:p>
        </w:tc>
        <w:tc>
          <w:tcPr>
            <w:tcW w:w="3348" w:type="dxa"/>
          </w:tcPr>
          <w:p w14:paraId="66B19CD4" w14:textId="77777777" w:rsidR="005D6FD8" w:rsidRPr="005D6FD8" w:rsidRDefault="005D6FD8" w:rsidP="009424EB">
            <w:pPr>
              <w:cnfStyle w:val="000000000000" w:firstRow="0" w:lastRow="0" w:firstColumn="0" w:lastColumn="0" w:oddVBand="0" w:evenVBand="0" w:oddHBand="0" w:evenHBand="0" w:firstRowFirstColumn="0" w:firstRowLastColumn="0" w:lastRowFirstColumn="0" w:lastRowLastColumn="0"/>
            </w:pPr>
            <w:r w:rsidRPr="005D6FD8">
              <w:t>Landscape or Portrait</w:t>
            </w:r>
          </w:p>
        </w:tc>
      </w:tr>
      <w:tr w:rsidR="005D6FD8" w:rsidRPr="005D6FD8" w14:paraId="04515550" w14:textId="77777777" w:rsidTr="005D6F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43A3D51F" w14:textId="77777777" w:rsidR="005D6FD8" w:rsidRPr="005D6FD8" w:rsidRDefault="005D6FD8" w:rsidP="009424EB">
            <w:r w:rsidRPr="005D6FD8">
              <w:t>Paper size choice</w:t>
            </w:r>
          </w:p>
        </w:tc>
        <w:tc>
          <w:tcPr>
            <w:tcW w:w="3348" w:type="dxa"/>
          </w:tcPr>
          <w:p w14:paraId="7F33E125" w14:textId="77777777" w:rsidR="005D6FD8" w:rsidRPr="005D6FD8" w:rsidRDefault="005D6FD8" w:rsidP="009424EB">
            <w:pPr>
              <w:cnfStyle w:val="000000100000" w:firstRow="0" w:lastRow="0" w:firstColumn="0" w:lastColumn="0" w:oddVBand="0" w:evenVBand="0" w:oddHBand="1" w:evenHBand="0" w:firstRowFirstColumn="0" w:firstRowLastColumn="0" w:lastRowFirstColumn="0" w:lastRowLastColumn="0"/>
            </w:pPr>
            <w:r w:rsidRPr="005D6FD8">
              <w:t>Select from a variety of paper sizes</w:t>
            </w:r>
          </w:p>
        </w:tc>
      </w:tr>
      <w:tr w:rsidR="005D6FD8" w:rsidRPr="005D6FD8" w14:paraId="35E48117" w14:textId="77777777" w:rsidTr="005D6FD8">
        <w:tc>
          <w:tcPr>
            <w:cnfStyle w:val="001000000000" w:firstRow="0" w:lastRow="0" w:firstColumn="1" w:lastColumn="0" w:oddVBand="0" w:evenVBand="0" w:oddHBand="0" w:evenHBand="0" w:firstRowFirstColumn="0" w:firstRowLastColumn="0" w:lastRowFirstColumn="0" w:lastRowLastColumn="0"/>
            <w:tcW w:w="3348" w:type="dxa"/>
          </w:tcPr>
          <w:p w14:paraId="3F427DC2" w14:textId="77777777" w:rsidR="005D6FD8" w:rsidRPr="005D6FD8" w:rsidRDefault="005D6FD8" w:rsidP="009424EB">
            <w:r w:rsidRPr="005D6FD8">
              <w:t>Page Setup</w:t>
            </w:r>
          </w:p>
        </w:tc>
        <w:tc>
          <w:tcPr>
            <w:tcW w:w="3348" w:type="dxa"/>
          </w:tcPr>
          <w:p w14:paraId="74DF4EF2" w14:textId="4734E1DF" w:rsidR="005D6FD8" w:rsidRPr="005D6FD8" w:rsidRDefault="009F475C" w:rsidP="009424EB">
            <w:pPr>
              <w:cnfStyle w:val="000000000000" w:firstRow="0" w:lastRow="0" w:firstColumn="0" w:lastColumn="0" w:oddVBand="0" w:evenVBand="0" w:oddHBand="0" w:evenHBand="0" w:firstRowFirstColumn="0" w:firstRowLastColumn="0" w:lastRowFirstColumn="0" w:lastRowLastColumn="0"/>
            </w:pPr>
            <w:r>
              <w:t>Dialog box</w:t>
            </w:r>
            <w:r w:rsidRPr="005D6FD8">
              <w:t xml:space="preserve"> </w:t>
            </w:r>
            <w:r w:rsidR="005D6FD8" w:rsidRPr="005D6FD8">
              <w:t>that will allow for more customization choices</w:t>
            </w:r>
          </w:p>
        </w:tc>
      </w:tr>
    </w:tbl>
    <w:p w14:paraId="41BF909D" w14:textId="77777777" w:rsidR="009F475C" w:rsidRDefault="009F475C" w:rsidP="000E0402"/>
    <w:p w14:paraId="06C0747E" w14:textId="02561333" w:rsidR="00C360B9" w:rsidRDefault="00847EDD" w:rsidP="000E0402">
      <w:r>
        <w:t xml:space="preserve">Notice how the print screen maintains your options on the left and provides a preview of what the result will look like on the right. This gives you the flexibility to make changes before </w:t>
      </w:r>
      <w:r w:rsidR="000C2BE5">
        <w:t xml:space="preserve">sending the schedule to the printer. </w:t>
      </w:r>
    </w:p>
    <w:p w14:paraId="6FBFE733" w14:textId="39CE1F01" w:rsidR="000E0402" w:rsidRDefault="00A0685D" w:rsidP="000E0402">
      <w:r>
        <w:rPr>
          <w:noProof/>
        </w:rPr>
        <w:lastRenderedPageBreak/>
        <w:drawing>
          <wp:inline distT="0" distB="0" distL="0" distR="0" wp14:anchorId="08B3994F" wp14:editId="29A31CFB">
            <wp:extent cx="4114800" cy="30743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3074353"/>
                    </a:xfrm>
                    <a:prstGeom prst="rect">
                      <a:avLst/>
                    </a:prstGeom>
                    <a:noFill/>
                    <a:ln>
                      <a:noFill/>
                    </a:ln>
                  </pic:spPr>
                </pic:pic>
              </a:graphicData>
            </a:graphic>
          </wp:inline>
        </w:drawing>
      </w:r>
    </w:p>
    <w:p w14:paraId="46A7E590" w14:textId="02C8EC64" w:rsidR="000E0402" w:rsidRDefault="000E0402" w:rsidP="00A0685D">
      <w:pPr>
        <w:pStyle w:val="FigureCaption"/>
      </w:pPr>
      <w:r>
        <w:t xml:space="preserve">View of </w:t>
      </w:r>
      <w:proofErr w:type="gramStart"/>
      <w:r>
        <w:t>Printing</w:t>
      </w:r>
      <w:proofErr w:type="gramEnd"/>
      <w:r>
        <w:t xml:space="preserve"> options.</w:t>
      </w:r>
      <w:r w:rsidR="00C51511">
        <w:t xml:space="preserve"> [12-1 Print screen </w:t>
      </w:r>
      <w:proofErr w:type="spellStart"/>
      <w:r w:rsidR="00C51511">
        <w:t>view.tif</w:t>
      </w:r>
      <w:proofErr w:type="spellEnd"/>
      <w:r w:rsidR="00C51511">
        <w:t>]</w:t>
      </w:r>
    </w:p>
    <w:p w14:paraId="321E976F" w14:textId="77777777" w:rsidR="000E0402" w:rsidRDefault="000E0402" w:rsidP="000E0402">
      <w:r>
        <w:t>Click the down arrow on Settings to display more options to further refine the final printed report. These options are:</w:t>
      </w:r>
    </w:p>
    <w:p w14:paraId="5AA45A29" w14:textId="77777777" w:rsidR="000E0402" w:rsidRDefault="000E0402" w:rsidP="00E630F2">
      <w:pPr>
        <w:pStyle w:val="TableTitle"/>
      </w:pPr>
      <w:r>
        <w:t>Print Options from the File Tab</w:t>
      </w:r>
    </w:p>
    <w:tbl>
      <w:tblPr>
        <w:tblStyle w:val="2ColumnTable"/>
        <w:tblW w:w="0" w:type="auto"/>
        <w:tblLook w:val="04A0" w:firstRow="1" w:lastRow="0" w:firstColumn="1" w:lastColumn="0" w:noHBand="0" w:noVBand="1"/>
      </w:tblPr>
      <w:tblGrid>
        <w:gridCol w:w="3348"/>
        <w:gridCol w:w="3348"/>
      </w:tblGrid>
      <w:tr w:rsidR="00E630F2" w:rsidRPr="00E630F2" w14:paraId="0E68843C" w14:textId="77777777" w:rsidTr="00E630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34A6F3ED" w14:textId="77777777" w:rsidR="00E630F2" w:rsidRPr="00E630F2" w:rsidRDefault="00E630F2" w:rsidP="009424EB">
            <w:r w:rsidRPr="00E630F2">
              <w:t>Option</w:t>
            </w:r>
          </w:p>
        </w:tc>
        <w:tc>
          <w:tcPr>
            <w:tcW w:w="3348" w:type="dxa"/>
          </w:tcPr>
          <w:p w14:paraId="03E8A0AB" w14:textId="77777777" w:rsidR="00E630F2" w:rsidRPr="00E630F2" w:rsidRDefault="00E630F2" w:rsidP="009424EB">
            <w:pPr>
              <w:cnfStyle w:val="100000000000" w:firstRow="1" w:lastRow="0" w:firstColumn="0" w:lastColumn="0" w:oddVBand="0" w:evenVBand="0" w:oddHBand="0" w:evenHBand="0" w:firstRowFirstColumn="0" w:firstRowLastColumn="0" w:lastRowFirstColumn="0" w:lastRowLastColumn="0"/>
            </w:pPr>
            <w:r w:rsidRPr="00E630F2">
              <w:t>Action and result</w:t>
            </w:r>
          </w:p>
        </w:tc>
      </w:tr>
      <w:tr w:rsidR="00E630F2" w:rsidRPr="00E630F2" w14:paraId="07CF929B" w14:textId="77777777" w:rsidTr="00E63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5AA5A98B" w14:textId="77777777" w:rsidR="00E630F2" w:rsidRPr="00E630F2" w:rsidRDefault="00E630F2" w:rsidP="009424EB">
            <w:r w:rsidRPr="00E630F2">
              <w:t>Print Entire Project</w:t>
            </w:r>
          </w:p>
        </w:tc>
        <w:tc>
          <w:tcPr>
            <w:tcW w:w="3348" w:type="dxa"/>
          </w:tcPr>
          <w:p w14:paraId="206618BB" w14:textId="77777777" w:rsidR="00E630F2" w:rsidRPr="00E630F2" w:rsidRDefault="00E630F2" w:rsidP="009424EB">
            <w:pPr>
              <w:cnfStyle w:val="000000100000" w:firstRow="0" w:lastRow="0" w:firstColumn="0" w:lastColumn="0" w:oddVBand="0" w:evenVBand="0" w:oddHBand="1" w:evenHBand="0" w:firstRowFirstColumn="0" w:firstRowLastColumn="0" w:lastRowFirstColumn="0" w:lastRowLastColumn="0"/>
            </w:pPr>
            <w:r w:rsidRPr="00E630F2">
              <w:t>Default value. The entire project schedule will be printed using the current view.</w:t>
            </w:r>
          </w:p>
        </w:tc>
      </w:tr>
      <w:tr w:rsidR="00E630F2" w:rsidRPr="00E630F2" w14:paraId="286E447A" w14:textId="77777777" w:rsidTr="00E630F2">
        <w:tc>
          <w:tcPr>
            <w:cnfStyle w:val="001000000000" w:firstRow="0" w:lastRow="0" w:firstColumn="1" w:lastColumn="0" w:oddVBand="0" w:evenVBand="0" w:oddHBand="0" w:evenHBand="0" w:firstRowFirstColumn="0" w:firstRowLastColumn="0" w:lastRowFirstColumn="0" w:lastRowLastColumn="0"/>
            <w:tcW w:w="3348" w:type="dxa"/>
          </w:tcPr>
          <w:p w14:paraId="41380186" w14:textId="77777777" w:rsidR="00E630F2" w:rsidRPr="00E630F2" w:rsidRDefault="00E630F2" w:rsidP="009424EB">
            <w:r w:rsidRPr="00E630F2">
              <w:t>Print Specific Dates</w:t>
            </w:r>
          </w:p>
        </w:tc>
        <w:tc>
          <w:tcPr>
            <w:tcW w:w="3348" w:type="dxa"/>
          </w:tcPr>
          <w:p w14:paraId="1C9F5AE2" w14:textId="77777777" w:rsidR="00E630F2" w:rsidRPr="00E630F2" w:rsidRDefault="00E630F2" w:rsidP="009424EB">
            <w:pPr>
              <w:cnfStyle w:val="000000000000" w:firstRow="0" w:lastRow="0" w:firstColumn="0" w:lastColumn="0" w:oddVBand="0" w:evenVBand="0" w:oddHBand="0" w:evenHBand="0" w:firstRowFirstColumn="0" w:firstRowLastColumn="0" w:lastRowFirstColumn="0" w:lastRowLastColumn="0"/>
            </w:pPr>
            <w:r w:rsidRPr="00E630F2">
              <w:t xml:space="preserve">Only the data between the date </w:t>
            </w:r>
            <w:proofErr w:type="gramStart"/>
            <w:r w:rsidRPr="00E630F2">
              <w:t>range</w:t>
            </w:r>
            <w:proofErr w:type="gramEnd"/>
            <w:r w:rsidRPr="00E630F2">
              <w:t xml:space="preserve"> will be printed. This option is not available for all reports.</w:t>
            </w:r>
          </w:p>
        </w:tc>
      </w:tr>
      <w:tr w:rsidR="00E630F2" w:rsidRPr="00E630F2" w14:paraId="0FAFEFED" w14:textId="77777777" w:rsidTr="00E63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2945D4E3" w14:textId="77777777" w:rsidR="00E630F2" w:rsidRPr="00E630F2" w:rsidRDefault="00E630F2" w:rsidP="009424EB">
            <w:r w:rsidRPr="00E630F2">
              <w:t>Print Specific Pages</w:t>
            </w:r>
          </w:p>
        </w:tc>
        <w:tc>
          <w:tcPr>
            <w:tcW w:w="3348" w:type="dxa"/>
          </w:tcPr>
          <w:p w14:paraId="7704D6C3" w14:textId="77777777" w:rsidR="00E630F2" w:rsidRPr="00E630F2" w:rsidRDefault="00E630F2" w:rsidP="009424EB">
            <w:pPr>
              <w:cnfStyle w:val="000000100000" w:firstRow="0" w:lastRow="0" w:firstColumn="0" w:lastColumn="0" w:oddVBand="0" w:evenVBand="0" w:oddHBand="1" w:evenHBand="0" w:firstRowFirstColumn="0" w:firstRowLastColumn="0" w:lastRowFirstColumn="0" w:lastRowLastColumn="0"/>
            </w:pPr>
            <w:r w:rsidRPr="00E630F2">
              <w:t>Select specific page numbers to print.</w:t>
            </w:r>
          </w:p>
        </w:tc>
      </w:tr>
      <w:tr w:rsidR="00E630F2" w:rsidRPr="00E630F2" w14:paraId="065CE38E" w14:textId="77777777" w:rsidTr="00E630F2">
        <w:tc>
          <w:tcPr>
            <w:cnfStyle w:val="001000000000" w:firstRow="0" w:lastRow="0" w:firstColumn="1" w:lastColumn="0" w:oddVBand="0" w:evenVBand="0" w:oddHBand="0" w:evenHBand="0" w:firstRowFirstColumn="0" w:firstRowLastColumn="0" w:lastRowFirstColumn="0" w:lastRowLastColumn="0"/>
            <w:tcW w:w="3348" w:type="dxa"/>
          </w:tcPr>
          <w:p w14:paraId="6B941EF4" w14:textId="77777777" w:rsidR="00E630F2" w:rsidRPr="00E630F2" w:rsidRDefault="00E630F2" w:rsidP="009424EB">
            <w:r w:rsidRPr="00E630F2">
              <w:t>Print Custom Dates and Pages</w:t>
            </w:r>
          </w:p>
        </w:tc>
        <w:tc>
          <w:tcPr>
            <w:tcW w:w="3348" w:type="dxa"/>
          </w:tcPr>
          <w:p w14:paraId="2C7457E6" w14:textId="77777777" w:rsidR="00E630F2" w:rsidRPr="00E630F2" w:rsidRDefault="00E630F2" w:rsidP="009424EB">
            <w:pPr>
              <w:cnfStyle w:val="000000000000" w:firstRow="0" w:lastRow="0" w:firstColumn="0" w:lastColumn="0" w:oddVBand="0" w:evenVBand="0" w:oddHBand="0" w:evenHBand="0" w:firstRowFirstColumn="0" w:firstRowLastColumn="0" w:lastRowFirstColumn="0" w:lastRowLastColumn="0"/>
            </w:pPr>
            <w:r w:rsidRPr="00E630F2">
              <w:t>Date range and page number range will be printed.</w:t>
            </w:r>
          </w:p>
        </w:tc>
      </w:tr>
      <w:tr w:rsidR="00E630F2" w:rsidRPr="00E630F2" w14:paraId="1CBEC9A6" w14:textId="77777777" w:rsidTr="00E63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34927FA0" w14:textId="77777777" w:rsidR="00E630F2" w:rsidRPr="00E630F2" w:rsidRDefault="00E630F2" w:rsidP="009424EB">
            <w:r w:rsidRPr="00E630F2">
              <w:t>Notes</w:t>
            </w:r>
          </w:p>
        </w:tc>
        <w:tc>
          <w:tcPr>
            <w:tcW w:w="3348" w:type="dxa"/>
          </w:tcPr>
          <w:p w14:paraId="7336EA13" w14:textId="77777777" w:rsidR="00E630F2" w:rsidRPr="00E630F2" w:rsidRDefault="00E630F2" w:rsidP="009424EB">
            <w:pPr>
              <w:cnfStyle w:val="000000100000" w:firstRow="0" w:lastRow="0" w:firstColumn="0" w:lastColumn="0" w:oddVBand="0" w:evenVBand="0" w:oddHBand="1" w:evenHBand="0" w:firstRowFirstColumn="0" w:firstRowLastColumn="0" w:lastRowFirstColumn="0" w:lastRowLastColumn="0"/>
            </w:pPr>
            <w:r w:rsidRPr="00E630F2">
              <w:t xml:space="preserve">Add the project notes to the </w:t>
            </w:r>
            <w:r w:rsidRPr="00E630F2">
              <w:lastRenderedPageBreak/>
              <w:t>printed report. Notes will be printed on a separate notes page.</w:t>
            </w:r>
          </w:p>
        </w:tc>
      </w:tr>
      <w:tr w:rsidR="00E630F2" w:rsidRPr="00E630F2" w14:paraId="5BE09BE2" w14:textId="77777777" w:rsidTr="00E630F2">
        <w:tc>
          <w:tcPr>
            <w:cnfStyle w:val="001000000000" w:firstRow="0" w:lastRow="0" w:firstColumn="1" w:lastColumn="0" w:oddVBand="0" w:evenVBand="0" w:oddHBand="0" w:evenHBand="0" w:firstRowFirstColumn="0" w:firstRowLastColumn="0" w:lastRowFirstColumn="0" w:lastRowLastColumn="0"/>
            <w:tcW w:w="3348" w:type="dxa"/>
          </w:tcPr>
          <w:p w14:paraId="5E4AAA9D" w14:textId="77777777" w:rsidR="00E630F2" w:rsidRPr="00E630F2" w:rsidRDefault="00E630F2" w:rsidP="009424EB">
            <w:r w:rsidRPr="00E630F2">
              <w:lastRenderedPageBreak/>
              <w:t>All Sheet Columns</w:t>
            </w:r>
          </w:p>
        </w:tc>
        <w:tc>
          <w:tcPr>
            <w:tcW w:w="3348" w:type="dxa"/>
          </w:tcPr>
          <w:p w14:paraId="7180238C" w14:textId="77777777" w:rsidR="00E630F2" w:rsidRPr="00E630F2" w:rsidRDefault="00E630F2" w:rsidP="009424EB">
            <w:pPr>
              <w:cnfStyle w:val="000000000000" w:firstRow="0" w:lastRow="0" w:firstColumn="0" w:lastColumn="0" w:oddVBand="0" w:evenVBand="0" w:oddHBand="0" w:evenHBand="0" w:firstRowFirstColumn="0" w:firstRowLastColumn="0" w:lastRowFirstColumn="0" w:lastRowLastColumn="0"/>
            </w:pPr>
            <w:r w:rsidRPr="00E630F2">
              <w:t>When selected, all columns within the current view will print.</w:t>
            </w:r>
          </w:p>
        </w:tc>
      </w:tr>
    </w:tbl>
    <w:p w14:paraId="137530A9" w14:textId="44258B7C" w:rsidR="000E0402" w:rsidRDefault="00E62DBD" w:rsidP="000E0402">
      <w:r>
        <w:rPr>
          <w:noProof/>
        </w:rPr>
        <w:drawing>
          <wp:inline distT="0" distB="0" distL="0" distR="0" wp14:anchorId="65ECDB41" wp14:editId="1308655E">
            <wp:extent cx="3876675" cy="344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6675" cy="3448050"/>
                    </a:xfrm>
                    <a:prstGeom prst="rect">
                      <a:avLst/>
                    </a:prstGeom>
                    <a:noFill/>
                    <a:ln>
                      <a:noFill/>
                    </a:ln>
                  </pic:spPr>
                </pic:pic>
              </a:graphicData>
            </a:graphic>
          </wp:inline>
        </w:drawing>
      </w:r>
    </w:p>
    <w:p w14:paraId="3ACD7E3C" w14:textId="6AA81E58" w:rsidR="000E0402" w:rsidRDefault="000E0402" w:rsidP="00E62DBD">
      <w:pPr>
        <w:pStyle w:val="FigureCaption"/>
      </w:pPr>
      <w:r>
        <w:t>Print choices available when the Settings option is selected on the Print option screen.</w:t>
      </w:r>
      <w:r w:rsidR="00E62DBD">
        <w:t xml:space="preserve"> [12-2 Setting options </w:t>
      </w:r>
      <w:proofErr w:type="spellStart"/>
      <w:r w:rsidR="00E62DBD">
        <w:t>view.tif</w:t>
      </w:r>
      <w:proofErr w:type="spellEnd"/>
      <w:r w:rsidR="00E62DBD">
        <w:t>]</w:t>
      </w:r>
    </w:p>
    <w:p w14:paraId="787084E8" w14:textId="77777777" w:rsidR="000E0402" w:rsidRDefault="000E0402" w:rsidP="000E0402">
      <w:r>
        <w:t>Page orientation and paper size options are also available.</w:t>
      </w:r>
    </w:p>
    <w:p w14:paraId="0FA7B291" w14:textId="7AC6F629" w:rsidR="000E0402" w:rsidRDefault="000E0402" w:rsidP="000E0402">
      <w:r>
        <w:t xml:space="preserve">Viewing options to preview the final report are available by clicking on the buttons below the active project view in the lower right corner of the screen. </w:t>
      </w:r>
    </w:p>
    <w:p w14:paraId="2F7A28F0" w14:textId="77777777" w:rsidR="000E0402" w:rsidRDefault="000E0402" w:rsidP="007A6AA0">
      <w:pPr>
        <w:pStyle w:val="TableTitle"/>
      </w:pPr>
      <w:r>
        <w:t>Adjustment options available in the lower right corner of the Print options screen</w:t>
      </w:r>
    </w:p>
    <w:tbl>
      <w:tblPr>
        <w:tblStyle w:val="2ColumnTable"/>
        <w:tblW w:w="0" w:type="auto"/>
        <w:tblLook w:val="04A0" w:firstRow="1" w:lastRow="0" w:firstColumn="1" w:lastColumn="0" w:noHBand="0" w:noVBand="1"/>
      </w:tblPr>
      <w:tblGrid>
        <w:gridCol w:w="2232"/>
        <w:gridCol w:w="2232"/>
        <w:gridCol w:w="2232"/>
      </w:tblGrid>
      <w:tr w:rsidR="001171D2" w:rsidRPr="001171D2" w14:paraId="67A9ABE1" w14:textId="77777777" w:rsidTr="001171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dxa"/>
          </w:tcPr>
          <w:p w14:paraId="4AFF1703" w14:textId="77777777" w:rsidR="001171D2" w:rsidRPr="001171D2" w:rsidRDefault="001171D2" w:rsidP="009424EB">
            <w:r w:rsidRPr="001171D2">
              <w:t>Button</w:t>
            </w:r>
          </w:p>
        </w:tc>
        <w:tc>
          <w:tcPr>
            <w:tcW w:w="2232" w:type="dxa"/>
          </w:tcPr>
          <w:p w14:paraId="3722A468" w14:textId="77777777" w:rsidR="001171D2" w:rsidRPr="001171D2" w:rsidRDefault="001171D2" w:rsidP="009424EB">
            <w:pPr>
              <w:cnfStyle w:val="100000000000" w:firstRow="1" w:lastRow="0" w:firstColumn="0" w:lastColumn="0" w:oddVBand="0" w:evenVBand="0" w:oddHBand="0" w:evenHBand="0" w:firstRowFirstColumn="0" w:firstRowLastColumn="0" w:lastRowFirstColumn="0" w:lastRowLastColumn="0"/>
            </w:pPr>
            <w:r w:rsidRPr="001171D2">
              <w:t>Represented by</w:t>
            </w:r>
          </w:p>
        </w:tc>
        <w:tc>
          <w:tcPr>
            <w:tcW w:w="2232" w:type="dxa"/>
          </w:tcPr>
          <w:p w14:paraId="470A0D36" w14:textId="77777777" w:rsidR="001171D2" w:rsidRPr="001171D2" w:rsidRDefault="001171D2" w:rsidP="009424EB">
            <w:pPr>
              <w:cnfStyle w:val="100000000000" w:firstRow="1" w:lastRow="0" w:firstColumn="0" w:lastColumn="0" w:oddVBand="0" w:evenVBand="0" w:oddHBand="0" w:evenHBand="0" w:firstRowFirstColumn="0" w:firstRowLastColumn="0" w:lastRowFirstColumn="0" w:lastRowLastColumn="0"/>
            </w:pPr>
            <w:r w:rsidRPr="001171D2">
              <w:t>Result</w:t>
            </w:r>
          </w:p>
        </w:tc>
      </w:tr>
      <w:tr w:rsidR="001171D2" w:rsidRPr="001171D2" w14:paraId="047D873B" w14:textId="77777777" w:rsidTr="00117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dxa"/>
          </w:tcPr>
          <w:p w14:paraId="7333B9B7" w14:textId="77777777" w:rsidR="001171D2" w:rsidRPr="001171D2" w:rsidRDefault="001171D2" w:rsidP="009424EB">
            <w:r w:rsidRPr="001171D2">
              <w:t>Left arrow</w:t>
            </w:r>
          </w:p>
        </w:tc>
        <w:tc>
          <w:tcPr>
            <w:tcW w:w="2232" w:type="dxa"/>
          </w:tcPr>
          <w:p w14:paraId="22689FA9" w14:textId="77777777" w:rsidR="001171D2" w:rsidRPr="001171D2" w:rsidRDefault="001171D2" w:rsidP="009424EB">
            <w:pPr>
              <w:cnfStyle w:val="000000100000" w:firstRow="0" w:lastRow="0" w:firstColumn="0" w:lastColumn="0" w:oddVBand="0" w:evenVBand="0" w:oddHBand="1" w:evenHBand="0" w:firstRowFirstColumn="0" w:firstRowLastColumn="0" w:lastRowFirstColumn="0" w:lastRowLastColumn="0"/>
            </w:pPr>
          </w:p>
        </w:tc>
        <w:tc>
          <w:tcPr>
            <w:tcW w:w="2232" w:type="dxa"/>
          </w:tcPr>
          <w:p w14:paraId="22C1EBBD" w14:textId="77777777" w:rsidR="001171D2" w:rsidRPr="001171D2" w:rsidRDefault="001171D2" w:rsidP="009424EB">
            <w:pPr>
              <w:cnfStyle w:val="000000100000" w:firstRow="0" w:lastRow="0" w:firstColumn="0" w:lastColumn="0" w:oddVBand="0" w:evenVBand="0" w:oddHBand="1" w:evenHBand="0" w:firstRowFirstColumn="0" w:firstRowLastColumn="0" w:lastRowFirstColumn="0" w:lastRowLastColumn="0"/>
            </w:pPr>
            <w:r w:rsidRPr="001171D2">
              <w:t xml:space="preserve">Move one page to the </w:t>
            </w:r>
            <w:r w:rsidRPr="001171D2">
              <w:lastRenderedPageBreak/>
              <w:t>left.</w:t>
            </w:r>
          </w:p>
        </w:tc>
      </w:tr>
      <w:tr w:rsidR="001171D2" w:rsidRPr="001171D2" w14:paraId="0423BE2B" w14:textId="77777777" w:rsidTr="001171D2">
        <w:tc>
          <w:tcPr>
            <w:cnfStyle w:val="001000000000" w:firstRow="0" w:lastRow="0" w:firstColumn="1" w:lastColumn="0" w:oddVBand="0" w:evenVBand="0" w:oddHBand="0" w:evenHBand="0" w:firstRowFirstColumn="0" w:firstRowLastColumn="0" w:lastRowFirstColumn="0" w:lastRowLastColumn="0"/>
            <w:tcW w:w="2232" w:type="dxa"/>
          </w:tcPr>
          <w:p w14:paraId="5EB9A68B" w14:textId="77777777" w:rsidR="001171D2" w:rsidRPr="001171D2" w:rsidRDefault="001171D2" w:rsidP="009424EB">
            <w:r w:rsidRPr="001171D2">
              <w:lastRenderedPageBreak/>
              <w:t>Up arrow</w:t>
            </w:r>
          </w:p>
        </w:tc>
        <w:tc>
          <w:tcPr>
            <w:tcW w:w="2232" w:type="dxa"/>
          </w:tcPr>
          <w:p w14:paraId="1337009C" w14:textId="77777777" w:rsidR="001171D2" w:rsidRPr="001171D2" w:rsidRDefault="001171D2" w:rsidP="009424EB">
            <w:pPr>
              <w:cnfStyle w:val="000000000000" w:firstRow="0" w:lastRow="0" w:firstColumn="0" w:lastColumn="0" w:oddVBand="0" w:evenVBand="0" w:oddHBand="0" w:evenHBand="0" w:firstRowFirstColumn="0" w:firstRowLastColumn="0" w:lastRowFirstColumn="0" w:lastRowLastColumn="0"/>
            </w:pPr>
          </w:p>
        </w:tc>
        <w:tc>
          <w:tcPr>
            <w:tcW w:w="2232" w:type="dxa"/>
          </w:tcPr>
          <w:p w14:paraId="401F198B" w14:textId="77777777" w:rsidR="001171D2" w:rsidRPr="001171D2" w:rsidRDefault="001171D2" w:rsidP="009424EB">
            <w:pPr>
              <w:cnfStyle w:val="000000000000" w:firstRow="0" w:lastRow="0" w:firstColumn="0" w:lastColumn="0" w:oddVBand="0" w:evenVBand="0" w:oddHBand="0" w:evenHBand="0" w:firstRowFirstColumn="0" w:firstRowLastColumn="0" w:lastRowFirstColumn="0" w:lastRowLastColumn="0"/>
            </w:pPr>
            <w:r w:rsidRPr="001171D2">
              <w:t>Move one page up.</w:t>
            </w:r>
          </w:p>
        </w:tc>
      </w:tr>
      <w:tr w:rsidR="001171D2" w:rsidRPr="001171D2" w14:paraId="41845573" w14:textId="77777777" w:rsidTr="00117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dxa"/>
          </w:tcPr>
          <w:p w14:paraId="6A4334D6" w14:textId="77777777" w:rsidR="001171D2" w:rsidRPr="001171D2" w:rsidRDefault="001171D2" w:rsidP="009424EB">
            <w:r w:rsidRPr="001171D2">
              <w:t>Down arrow</w:t>
            </w:r>
          </w:p>
        </w:tc>
        <w:tc>
          <w:tcPr>
            <w:tcW w:w="2232" w:type="dxa"/>
          </w:tcPr>
          <w:p w14:paraId="2F4EDEF1" w14:textId="77777777" w:rsidR="001171D2" w:rsidRPr="001171D2" w:rsidRDefault="001171D2" w:rsidP="009424EB">
            <w:pPr>
              <w:cnfStyle w:val="000000100000" w:firstRow="0" w:lastRow="0" w:firstColumn="0" w:lastColumn="0" w:oddVBand="0" w:evenVBand="0" w:oddHBand="1" w:evenHBand="0" w:firstRowFirstColumn="0" w:firstRowLastColumn="0" w:lastRowFirstColumn="0" w:lastRowLastColumn="0"/>
            </w:pPr>
          </w:p>
        </w:tc>
        <w:tc>
          <w:tcPr>
            <w:tcW w:w="2232" w:type="dxa"/>
          </w:tcPr>
          <w:p w14:paraId="7FCB9E49" w14:textId="77777777" w:rsidR="001171D2" w:rsidRPr="001171D2" w:rsidRDefault="001171D2" w:rsidP="009424EB">
            <w:pPr>
              <w:cnfStyle w:val="000000100000" w:firstRow="0" w:lastRow="0" w:firstColumn="0" w:lastColumn="0" w:oddVBand="0" w:evenVBand="0" w:oddHBand="1" w:evenHBand="0" w:firstRowFirstColumn="0" w:firstRowLastColumn="0" w:lastRowFirstColumn="0" w:lastRowLastColumn="0"/>
            </w:pPr>
            <w:r w:rsidRPr="001171D2">
              <w:t>Move one page down.</w:t>
            </w:r>
          </w:p>
        </w:tc>
      </w:tr>
      <w:tr w:rsidR="001171D2" w:rsidRPr="001171D2" w14:paraId="77353D88" w14:textId="77777777" w:rsidTr="001171D2">
        <w:tc>
          <w:tcPr>
            <w:cnfStyle w:val="001000000000" w:firstRow="0" w:lastRow="0" w:firstColumn="1" w:lastColumn="0" w:oddVBand="0" w:evenVBand="0" w:oddHBand="0" w:evenHBand="0" w:firstRowFirstColumn="0" w:firstRowLastColumn="0" w:lastRowFirstColumn="0" w:lastRowLastColumn="0"/>
            <w:tcW w:w="2232" w:type="dxa"/>
          </w:tcPr>
          <w:p w14:paraId="0CCEEB15" w14:textId="77777777" w:rsidR="001171D2" w:rsidRPr="001171D2" w:rsidRDefault="001171D2" w:rsidP="009424EB">
            <w:r w:rsidRPr="001171D2">
              <w:t>Right arrow</w:t>
            </w:r>
          </w:p>
        </w:tc>
        <w:tc>
          <w:tcPr>
            <w:tcW w:w="2232" w:type="dxa"/>
          </w:tcPr>
          <w:p w14:paraId="791D30FC" w14:textId="77777777" w:rsidR="001171D2" w:rsidRPr="001171D2" w:rsidRDefault="001171D2" w:rsidP="009424EB">
            <w:pPr>
              <w:cnfStyle w:val="000000000000" w:firstRow="0" w:lastRow="0" w:firstColumn="0" w:lastColumn="0" w:oddVBand="0" w:evenVBand="0" w:oddHBand="0" w:evenHBand="0" w:firstRowFirstColumn="0" w:firstRowLastColumn="0" w:lastRowFirstColumn="0" w:lastRowLastColumn="0"/>
            </w:pPr>
          </w:p>
        </w:tc>
        <w:tc>
          <w:tcPr>
            <w:tcW w:w="2232" w:type="dxa"/>
          </w:tcPr>
          <w:p w14:paraId="6FED21C4" w14:textId="77777777" w:rsidR="001171D2" w:rsidRPr="001171D2" w:rsidRDefault="001171D2" w:rsidP="009424EB">
            <w:pPr>
              <w:cnfStyle w:val="000000000000" w:firstRow="0" w:lastRow="0" w:firstColumn="0" w:lastColumn="0" w:oddVBand="0" w:evenVBand="0" w:oddHBand="0" w:evenHBand="0" w:firstRowFirstColumn="0" w:firstRowLastColumn="0" w:lastRowFirstColumn="0" w:lastRowLastColumn="0"/>
            </w:pPr>
            <w:r w:rsidRPr="001171D2">
              <w:t>Move one page to the right.</w:t>
            </w:r>
          </w:p>
        </w:tc>
      </w:tr>
      <w:tr w:rsidR="001171D2" w:rsidRPr="001171D2" w14:paraId="32CAB5AC" w14:textId="77777777" w:rsidTr="00117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dxa"/>
          </w:tcPr>
          <w:p w14:paraId="508688CF" w14:textId="77777777" w:rsidR="001171D2" w:rsidRPr="001171D2" w:rsidRDefault="001171D2" w:rsidP="009424EB">
            <w:r w:rsidRPr="001171D2">
              <w:t>Actual size view</w:t>
            </w:r>
          </w:p>
        </w:tc>
        <w:tc>
          <w:tcPr>
            <w:tcW w:w="2232" w:type="dxa"/>
          </w:tcPr>
          <w:p w14:paraId="543B5786" w14:textId="77777777" w:rsidR="001171D2" w:rsidRPr="001171D2" w:rsidRDefault="001171D2" w:rsidP="009424EB">
            <w:pPr>
              <w:cnfStyle w:val="000000100000" w:firstRow="0" w:lastRow="0" w:firstColumn="0" w:lastColumn="0" w:oddVBand="0" w:evenVBand="0" w:oddHBand="1" w:evenHBand="0" w:firstRowFirstColumn="0" w:firstRowLastColumn="0" w:lastRowFirstColumn="0" w:lastRowLastColumn="0"/>
            </w:pPr>
          </w:p>
        </w:tc>
        <w:tc>
          <w:tcPr>
            <w:tcW w:w="2232" w:type="dxa"/>
          </w:tcPr>
          <w:p w14:paraId="03997FDB" w14:textId="77777777" w:rsidR="001171D2" w:rsidRPr="001171D2" w:rsidRDefault="001171D2" w:rsidP="009424EB">
            <w:pPr>
              <w:cnfStyle w:val="000000100000" w:firstRow="0" w:lastRow="0" w:firstColumn="0" w:lastColumn="0" w:oddVBand="0" w:evenVBand="0" w:oddHBand="1" w:evenHBand="0" w:firstRowFirstColumn="0" w:firstRowLastColumn="0" w:lastRowFirstColumn="0" w:lastRowLastColumn="0"/>
            </w:pPr>
            <w:r w:rsidRPr="001171D2">
              <w:t>Actual size of printed report. Use sliders to see the entire page.</w:t>
            </w:r>
          </w:p>
        </w:tc>
      </w:tr>
      <w:tr w:rsidR="001171D2" w:rsidRPr="001171D2" w14:paraId="355C3A34" w14:textId="77777777" w:rsidTr="001171D2">
        <w:tc>
          <w:tcPr>
            <w:cnfStyle w:val="001000000000" w:firstRow="0" w:lastRow="0" w:firstColumn="1" w:lastColumn="0" w:oddVBand="0" w:evenVBand="0" w:oddHBand="0" w:evenHBand="0" w:firstRowFirstColumn="0" w:firstRowLastColumn="0" w:lastRowFirstColumn="0" w:lastRowLastColumn="0"/>
            <w:tcW w:w="2232" w:type="dxa"/>
          </w:tcPr>
          <w:p w14:paraId="25A85B68" w14:textId="77777777" w:rsidR="001171D2" w:rsidRPr="001171D2" w:rsidRDefault="001171D2" w:rsidP="009424EB">
            <w:r w:rsidRPr="001171D2">
              <w:t>One page</w:t>
            </w:r>
          </w:p>
        </w:tc>
        <w:tc>
          <w:tcPr>
            <w:tcW w:w="2232" w:type="dxa"/>
          </w:tcPr>
          <w:p w14:paraId="46C7690A" w14:textId="77777777" w:rsidR="001171D2" w:rsidRPr="001171D2" w:rsidRDefault="001171D2" w:rsidP="009424EB">
            <w:pPr>
              <w:cnfStyle w:val="000000000000" w:firstRow="0" w:lastRow="0" w:firstColumn="0" w:lastColumn="0" w:oddVBand="0" w:evenVBand="0" w:oddHBand="0" w:evenHBand="0" w:firstRowFirstColumn="0" w:firstRowLastColumn="0" w:lastRowFirstColumn="0" w:lastRowLastColumn="0"/>
            </w:pPr>
          </w:p>
        </w:tc>
        <w:tc>
          <w:tcPr>
            <w:tcW w:w="2232" w:type="dxa"/>
          </w:tcPr>
          <w:p w14:paraId="6B1590AD" w14:textId="77777777" w:rsidR="001171D2" w:rsidRPr="001171D2" w:rsidRDefault="001171D2" w:rsidP="009424EB">
            <w:pPr>
              <w:cnfStyle w:val="000000000000" w:firstRow="0" w:lastRow="0" w:firstColumn="0" w:lastColumn="0" w:oddVBand="0" w:evenVBand="0" w:oddHBand="0" w:evenHBand="0" w:firstRowFirstColumn="0" w:firstRowLastColumn="0" w:lastRowFirstColumn="0" w:lastRowLastColumn="0"/>
            </w:pPr>
            <w:r w:rsidRPr="001171D2">
              <w:t>Report will show one page at a time.</w:t>
            </w:r>
          </w:p>
        </w:tc>
      </w:tr>
      <w:tr w:rsidR="001171D2" w:rsidRPr="001171D2" w14:paraId="34BEB97E" w14:textId="77777777" w:rsidTr="00117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dxa"/>
          </w:tcPr>
          <w:p w14:paraId="2E31B263" w14:textId="77777777" w:rsidR="001171D2" w:rsidRPr="001171D2" w:rsidRDefault="001171D2" w:rsidP="009424EB">
            <w:r w:rsidRPr="001171D2">
              <w:t>Multiple pages</w:t>
            </w:r>
          </w:p>
        </w:tc>
        <w:tc>
          <w:tcPr>
            <w:tcW w:w="2232" w:type="dxa"/>
          </w:tcPr>
          <w:p w14:paraId="43953D1B" w14:textId="77777777" w:rsidR="001171D2" w:rsidRPr="001171D2" w:rsidRDefault="001171D2" w:rsidP="009424EB">
            <w:pPr>
              <w:cnfStyle w:val="000000100000" w:firstRow="0" w:lastRow="0" w:firstColumn="0" w:lastColumn="0" w:oddVBand="0" w:evenVBand="0" w:oddHBand="1" w:evenHBand="0" w:firstRowFirstColumn="0" w:firstRowLastColumn="0" w:lastRowFirstColumn="0" w:lastRowLastColumn="0"/>
            </w:pPr>
          </w:p>
        </w:tc>
        <w:tc>
          <w:tcPr>
            <w:tcW w:w="2232" w:type="dxa"/>
          </w:tcPr>
          <w:p w14:paraId="4F56170A" w14:textId="77777777" w:rsidR="001171D2" w:rsidRPr="001171D2" w:rsidRDefault="001171D2" w:rsidP="009424EB">
            <w:pPr>
              <w:cnfStyle w:val="000000100000" w:firstRow="0" w:lastRow="0" w:firstColumn="0" w:lastColumn="0" w:oddVBand="0" w:evenVBand="0" w:oddHBand="1" w:evenHBand="0" w:firstRowFirstColumn="0" w:firstRowLastColumn="0" w:lastRowFirstColumn="0" w:lastRowLastColumn="0"/>
            </w:pPr>
            <w:r w:rsidRPr="001171D2">
              <w:t>Report will show in multiple page format.</w:t>
            </w:r>
          </w:p>
        </w:tc>
      </w:tr>
    </w:tbl>
    <w:p w14:paraId="1EE1F57A" w14:textId="77777777" w:rsidR="000A5D1A" w:rsidRDefault="000A5D1A" w:rsidP="000E0402"/>
    <w:p w14:paraId="0C67F25E" w14:textId="3185F2F4" w:rsidR="000E0402" w:rsidRDefault="000C2BE5" w:rsidP="000E0402">
      <w:r>
        <w:t xml:space="preserve">Notice in this screen shot the preview options at the bottom. These are often overlooked and will let you quickly preview another page or show </w:t>
      </w:r>
      <w:r>
        <w:lastRenderedPageBreak/>
        <w:t xml:space="preserve">either a single page or all pages at once. </w:t>
      </w:r>
      <w:commentRangeStart w:id="1"/>
      <w:commentRangeStart w:id="2"/>
      <w:commentRangeStart w:id="3"/>
      <w:r w:rsidR="001171D2">
        <w:rPr>
          <w:noProof/>
        </w:rPr>
        <w:drawing>
          <wp:inline distT="0" distB="0" distL="0" distR="0" wp14:anchorId="355AC30A" wp14:editId="5A97ACEE">
            <wp:extent cx="3886200" cy="5000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6200" cy="5000625"/>
                    </a:xfrm>
                    <a:prstGeom prst="rect">
                      <a:avLst/>
                    </a:prstGeom>
                    <a:noFill/>
                    <a:ln>
                      <a:noFill/>
                    </a:ln>
                  </pic:spPr>
                </pic:pic>
              </a:graphicData>
            </a:graphic>
          </wp:inline>
        </w:drawing>
      </w:r>
      <w:commentRangeEnd w:id="1"/>
      <w:r w:rsidR="009F475C">
        <w:rPr>
          <w:rStyle w:val="CommentReference"/>
        </w:rPr>
        <w:commentReference w:id="1"/>
      </w:r>
      <w:commentRangeEnd w:id="2"/>
      <w:r w:rsidR="000A5D1A">
        <w:rPr>
          <w:rStyle w:val="CommentReference"/>
        </w:rPr>
        <w:commentReference w:id="2"/>
      </w:r>
      <w:commentRangeEnd w:id="3"/>
      <w:r w:rsidR="00F3644A">
        <w:rPr>
          <w:rStyle w:val="CommentReference"/>
        </w:rPr>
        <w:commentReference w:id="3"/>
      </w:r>
    </w:p>
    <w:p w14:paraId="79C2D2DA" w14:textId="07496ED7" w:rsidR="000E0402" w:rsidRDefault="000E0402" w:rsidP="001171D2">
      <w:pPr>
        <w:pStyle w:val="FigureCaption"/>
      </w:pPr>
      <w:r>
        <w:t>Print preview side of the Print options view.</w:t>
      </w:r>
      <w:r w:rsidR="001171D2">
        <w:t xml:space="preserve"> [12-3 Right side of print option </w:t>
      </w:r>
      <w:proofErr w:type="spellStart"/>
      <w:r w:rsidR="001171D2">
        <w:t>view.tif</w:t>
      </w:r>
      <w:proofErr w:type="spellEnd"/>
      <w:r w:rsidR="001171D2">
        <w:t>]</w:t>
      </w:r>
    </w:p>
    <w:p w14:paraId="640D291C" w14:textId="77777777" w:rsidR="00785AB1" w:rsidRDefault="00785AB1" w:rsidP="00785AB1">
      <w:pPr>
        <w:pStyle w:val="CalloutNote"/>
      </w:pPr>
      <w:r>
        <w:t>Add the Print Preview button to the Quick Access Toolbar:</w:t>
      </w:r>
    </w:p>
    <w:p w14:paraId="67EF0D08" w14:textId="77777777" w:rsidR="00785AB1" w:rsidRDefault="00785AB1" w:rsidP="00785AB1">
      <w:pPr>
        <w:pStyle w:val="CalloutNote"/>
      </w:pPr>
      <w:r>
        <w:t>Click on the down arrow on the right side of the Quick Access toolbar</w:t>
      </w:r>
    </w:p>
    <w:p w14:paraId="5BF41FCF" w14:textId="58D3E165" w:rsidR="000E0402" w:rsidRDefault="00785AB1" w:rsidP="00785AB1">
      <w:pPr>
        <w:pStyle w:val="CalloutNote"/>
      </w:pPr>
      <w:r>
        <w:t xml:space="preserve">Select </w:t>
      </w:r>
      <w:r w:rsidRPr="00785AB1">
        <w:rPr>
          <w:rStyle w:val="UIInteraction"/>
        </w:rPr>
        <w:t>Print Preview</w:t>
      </w:r>
    </w:p>
    <w:p w14:paraId="60DABB4E" w14:textId="51204514" w:rsidR="003966FE" w:rsidRDefault="003966FE" w:rsidP="000E0402">
      <w:r>
        <w:rPr>
          <w:noProof/>
        </w:rPr>
        <w:lastRenderedPageBreak/>
        <w:drawing>
          <wp:inline distT="0" distB="0" distL="0" distR="0" wp14:anchorId="439EFE85" wp14:editId="28E0BF86">
            <wp:extent cx="3895725" cy="5038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5725" cy="5038725"/>
                    </a:xfrm>
                    <a:prstGeom prst="rect">
                      <a:avLst/>
                    </a:prstGeom>
                    <a:noFill/>
                    <a:ln>
                      <a:noFill/>
                    </a:ln>
                  </pic:spPr>
                </pic:pic>
              </a:graphicData>
            </a:graphic>
          </wp:inline>
        </w:drawing>
      </w:r>
    </w:p>
    <w:p w14:paraId="3F752077" w14:textId="4DF61573" w:rsidR="000E0402" w:rsidRDefault="000E0402" w:rsidP="003966FE">
      <w:pPr>
        <w:pStyle w:val="FigureCaption"/>
      </w:pPr>
      <w:r>
        <w:t>Add Print Preview to the Quick Launch Bar.</w:t>
      </w:r>
      <w:r w:rsidR="003966FE">
        <w:t xml:space="preserve"> [12-4 Quick Access </w:t>
      </w:r>
      <w:proofErr w:type="spellStart"/>
      <w:r w:rsidR="003966FE">
        <w:t>toolbar.tif</w:t>
      </w:r>
      <w:proofErr w:type="spellEnd"/>
      <w:r w:rsidR="003966FE">
        <w:t>]</w:t>
      </w:r>
    </w:p>
    <w:p w14:paraId="0B6B4E06" w14:textId="773B9777" w:rsidR="000E0402" w:rsidRDefault="000E0402" w:rsidP="003966FE">
      <w:pPr>
        <w:pStyle w:val="Heading1"/>
      </w:pPr>
      <w:r>
        <w:lastRenderedPageBreak/>
        <w:t>Page Setup</w:t>
      </w:r>
      <w:r w:rsidR="00785AD8">
        <w:t xml:space="preserve"> Options</w:t>
      </w:r>
    </w:p>
    <w:p w14:paraId="2E9CF906" w14:textId="77777777" w:rsidR="000E0402" w:rsidRDefault="000E0402" w:rsidP="000E0402">
      <w:r>
        <w:t>Page setup options are similar to options available in other Microsoft Office products. Project 2013 has some unique options specifically for the types of views available in the application. These unique options will be discussed in this lesson.</w:t>
      </w:r>
    </w:p>
    <w:p w14:paraId="570A2189" w14:textId="77777777" w:rsidR="000E0402" w:rsidRDefault="000E0402" w:rsidP="000E0402">
      <w:r>
        <w:t>Project level data may be entered for project name, author, company, etc. and applied to the project header and footer information. This information is entered using the Advanced Properties dialog box. Once the data has been entered, the header and footer information is configured per report using the Page Setup options.</w:t>
      </w:r>
    </w:p>
    <w:p w14:paraId="3AB5741D" w14:textId="77777777" w:rsidR="000E0402" w:rsidRDefault="000E0402" w:rsidP="000E0402">
      <w:r>
        <w:t>To add information in the Advanced Properties dialog box:</w:t>
      </w:r>
    </w:p>
    <w:p w14:paraId="5E34533A" w14:textId="77777777" w:rsidR="000E0402" w:rsidRDefault="000E0402" w:rsidP="003A60DD">
      <w:pPr>
        <w:pStyle w:val="UnorderedList1"/>
      </w:pPr>
      <w:r>
        <w:t xml:space="preserve">File </w:t>
      </w:r>
      <w:r w:rsidRPr="00FB0162">
        <w:rPr>
          <w:rFonts w:ascii="Wingdings" w:hAnsi="Wingdings"/>
        </w:rPr>
        <w:t></w:t>
      </w:r>
      <w:r>
        <w:t xml:space="preserve"> Info </w:t>
      </w:r>
      <w:r w:rsidRPr="00FB0162">
        <w:rPr>
          <w:rFonts w:ascii="Wingdings" w:hAnsi="Wingdings"/>
        </w:rPr>
        <w:t></w:t>
      </w:r>
      <w:r>
        <w:t xml:space="preserve"> Project Information </w:t>
      </w:r>
      <w:r w:rsidRPr="00FB0162">
        <w:rPr>
          <w:rFonts w:ascii="Wingdings" w:hAnsi="Wingdings"/>
        </w:rPr>
        <w:t></w:t>
      </w:r>
      <w:r>
        <w:t xml:space="preserve"> Advanced Properties</w:t>
      </w:r>
    </w:p>
    <w:p w14:paraId="1869B7FB" w14:textId="77777777" w:rsidR="000E0402" w:rsidRDefault="000E0402" w:rsidP="000E0402">
      <w:r>
        <w:t>The dialog box is shown below:</w:t>
      </w:r>
    </w:p>
    <w:p w14:paraId="2AC3DED8" w14:textId="1ED184EA" w:rsidR="000E0402" w:rsidRDefault="003A60DD" w:rsidP="000E0402">
      <w:r>
        <w:rPr>
          <w:noProof/>
        </w:rPr>
        <w:lastRenderedPageBreak/>
        <w:drawing>
          <wp:inline distT="0" distB="0" distL="0" distR="0" wp14:anchorId="5AE394C1" wp14:editId="1D4C9A8B">
            <wp:extent cx="3876675" cy="4667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6675" cy="4667250"/>
                    </a:xfrm>
                    <a:prstGeom prst="rect">
                      <a:avLst/>
                    </a:prstGeom>
                    <a:noFill/>
                    <a:ln>
                      <a:noFill/>
                    </a:ln>
                  </pic:spPr>
                </pic:pic>
              </a:graphicData>
            </a:graphic>
          </wp:inline>
        </w:drawing>
      </w:r>
    </w:p>
    <w:p w14:paraId="3748C2F6" w14:textId="71498A69" w:rsidR="000E0402" w:rsidRDefault="000E0402" w:rsidP="003A60DD">
      <w:pPr>
        <w:pStyle w:val="FigureCaption"/>
      </w:pPr>
      <w:r>
        <w:t>Advanced Properties box.</w:t>
      </w:r>
      <w:r w:rsidR="003A60DD">
        <w:t xml:space="preserve"> [12-5 Advanced Properties </w:t>
      </w:r>
      <w:proofErr w:type="spellStart"/>
      <w:r w:rsidR="003A60DD">
        <w:t>box.tif</w:t>
      </w:r>
      <w:proofErr w:type="spellEnd"/>
      <w:r w:rsidR="003A60DD">
        <w:t>]</w:t>
      </w:r>
    </w:p>
    <w:p w14:paraId="7D6C1D92" w14:textId="77777777" w:rsidR="000E0402" w:rsidRDefault="000E0402" w:rsidP="000E0402">
      <w:r>
        <w:t>To display the Page Setup dialog box:</w:t>
      </w:r>
    </w:p>
    <w:p w14:paraId="37B771CF" w14:textId="77777777" w:rsidR="000E0402" w:rsidRDefault="000E0402" w:rsidP="006C5D94">
      <w:pPr>
        <w:pStyle w:val="UnorderedList1"/>
      </w:pPr>
      <w:r>
        <w:t xml:space="preserve">File </w:t>
      </w:r>
      <w:r w:rsidRPr="00FB0162">
        <w:rPr>
          <w:rFonts w:ascii="Wingdings" w:hAnsi="Wingdings"/>
        </w:rPr>
        <w:t></w:t>
      </w:r>
      <w:r>
        <w:t xml:space="preserve"> Print </w:t>
      </w:r>
      <w:r w:rsidRPr="00FB0162">
        <w:rPr>
          <w:rFonts w:ascii="Wingdings" w:hAnsi="Wingdings"/>
        </w:rPr>
        <w:t></w:t>
      </w:r>
      <w:r>
        <w:t xml:space="preserve"> Page Setup</w:t>
      </w:r>
    </w:p>
    <w:p w14:paraId="1395F123" w14:textId="77777777" w:rsidR="000E0402" w:rsidRDefault="000E0402" w:rsidP="000E0402">
      <w:r>
        <w:t>A dialog box will appear with the Page tab displayed. The options on this tab are similar to other Microsoft Office applications. The Margin tab contains the margin settings for the current report and an option to print borders around the data. Adjust these values as needed. The Header and Footer tabs allow for configuration of titles and footer information for reports. The view below shows the Header tab used for adding the project title values.</w:t>
      </w:r>
    </w:p>
    <w:p w14:paraId="7A508482" w14:textId="77777777" w:rsidR="000E0402" w:rsidRDefault="000E0402" w:rsidP="000E0402">
      <w:r>
        <w:lastRenderedPageBreak/>
        <w:t>To add Header or Footer information to the title of a project:</w:t>
      </w:r>
    </w:p>
    <w:p w14:paraId="7DF86349" w14:textId="77777777" w:rsidR="000E0402" w:rsidRDefault="000E0402" w:rsidP="006C5D94">
      <w:pPr>
        <w:pStyle w:val="UnorderedList1"/>
      </w:pPr>
      <w:r>
        <w:t xml:space="preserve">Click the </w:t>
      </w:r>
      <w:r w:rsidRPr="006C5D94">
        <w:rPr>
          <w:rStyle w:val="UIInteraction"/>
        </w:rPr>
        <w:t>Header</w:t>
      </w:r>
      <w:r>
        <w:t xml:space="preserve"> or </w:t>
      </w:r>
      <w:r w:rsidRPr="006C5D94">
        <w:rPr>
          <w:rStyle w:val="UIInteraction"/>
        </w:rPr>
        <w:t>Footer</w:t>
      </w:r>
      <w:r>
        <w:t xml:space="preserve"> tab.</w:t>
      </w:r>
    </w:p>
    <w:p w14:paraId="3D05F5A9" w14:textId="77777777" w:rsidR="000E0402" w:rsidRDefault="000E0402" w:rsidP="006C5D94">
      <w:pPr>
        <w:pStyle w:val="UnorderedList1"/>
      </w:pPr>
      <w:r>
        <w:t xml:space="preserve">Click on the </w:t>
      </w:r>
      <w:r w:rsidRPr="006C5D94">
        <w:rPr>
          <w:rStyle w:val="UIInteraction"/>
        </w:rPr>
        <w:t>Left</w:t>
      </w:r>
      <w:r>
        <w:t xml:space="preserve">, </w:t>
      </w:r>
      <w:r w:rsidRPr="006C5D94">
        <w:rPr>
          <w:rStyle w:val="UIInteraction"/>
        </w:rPr>
        <w:t>Center</w:t>
      </w:r>
      <w:r>
        <w:t xml:space="preserve">, or </w:t>
      </w:r>
      <w:r w:rsidRPr="006C5D94">
        <w:rPr>
          <w:rStyle w:val="UIInteraction"/>
        </w:rPr>
        <w:t>Right</w:t>
      </w:r>
      <w:r>
        <w:t xml:space="preserve"> tab in the lower section of the box.</w:t>
      </w:r>
    </w:p>
    <w:p w14:paraId="28AE1DE7" w14:textId="77777777" w:rsidR="000E0402" w:rsidRDefault="000E0402" w:rsidP="006C5D94">
      <w:pPr>
        <w:pStyle w:val="UnorderedList1"/>
      </w:pPr>
      <w:r>
        <w:t>Click the down arrow to view the General drop-down menu.</w:t>
      </w:r>
    </w:p>
    <w:p w14:paraId="3ABDE1AA" w14:textId="77777777" w:rsidR="000E0402" w:rsidRDefault="000E0402" w:rsidP="006C5D94">
      <w:pPr>
        <w:pStyle w:val="UnorderedList1"/>
      </w:pPr>
      <w:r>
        <w:t>Select field value.</w:t>
      </w:r>
    </w:p>
    <w:p w14:paraId="2186F9D2" w14:textId="77777777" w:rsidR="000E0402" w:rsidRDefault="000E0402" w:rsidP="006C5D94">
      <w:pPr>
        <w:pStyle w:val="UnorderedList1"/>
      </w:pPr>
      <w:r>
        <w:t xml:space="preserve">Click </w:t>
      </w:r>
      <w:r w:rsidRPr="006C5D94">
        <w:rPr>
          <w:rStyle w:val="UIInteraction"/>
        </w:rPr>
        <w:t>Add</w:t>
      </w:r>
      <w:r>
        <w:t>.</w:t>
      </w:r>
    </w:p>
    <w:p w14:paraId="522AB691" w14:textId="77777777" w:rsidR="000E0402" w:rsidRDefault="000E0402" w:rsidP="006C5D94">
      <w:pPr>
        <w:pStyle w:val="UnorderedList1"/>
      </w:pPr>
      <w:r>
        <w:t>Repeat for additional data.</w:t>
      </w:r>
    </w:p>
    <w:p w14:paraId="4BAACB3E" w14:textId="540D406A" w:rsidR="000E0402" w:rsidRDefault="006C5D94" w:rsidP="006C5D94">
      <w:pPr>
        <w:pStyle w:val="CalloutTip"/>
      </w:pPr>
      <w:r w:rsidRPr="006C5D94">
        <w:t>The Header and Footer settings are unique per report and should be checked using Print Preview before each reported is printed.</w:t>
      </w:r>
    </w:p>
    <w:p w14:paraId="7243D8F2" w14:textId="1B6D0484" w:rsidR="000E0402" w:rsidRDefault="000E0402" w:rsidP="000E0402"/>
    <w:p w14:paraId="2FE6AA6F" w14:textId="336936CC" w:rsidR="000E0402" w:rsidRDefault="006C5D94" w:rsidP="006C5D94">
      <w:pPr>
        <w:pStyle w:val="CalloutTip"/>
      </w:pPr>
      <w:r w:rsidRPr="006C5D94">
        <w:t>A current date is not preset to show in either the header or the footer title lines. Add the system’s date using the center button above the General drop-down menu.</w:t>
      </w:r>
    </w:p>
    <w:p w14:paraId="567C01FB" w14:textId="324BB9DF" w:rsidR="006C5D94" w:rsidRDefault="006C5D94" w:rsidP="000E0402">
      <w:r>
        <w:rPr>
          <w:noProof/>
        </w:rPr>
        <w:drawing>
          <wp:inline distT="0" distB="0" distL="0" distR="0" wp14:anchorId="6E64E21B" wp14:editId="50855074">
            <wp:extent cx="4114800" cy="335081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3350814"/>
                    </a:xfrm>
                    <a:prstGeom prst="rect">
                      <a:avLst/>
                    </a:prstGeom>
                    <a:noFill/>
                    <a:ln>
                      <a:noFill/>
                    </a:ln>
                  </pic:spPr>
                </pic:pic>
              </a:graphicData>
            </a:graphic>
          </wp:inline>
        </w:drawing>
      </w:r>
    </w:p>
    <w:p w14:paraId="3F253B2B" w14:textId="53498421" w:rsidR="000E0402" w:rsidRDefault="000E0402" w:rsidP="006C5D94">
      <w:pPr>
        <w:pStyle w:val="FigureCaption"/>
      </w:pPr>
      <w:r>
        <w:lastRenderedPageBreak/>
        <w:t>View of the Header tab in the Page Setup box.</w:t>
      </w:r>
      <w:r w:rsidR="006C5D94">
        <w:t xml:space="preserve"> [12-6 Header </w:t>
      </w:r>
      <w:proofErr w:type="spellStart"/>
      <w:r w:rsidR="006C5D94">
        <w:t>view.tif</w:t>
      </w:r>
      <w:proofErr w:type="spellEnd"/>
      <w:r w:rsidR="006C5D94">
        <w:t>]</w:t>
      </w:r>
    </w:p>
    <w:p w14:paraId="125BA81B" w14:textId="77777777" w:rsidR="000E0402" w:rsidRDefault="000E0402" w:rsidP="000E0402">
      <w:r>
        <w:t xml:space="preserve">The Legend tab is used to customize or turn off the legend printed on Gantt charts. If unique Gantt chart formatting has been created, the alternate color coding will automatically appear in the legend when the Gantt chart is printed. The Legend Labels button allows for font color and font selection changes. To disable the legend printed on Gantt charts, select None on the right side of the dialog </w:t>
      </w:r>
      <w:proofErr w:type="gramStart"/>
      <w:r>
        <w:t>box .</w:t>
      </w:r>
      <w:proofErr w:type="gramEnd"/>
    </w:p>
    <w:p w14:paraId="614CD239" w14:textId="51E38F13" w:rsidR="000E0402" w:rsidRDefault="00877B3B" w:rsidP="000E0402">
      <w:r>
        <w:rPr>
          <w:noProof/>
        </w:rPr>
        <w:drawing>
          <wp:inline distT="0" distB="0" distL="0" distR="0" wp14:anchorId="51C14DFF" wp14:editId="624933AF">
            <wp:extent cx="4114800" cy="335081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3350814"/>
                    </a:xfrm>
                    <a:prstGeom prst="rect">
                      <a:avLst/>
                    </a:prstGeom>
                    <a:noFill/>
                    <a:ln>
                      <a:noFill/>
                    </a:ln>
                  </pic:spPr>
                </pic:pic>
              </a:graphicData>
            </a:graphic>
          </wp:inline>
        </w:drawing>
      </w:r>
    </w:p>
    <w:p w14:paraId="5B29BA4F" w14:textId="09A23647" w:rsidR="000E0402" w:rsidRDefault="000E0402" w:rsidP="00877B3B">
      <w:pPr>
        <w:pStyle w:val="FigureCaption"/>
      </w:pPr>
      <w:r>
        <w:t>Page Setup box viewing the Legend tab.</w:t>
      </w:r>
      <w:r w:rsidR="00877B3B">
        <w:t xml:space="preserve"> [12-7 Legend </w:t>
      </w:r>
      <w:proofErr w:type="spellStart"/>
      <w:r w:rsidR="00877B3B">
        <w:t>option.tif</w:t>
      </w:r>
      <w:proofErr w:type="spellEnd"/>
      <w:r w:rsidR="00877B3B">
        <w:t>]</w:t>
      </w:r>
    </w:p>
    <w:p w14:paraId="6ADD4E3A" w14:textId="77777777" w:rsidR="000E0402" w:rsidRDefault="000E0402" w:rsidP="000E0402">
      <w:r>
        <w:t>The View tab contains options for specific views, but not all options will be available for each report. The options on the View tab are:</w:t>
      </w:r>
    </w:p>
    <w:p w14:paraId="470EE5A1" w14:textId="77777777" w:rsidR="000E0402" w:rsidRDefault="000E0402" w:rsidP="00CA298E">
      <w:pPr>
        <w:pStyle w:val="TableTitle"/>
      </w:pPr>
      <w:r>
        <w:t>Options available for Printing reports on the View tab of the Print Preview box</w:t>
      </w:r>
    </w:p>
    <w:tbl>
      <w:tblPr>
        <w:tblStyle w:val="2ColumnTable"/>
        <w:tblW w:w="0" w:type="auto"/>
        <w:tblLook w:val="04A0" w:firstRow="1" w:lastRow="0" w:firstColumn="1" w:lastColumn="0" w:noHBand="0" w:noVBand="1"/>
      </w:tblPr>
      <w:tblGrid>
        <w:gridCol w:w="3348"/>
        <w:gridCol w:w="3348"/>
      </w:tblGrid>
      <w:tr w:rsidR="008170D1" w:rsidRPr="008170D1" w14:paraId="3D24D359" w14:textId="77777777" w:rsidTr="008170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274073A5" w14:textId="77777777" w:rsidR="008170D1" w:rsidRPr="008170D1" w:rsidRDefault="008170D1" w:rsidP="009424EB">
            <w:r w:rsidRPr="008170D1">
              <w:t>Option</w:t>
            </w:r>
          </w:p>
        </w:tc>
        <w:tc>
          <w:tcPr>
            <w:tcW w:w="3348" w:type="dxa"/>
          </w:tcPr>
          <w:p w14:paraId="6EA14D71" w14:textId="77777777" w:rsidR="008170D1" w:rsidRPr="008170D1" w:rsidRDefault="008170D1" w:rsidP="009424EB">
            <w:pPr>
              <w:cnfStyle w:val="100000000000" w:firstRow="1" w:lastRow="0" w:firstColumn="0" w:lastColumn="0" w:oddVBand="0" w:evenVBand="0" w:oddHBand="0" w:evenHBand="0" w:firstRowFirstColumn="0" w:firstRowLastColumn="0" w:lastRowFirstColumn="0" w:lastRowLastColumn="0"/>
            </w:pPr>
            <w:r w:rsidRPr="008170D1">
              <w:t>Result of selecting option</w:t>
            </w:r>
          </w:p>
        </w:tc>
      </w:tr>
      <w:tr w:rsidR="008170D1" w:rsidRPr="008170D1" w14:paraId="3EC0244C" w14:textId="77777777" w:rsidTr="008170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48CCDB5E" w14:textId="77777777" w:rsidR="008170D1" w:rsidRPr="008170D1" w:rsidRDefault="008170D1" w:rsidP="009424EB">
            <w:r w:rsidRPr="008170D1">
              <w:lastRenderedPageBreak/>
              <w:t>Print all sheet columns</w:t>
            </w:r>
          </w:p>
        </w:tc>
        <w:tc>
          <w:tcPr>
            <w:tcW w:w="3348" w:type="dxa"/>
          </w:tcPr>
          <w:p w14:paraId="76087D69" w14:textId="77777777" w:rsidR="008170D1" w:rsidRPr="008170D1" w:rsidRDefault="008170D1" w:rsidP="009424EB">
            <w:pPr>
              <w:cnfStyle w:val="000000100000" w:firstRow="0" w:lastRow="0" w:firstColumn="0" w:lastColumn="0" w:oddVBand="0" w:evenVBand="0" w:oddHBand="1" w:evenHBand="0" w:firstRowFirstColumn="0" w:firstRowLastColumn="0" w:lastRowFirstColumn="0" w:lastRowLastColumn="0"/>
            </w:pPr>
            <w:r w:rsidRPr="008170D1">
              <w:t>All columns in the table of the active view will be printed.</w:t>
            </w:r>
          </w:p>
        </w:tc>
      </w:tr>
      <w:tr w:rsidR="008170D1" w:rsidRPr="008170D1" w14:paraId="61908563" w14:textId="77777777" w:rsidTr="008170D1">
        <w:tc>
          <w:tcPr>
            <w:cnfStyle w:val="001000000000" w:firstRow="0" w:lastRow="0" w:firstColumn="1" w:lastColumn="0" w:oddVBand="0" w:evenVBand="0" w:oddHBand="0" w:evenHBand="0" w:firstRowFirstColumn="0" w:firstRowLastColumn="0" w:lastRowFirstColumn="0" w:lastRowLastColumn="0"/>
            <w:tcW w:w="3348" w:type="dxa"/>
          </w:tcPr>
          <w:p w14:paraId="6C3D5AE3" w14:textId="77777777" w:rsidR="008170D1" w:rsidRPr="008170D1" w:rsidRDefault="008170D1" w:rsidP="009424EB">
            <w:r w:rsidRPr="008170D1">
              <w:t>Print first (enter number) columns on all pages</w:t>
            </w:r>
          </w:p>
        </w:tc>
        <w:tc>
          <w:tcPr>
            <w:tcW w:w="3348" w:type="dxa"/>
          </w:tcPr>
          <w:p w14:paraId="442EA951" w14:textId="77777777" w:rsidR="008170D1" w:rsidRDefault="008170D1" w:rsidP="009424EB">
            <w:pPr>
              <w:cnfStyle w:val="000000000000" w:firstRow="0" w:lastRow="0" w:firstColumn="0" w:lastColumn="0" w:oddVBand="0" w:evenVBand="0" w:oddHBand="0" w:evenHBand="0" w:firstRowFirstColumn="0" w:firstRowLastColumn="0" w:lastRowFirstColumn="0" w:lastRowLastColumn="0"/>
            </w:pPr>
            <w:r w:rsidRPr="008170D1">
              <w:t>Specify the number of columns to be printed on all pages of the report. When printing a Gantt chart, it is advantageous to add the task name to all pages.</w:t>
            </w:r>
          </w:p>
          <w:p w14:paraId="386EBB6A" w14:textId="77777777" w:rsidR="003C5C3A" w:rsidRDefault="003C5C3A" w:rsidP="009424EB">
            <w:pPr>
              <w:cnfStyle w:val="000000000000" w:firstRow="0" w:lastRow="0" w:firstColumn="0" w:lastColumn="0" w:oddVBand="0" w:evenVBand="0" w:oddHBand="0" w:evenHBand="0" w:firstRowFirstColumn="0" w:firstRowLastColumn="0" w:lastRowFirstColumn="0" w:lastRowLastColumn="0"/>
            </w:pPr>
          </w:p>
          <w:p w14:paraId="08D4AA28" w14:textId="34B4246A" w:rsidR="003C5C3A" w:rsidRPr="008170D1" w:rsidRDefault="003C5C3A" w:rsidP="009424EB">
            <w:pPr>
              <w:cnfStyle w:val="000000000000" w:firstRow="0" w:lastRow="0" w:firstColumn="0" w:lastColumn="0" w:oddVBand="0" w:evenVBand="0" w:oddHBand="0" w:evenHBand="0" w:firstRowFirstColumn="0" w:firstRowLastColumn="0" w:lastRowFirstColumn="0" w:lastRowLastColumn="0"/>
            </w:pPr>
            <w:r>
              <w:t>In Gantt Chart view, the first column of pages in your printout can be further refined by dragging the dividing bar which separates the entry table (left) and timescale (right) side.</w:t>
            </w:r>
          </w:p>
        </w:tc>
      </w:tr>
      <w:tr w:rsidR="008170D1" w:rsidRPr="008170D1" w14:paraId="4B6FBEAF" w14:textId="77777777" w:rsidTr="008170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005A2466" w14:textId="77777777" w:rsidR="008170D1" w:rsidRPr="008170D1" w:rsidRDefault="008170D1" w:rsidP="009424EB">
            <w:r w:rsidRPr="008170D1">
              <w:t>Print notes</w:t>
            </w:r>
          </w:p>
        </w:tc>
        <w:tc>
          <w:tcPr>
            <w:tcW w:w="3348" w:type="dxa"/>
          </w:tcPr>
          <w:p w14:paraId="1D331315" w14:textId="77777777" w:rsidR="008170D1" w:rsidRPr="008170D1" w:rsidRDefault="008170D1" w:rsidP="009424EB">
            <w:pPr>
              <w:cnfStyle w:val="000000100000" w:firstRow="0" w:lastRow="0" w:firstColumn="0" w:lastColumn="0" w:oddVBand="0" w:evenVBand="0" w:oddHBand="1" w:evenHBand="0" w:firstRowFirstColumn="0" w:firstRowLastColumn="0" w:lastRowFirstColumn="0" w:lastRowLastColumn="0"/>
            </w:pPr>
            <w:r w:rsidRPr="008170D1">
              <w:t xml:space="preserve">A separate notes page will be added to the report. Task ID numbers will be used to tie the note to the task. </w:t>
            </w:r>
          </w:p>
        </w:tc>
      </w:tr>
      <w:tr w:rsidR="008170D1" w:rsidRPr="008170D1" w14:paraId="2DD78B49" w14:textId="77777777" w:rsidTr="008170D1">
        <w:tc>
          <w:tcPr>
            <w:cnfStyle w:val="001000000000" w:firstRow="0" w:lastRow="0" w:firstColumn="1" w:lastColumn="0" w:oddVBand="0" w:evenVBand="0" w:oddHBand="0" w:evenHBand="0" w:firstRowFirstColumn="0" w:firstRowLastColumn="0" w:lastRowFirstColumn="0" w:lastRowLastColumn="0"/>
            <w:tcW w:w="3348" w:type="dxa"/>
          </w:tcPr>
          <w:p w14:paraId="18F30E54" w14:textId="77777777" w:rsidR="008170D1" w:rsidRPr="008170D1" w:rsidRDefault="008170D1" w:rsidP="009424EB">
            <w:r w:rsidRPr="008170D1">
              <w:t>Print blank pages</w:t>
            </w:r>
          </w:p>
        </w:tc>
        <w:tc>
          <w:tcPr>
            <w:tcW w:w="3348" w:type="dxa"/>
          </w:tcPr>
          <w:p w14:paraId="3F795C52" w14:textId="77777777" w:rsidR="008170D1" w:rsidRPr="008170D1" w:rsidRDefault="008170D1" w:rsidP="009424EB">
            <w:pPr>
              <w:cnfStyle w:val="000000000000" w:firstRow="0" w:lastRow="0" w:firstColumn="0" w:lastColumn="0" w:oddVBand="0" w:evenVBand="0" w:oddHBand="0" w:evenHBand="0" w:firstRowFirstColumn="0" w:firstRowLastColumn="0" w:lastRowFirstColumn="0" w:lastRowLastColumn="0"/>
            </w:pPr>
            <w:r w:rsidRPr="008170D1">
              <w:t xml:space="preserve">When printing Gantt charts, blank pages might result. Should these pages be printed? </w:t>
            </w:r>
          </w:p>
        </w:tc>
      </w:tr>
      <w:tr w:rsidR="008170D1" w:rsidRPr="008170D1" w14:paraId="5201A5FC" w14:textId="77777777" w:rsidTr="008170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41072CA9" w14:textId="77777777" w:rsidR="008170D1" w:rsidRPr="008170D1" w:rsidRDefault="008170D1" w:rsidP="009424EB">
            <w:r w:rsidRPr="008170D1">
              <w:t>Fit timescale to end of page</w:t>
            </w:r>
          </w:p>
        </w:tc>
        <w:tc>
          <w:tcPr>
            <w:tcW w:w="3348" w:type="dxa"/>
          </w:tcPr>
          <w:p w14:paraId="4B4931A0" w14:textId="77777777" w:rsidR="008170D1" w:rsidRPr="008170D1" w:rsidRDefault="008170D1" w:rsidP="009424EB">
            <w:pPr>
              <w:cnfStyle w:val="000000100000" w:firstRow="0" w:lastRow="0" w:firstColumn="0" w:lastColumn="0" w:oddVBand="0" w:evenVBand="0" w:oddHBand="1" w:evenHBand="0" w:firstRowFirstColumn="0" w:firstRowLastColumn="0" w:lastRowFirstColumn="0" w:lastRowLastColumn="0"/>
            </w:pPr>
            <w:r w:rsidRPr="008170D1">
              <w:t>Adjusts the timescale for the report.</w:t>
            </w:r>
          </w:p>
        </w:tc>
      </w:tr>
      <w:tr w:rsidR="008170D1" w:rsidRPr="008170D1" w14:paraId="52845602" w14:textId="77777777" w:rsidTr="008170D1">
        <w:tc>
          <w:tcPr>
            <w:cnfStyle w:val="001000000000" w:firstRow="0" w:lastRow="0" w:firstColumn="1" w:lastColumn="0" w:oddVBand="0" w:evenVBand="0" w:oddHBand="0" w:evenHBand="0" w:firstRowFirstColumn="0" w:firstRowLastColumn="0" w:lastRowFirstColumn="0" w:lastRowLastColumn="0"/>
            <w:tcW w:w="3348" w:type="dxa"/>
          </w:tcPr>
          <w:p w14:paraId="24498CBD" w14:textId="77777777" w:rsidR="008170D1" w:rsidRPr="008170D1" w:rsidRDefault="008170D1" w:rsidP="009424EB">
            <w:r w:rsidRPr="008170D1">
              <w:t>Print column totals</w:t>
            </w:r>
          </w:p>
        </w:tc>
        <w:tc>
          <w:tcPr>
            <w:tcW w:w="3348" w:type="dxa"/>
          </w:tcPr>
          <w:p w14:paraId="34A9007C" w14:textId="77777777" w:rsidR="008170D1" w:rsidRPr="008170D1" w:rsidRDefault="008170D1" w:rsidP="009424EB">
            <w:pPr>
              <w:cnfStyle w:val="000000000000" w:firstRow="0" w:lastRow="0" w:firstColumn="0" w:lastColumn="0" w:oddVBand="0" w:evenVBand="0" w:oddHBand="0" w:evenHBand="0" w:firstRowFirstColumn="0" w:firstRowLastColumn="0" w:lastRowFirstColumn="0" w:lastRowLastColumn="0"/>
            </w:pPr>
            <w:r w:rsidRPr="008170D1">
              <w:t>Adds totals to Resource Usage and Task Usage reports.</w:t>
            </w:r>
          </w:p>
        </w:tc>
      </w:tr>
      <w:tr w:rsidR="008170D1" w:rsidRPr="008170D1" w14:paraId="2B85BAB8" w14:textId="77777777" w:rsidTr="008170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39E47713" w14:textId="77777777" w:rsidR="008170D1" w:rsidRPr="008170D1" w:rsidRDefault="008170D1" w:rsidP="009424EB">
            <w:r w:rsidRPr="008170D1">
              <w:t>Print row totals for values within print date range</w:t>
            </w:r>
          </w:p>
        </w:tc>
        <w:tc>
          <w:tcPr>
            <w:tcW w:w="3348" w:type="dxa"/>
          </w:tcPr>
          <w:p w14:paraId="0CB8E068" w14:textId="77777777" w:rsidR="008170D1" w:rsidRPr="008170D1" w:rsidRDefault="008170D1" w:rsidP="009424EB">
            <w:pPr>
              <w:cnfStyle w:val="000000100000" w:firstRow="0" w:lastRow="0" w:firstColumn="0" w:lastColumn="0" w:oddVBand="0" w:evenVBand="0" w:oddHBand="1" w:evenHBand="0" w:firstRowFirstColumn="0" w:firstRowLastColumn="0" w:lastRowFirstColumn="0" w:lastRowLastColumn="0"/>
            </w:pPr>
            <w:r w:rsidRPr="008170D1">
              <w:t>Adds totals to Resource Usage and Task Usage reports.</w:t>
            </w:r>
          </w:p>
        </w:tc>
      </w:tr>
    </w:tbl>
    <w:p w14:paraId="42C6E765" w14:textId="0ADAA821" w:rsidR="000E0402" w:rsidRDefault="00DF7130" w:rsidP="000E0402">
      <w:r>
        <w:rPr>
          <w:noProof/>
        </w:rPr>
        <w:lastRenderedPageBreak/>
        <w:drawing>
          <wp:inline distT="0" distB="0" distL="0" distR="0" wp14:anchorId="193FC3F9" wp14:editId="1501A4CE">
            <wp:extent cx="4114800" cy="335081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3350814"/>
                    </a:xfrm>
                    <a:prstGeom prst="rect">
                      <a:avLst/>
                    </a:prstGeom>
                    <a:noFill/>
                    <a:ln>
                      <a:noFill/>
                    </a:ln>
                  </pic:spPr>
                </pic:pic>
              </a:graphicData>
            </a:graphic>
          </wp:inline>
        </w:drawing>
      </w:r>
    </w:p>
    <w:p w14:paraId="3B5996CE" w14:textId="11C54D8B" w:rsidR="000E0402" w:rsidRDefault="000E0402" w:rsidP="00DF7130">
      <w:pPr>
        <w:pStyle w:val="FigureCaption"/>
      </w:pPr>
      <w:r>
        <w:t>Page Setup box with View tab displayed.</w:t>
      </w:r>
      <w:r w:rsidR="00DF7130">
        <w:t xml:space="preserve"> [12-8 View </w:t>
      </w:r>
      <w:proofErr w:type="spellStart"/>
      <w:r w:rsidR="00DF7130">
        <w:t>tab.tif</w:t>
      </w:r>
      <w:proofErr w:type="spellEnd"/>
      <w:r w:rsidR="00DF7130">
        <w:t>]</w:t>
      </w:r>
    </w:p>
    <w:p w14:paraId="76FB25D0" w14:textId="77777777" w:rsidR="000E0402" w:rsidRDefault="000E0402" w:rsidP="005E1218">
      <w:pPr>
        <w:pStyle w:val="Heading2"/>
      </w:pPr>
      <w:r>
        <w:t>Copy Picture</w:t>
      </w:r>
    </w:p>
    <w:p w14:paraId="1BE6999F" w14:textId="77777777" w:rsidR="000E0402" w:rsidRDefault="000E0402" w:rsidP="000E0402">
      <w:r>
        <w:t xml:space="preserve">Use the Copy Picture tool to take a picture of your active view and store it on the clipboard. After it is stored, it can be pasted into PowerPoint, Word, Excel or any other application. </w:t>
      </w:r>
    </w:p>
    <w:p w14:paraId="78A02261" w14:textId="77777777" w:rsidR="000E0402" w:rsidRDefault="000E0402" w:rsidP="000E0402">
      <w:r>
        <w:t>To use the Copy Picture tool, the view must be displayed and refined for the picture. Navigate to the view to be copied. Some adjustments to a view might include:</w:t>
      </w:r>
    </w:p>
    <w:p w14:paraId="3253D73A" w14:textId="77777777" w:rsidR="000E0402" w:rsidRDefault="000E0402" w:rsidP="005E1218">
      <w:pPr>
        <w:pStyle w:val="UnorderedList1"/>
      </w:pPr>
      <w:r>
        <w:t>Expand or collapse the work breakdown structure.</w:t>
      </w:r>
    </w:p>
    <w:p w14:paraId="5574ACCD" w14:textId="77777777" w:rsidR="000E0402" w:rsidRDefault="000E0402" w:rsidP="005E1218">
      <w:pPr>
        <w:pStyle w:val="UnorderedList1"/>
      </w:pPr>
      <w:r>
        <w:t>Adjust timescale.</w:t>
      </w:r>
    </w:p>
    <w:p w14:paraId="7816216A" w14:textId="77777777" w:rsidR="000E0402" w:rsidRDefault="000E0402" w:rsidP="005E1218">
      <w:pPr>
        <w:pStyle w:val="UnorderedList1"/>
      </w:pPr>
      <w:r>
        <w:t>Adjust titles in the timescale.</w:t>
      </w:r>
    </w:p>
    <w:p w14:paraId="040CE3C3" w14:textId="77777777" w:rsidR="000E0402" w:rsidRDefault="000E0402" w:rsidP="005E1218">
      <w:pPr>
        <w:pStyle w:val="UnorderedList1"/>
      </w:pPr>
      <w:r>
        <w:t>Change formatting.</w:t>
      </w:r>
    </w:p>
    <w:p w14:paraId="7D8A53E0" w14:textId="77777777" w:rsidR="000E0402" w:rsidRDefault="000E0402" w:rsidP="005E1218">
      <w:pPr>
        <w:pStyle w:val="UnorderedList1"/>
      </w:pPr>
      <w:r>
        <w:t>Highlight tasks.</w:t>
      </w:r>
    </w:p>
    <w:p w14:paraId="3EC0C6BD" w14:textId="77777777" w:rsidR="000E0402" w:rsidRDefault="000E0402" w:rsidP="005E1218">
      <w:pPr>
        <w:pStyle w:val="UnorderedList1"/>
      </w:pPr>
      <w:r>
        <w:t>Add drawing elements.</w:t>
      </w:r>
    </w:p>
    <w:p w14:paraId="04951F00" w14:textId="019C7924" w:rsidR="000E0402" w:rsidRDefault="00EB4675" w:rsidP="000E0402">
      <w:r>
        <w:rPr>
          <w:noProof/>
        </w:rPr>
        <w:lastRenderedPageBreak/>
        <w:drawing>
          <wp:inline distT="0" distB="0" distL="0" distR="0" wp14:anchorId="47463345" wp14:editId="07527699">
            <wp:extent cx="3876675" cy="2867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6675" cy="2867025"/>
                    </a:xfrm>
                    <a:prstGeom prst="rect">
                      <a:avLst/>
                    </a:prstGeom>
                    <a:noFill/>
                    <a:ln>
                      <a:noFill/>
                    </a:ln>
                  </pic:spPr>
                </pic:pic>
              </a:graphicData>
            </a:graphic>
          </wp:inline>
        </w:drawing>
      </w:r>
    </w:p>
    <w:p w14:paraId="67D2EA69" w14:textId="32F8B54B" w:rsidR="000E0402" w:rsidRDefault="000E0402" w:rsidP="00EB4675">
      <w:pPr>
        <w:pStyle w:val="FigureCaption"/>
      </w:pPr>
      <w:r>
        <w:t>Copy Picture.</w:t>
      </w:r>
      <w:r w:rsidR="00EB4675">
        <w:t xml:space="preserve"> [Copy </w:t>
      </w:r>
      <w:proofErr w:type="spellStart"/>
      <w:r w:rsidR="00EB4675">
        <w:t>Picture.tif</w:t>
      </w:r>
      <w:proofErr w:type="spellEnd"/>
      <w:r w:rsidR="00EB4675">
        <w:t>]</w:t>
      </w:r>
    </w:p>
    <w:p w14:paraId="2177ACD1" w14:textId="77777777" w:rsidR="000E0402" w:rsidRDefault="000E0402" w:rsidP="000E0402">
      <w:r>
        <w:t>To use the Copy Picture tool:</w:t>
      </w:r>
    </w:p>
    <w:p w14:paraId="072D8C45" w14:textId="77777777" w:rsidR="000E0402" w:rsidRDefault="000E0402" w:rsidP="008A72A2">
      <w:pPr>
        <w:pStyle w:val="UnorderedList1"/>
      </w:pPr>
      <w:r>
        <w:t xml:space="preserve">Click </w:t>
      </w:r>
      <w:r w:rsidRPr="008A72A2">
        <w:rPr>
          <w:rStyle w:val="UIInteraction"/>
        </w:rPr>
        <w:t>Task</w:t>
      </w:r>
      <w:r>
        <w:t xml:space="preserve"> </w:t>
      </w:r>
      <w:r w:rsidRPr="00FB0162">
        <w:rPr>
          <w:rFonts w:ascii="Wingdings" w:hAnsi="Wingdings"/>
        </w:rPr>
        <w:t></w:t>
      </w:r>
      <w:r>
        <w:t xml:space="preserve"> down arrow to the right of the Copy Button </w:t>
      </w:r>
      <w:r w:rsidRPr="00FB0162">
        <w:rPr>
          <w:rFonts w:ascii="Wingdings" w:hAnsi="Wingdings"/>
        </w:rPr>
        <w:t></w:t>
      </w:r>
      <w:r>
        <w:t xml:space="preserve"> </w:t>
      </w:r>
      <w:r w:rsidRPr="008A72A2">
        <w:rPr>
          <w:rStyle w:val="UIInteraction"/>
        </w:rPr>
        <w:t>Copy</w:t>
      </w:r>
      <w:r>
        <w:t xml:space="preserve"> Picture.</w:t>
      </w:r>
    </w:p>
    <w:p w14:paraId="796AEB56" w14:textId="77777777" w:rsidR="000E0402" w:rsidRDefault="000E0402" w:rsidP="000E0402">
      <w:r>
        <w:t xml:space="preserve">If printing a Gantt chart, adjust the vertical bar in the middle to show the columns to be included and click </w:t>
      </w:r>
      <w:r w:rsidRPr="008A72A2">
        <w:rPr>
          <w:rStyle w:val="UIInteraction"/>
        </w:rPr>
        <w:t>Copy Picture</w:t>
      </w:r>
      <w:r>
        <w:t xml:space="preserve"> to open the Copy Picture dialog box shown below.</w:t>
      </w:r>
    </w:p>
    <w:p w14:paraId="15D32BE5" w14:textId="77777777" w:rsidR="000E0402" w:rsidRDefault="000E0402" w:rsidP="00873932">
      <w:pPr>
        <w:pStyle w:val="UnorderedList1"/>
      </w:pPr>
      <w:r w:rsidRPr="00873932">
        <w:rPr>
          <w:rStyle w:val="Importantterm"/>
        </w:rPr>
        <w:t>Render image</w:t>
      </w:r>
      <w:r>
        <w:t xml:space="preserve"> - select image to render For Screen, For Printer or To GIF image file.</w:t>
      </w:r>
    </w:p>
    <w:p w14:paraId="6147A803" w14:textId="77777777" w:rsidR="000E0402" w:rsidRDefault="000E0402" w:rsidP="00873932">
      <w:pPr>
        <w:pStyle w:val="UnorderedList1"/>
      </w:pPr>
      <w:r w:rsidRPr="00873932">
        <w:rPr>
          <w:rStyle w:val="Importantterm"/>
        </w:rPr>
        <w:t>Copy</w:t>
      </w:r>
      <w:r>
        <w:t xml:space="preserve"> - rows on screen or Selected rows.</w:t>
      </w:r>
    </w:p>
    <w:p w14:paraId="1505614C" w14:textId="77777777" w:rsidR="000E0402" w:rsidRDefault="000E0402" w:rsidP="00873932">
      <w:pPr>
        <w:pStyle w:val="UnorderedList1"/>
      </w:pPr>
      <w:r w:rsidRPr="00873932">
        <w:rPr>
          <w:rStyle w:val="Importantterm"/>
        </w:rPr>
        <w:t>Timescale</w:t>
      </w:r>
      <w:r>
        <w:t xml:space="preserve"> - as shown on the screen or date range.</w:t>
      </w:r>
    </w:p>
    <w:p w14:paraId="0A724ACC" w14:textId="77777777" w:rsidR="000E0402" w:rsidRDefault="000E0402" w:rsidP="00873932">
      <w:pPr>
        <w:pStyle w:val="UnorderedList1"/>
      </w:pPr>
      <w:r>
        <w:t xml:space="preserve">Click </w:t>
      </w:r>
      <w:r w:rsidRPr="00873932">
        <w:rPr>
          <w:rStyle w:val="UIInteraction"/>
        </w:rPr>
        <w:t>OK</w:t>
      </w:r>
      <w:r>
        <w:t xml:space="preserve"> to copy to the clipboard.</w:t>
      </w:r>
    </w:p>
    <w:p w14:paraId="5DAC31B3" w14:textId="358C532E" w:rsidR="000E0402" w:rsidRDefault="00873932" w:rsidP="000E0402">
      <w:r>
        <w:rPr>
          <w:noProof/>
        </w:rPr>
        <w:lastRenderedPageBreak/>
        <w:drawing>
          <wp:inline distT="0" distB="0" distL="0" distR="0" wp14:anchorId="0BBF07A4" wp14:editId="6E9B6EB5">
            <wp:extent cx="4114800" cy="310120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3101203"/>
                    </a:xfrm>
                    <a:prstGeom prst="rect">
                      <a:avLst/>
                    </a:prstGeom>
                    <a:noFill/>
                    <a:ln>
                      <a:noFill/>
                    </a:ln>
                  </pic:spPr>
                </pic:pic>
              </a:graphicData>
            </a:graphic>
          </wp:inline>
        </w:drawing>
      </w:r>
    </w:p>
    <w:p w14:paraId="31FB85B5" w14:textId="143CF09B" w:rsidR="000E0402" w:rsidRDefault="000E0402" w:rsidP="00873932">
      <w:pPr>
        <w:pStyle w:val="FigureCaption"/>
      </w:pPr>
      <w:r>
        <w:t>Copy Picture options box.</w:t>
      </w:r>
      <w:r w:rsidR="00873932">
        <w:t xml:space="preserve"> [12-11 Copy </w:t>
      </w:r>
      <w:proofErr w:type="spellStart"/>
      <w:r w:rsidR="00873932">
        <w:t>Picture.tif</w:t>
      </w:r>
      <w:proofErr w:type="spellEnd"/>
      <w:r w:rsidR="00873932">
        <w:t>]</w:t>
      </w:r>
    </w:p>
    <w:p w14:paraId="194536E4" w14:textId="77777777" w:rsidR="000E0402" w:rsidRDefault="000E0402" w:rsidP="000E0402">
      <w:r>
        <w:t xml:space="preserve">Use the image to paste into a </w:t>
      </w:r>
      <w:proofErr w:type="spellStart"/>
      <w:r>
        <w:t>Powerpoint</w:t>
      </w:r>
      <w:proofErr w:type="spellEnd"/>
      <w:r>
        <w:t xml:space="preserve"> presentation, a Word document, an email or other application. After pasting, resize the image as necessary.</w:t>
      </w:r>
    </w:p>
    <w:p w14:paraId="0F577CE8" w14:textId="77777777" w:rsidR="000E0402" w:rsidRDefault="000E0402" w:rsidP="00A002D0">
      <w:pPr>
        <w:pStyle w:val="Heading1"/>
      </w:pPr>
      <w:r>
        <w:lastRenderedPageBreak/>
        <w:t>Save as Project file in .PDF format</w:t>
      </w:r>
    </w:p>
    <w:p w14:paraId="2A5F8CFA" w14:textId="3A0E2B44" w:rsidR="000E0402" w:rsidRDefault="000E0402" w:rsidP="000E0402">
      <w:r>
        <w:t xml:space="preserve">In Project 2013, we have the option to save project files as PDFs. Access to the option is located in the </w:t>
      </w:r>
      <w:commentRangeStart w:id="4"/>
      <w:commentRangeStart w:id="5"/>
      <w:r w:rsidR="007F1F21">
        <w:t>backstage view</w:t>
      </w:r>
      <w:r>
        <w:t xml:space="preserve">: </w:t>
      </w:r>
      <w:commentRangeEnd w:id="4"/>
      <w:r w:rsidR="003C241C">
        <w:rPr>
          <w:rStyle w:val="CommentReference"/>
        </w:rPr>
        <w:commentReference w:id="4"/>
      </w:r>
      <w:commentRangeEnd w:id="5"/>
      <w:r w:rsidR="0092728F">
        <w:rPr>
          <w:rStyle w:val="CommentReference"/>
        </w:rPr>
        <w:commentReference w:id="5"/>
      </w:r>
    </w:p>
    <w:p w14:paraId="2EB00B3E" w14:textId="77777777" w:rsidR="000E0402" w:rsidRDefault="000E0402" w:rsidP="000E0402">
      <w:r>
        <w:t xml:space="preserve">To create a .PDF file from the current view: </w:t>
      </w:r>
    </w:p>
    <w:p w14:paraId="32AC1ABF" w14:textId="77777777" w:rsidR="000E0402" w:rsidRDefault="000E0402" w:rsidP="00002F43">
      <w:pPr>
        <w:pStyle w:val="UnorderedList1"/>
      </w:pPr>
      <w:r>
        <w:t xml:space="preserve">File </w:t>
      </w:r>
      <w:r w:rsidRPr="00FB0162">
        <w:rPr>
          <w:rFonts w:ascii="Wingdings" w:hAnsi="Wingdings"/>
        </w:rPr>
        <w:t></w:t>
      </w:r>
      <w:r>
        <w:t xml:space="preserve"> Export </w:t>
      </w:r>
      <w:r w:rsidRPr="00FB0162">
        <w:rPr>
          <w:rFonts w:ascii="Wingdings" w:hAnsi="Wingdings"/>
        </w:rPr>
        <w:t></w:t>
      </w:r>
      <w:r>
        <w:t xml:space="preserve"> Create PDF/XPS Document </w:t>
      </w:r>
      <w:r w:rsidRPr="00FB0162">
        <w:rPr>
          <w:rFonts w:ascii="Wingdings" w:hAnsi="Wingdings"/>
        </w:rPr>
        <w:t></w:t>
      </w:r>
      <w:r>
        <w:t xml:space="preserve"> Create PDF/XPS</w:t>
      </w:r>
    </w:p>
    <w:p w14:paraId="0F8AE755" w14:textId="77777777" w:rsidR="000E0402" w:rsidRDefault="000E0402" w:rsidP="000E0402">
      <w:r>
        <w:t xml:space="preserve">You will then be asked to select a location for the completed file. .PDF will be the default file type. Click on this value to change to .XPS files if necessary. </w:t>
      </w:r>
    </w:p>
    <w:p w14:paraId="5ED96877" w14:textId="77777777" w:rsidR="000E0402" w:rsidRDefault="000E0402" w:rsidP="000E0402">
      <w:r>
        <w:t>Click OK</w:t>
      </w:r>
    </w:p>
    <w:p w14:paraId="55898D19" w14:textId="25C13C2A" w:rsidR="000E0402" w:rsidRDefault="00002F43" w:rsidP="000E0402">
      <w:r>
        <w:rPr>
          <w:noProof/>
        </w:rPr>
        <w:drawing>
          <wp:inline distT="0" distB="0" distL="0" distR="0" wp14:anchorId="5AB66DAC" wp14:editId="309C0C42">
            <wp:extent cx="4114800" cy="19292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1929234"/>
                    </a:xfrm>
                    <a:prstGeom prst="rect">
                      <a:avLst/>
                    </a:prstGeom>
                    <a:noFill/>
                    <a:ln>
                      <a:noFill/>
                    </a:ln>
                  </pic:spPr>
                </pic:pic>
              </a:graphicData>
            </a:graphic>
          </wp:inline>
        </w:drawing>
      </w:r>
    </w:p>
    <w:p w14:paraId="18F6D931" w14:textId="24BBE5A9" w:rsidR="000E0402" w:rsidRDefault="000E0402" w:rsidP="00002F43">
      <w:pPr>
        <w:pStyle w:val="FigureCaption"/>
      </w:pPr>
      <w:r>
        <w:t>Export file image as .PDF options.</w:t>
      </w:r>
      <w:r w:rsidR="00002F43">
        <w:t xml:space="preserve"> [Save as .</w:t>
      </w:r>
      <w:proofErr w:type="spellStart"/>
      <w:r w:rsidR="00002F43">
        <w:t>PDF.tif</w:t>
      </w:r>
      <w:proofErr w:type="spellEnd"/>
      <w:r w:rsidR="00002F43">
        <w:t>]</w:t>
      </w:r>
    </w:p>
    <w:p w14:paraId="50F6EFDC" w14:textId="77777777" w:rsidR="000E0402" w:rsidRDefault="000E0402" w:rsidP="000E0402">
      <w:r>
        <w:t>You will then be given Document Export options to make some adjustments to the image:</w:t>
      </w:r>
    </w:p>
    <w:p w14:paraId="2C5CBA91" w14:textId="77777777" w:rsidR="000E0402" w:rsidRDefault="000E0402" w:rsidP="00FC71CD">
      <w:pPr>
        <w:pStyle w:val="UnorderedList1"/>
      </w:pPr>
      <w:r>
        <w:t>Publish Range: All or date range</w:t>
      </w:r>
    </w:p>
    <w:p w14:paraId="7C6E18E0" w14:textId="77777777" w:rsidR="000E0402" w:rsidRDefault="000E0402" w:rsidP="00FC71CD">
      <w:pPr>
        <w:pStyle w:val="UnorderedList1"/>
      </w:pPr>
      <w:r>
        <w:t>Include Non-Printing Information: Document Properties and Document Showing Markup</w:t>
      </w:r>
    </w:p>
    <w:p w14:paraId="26BD3F2A" w14:textId="77777777" w:rsidR="000E0402" w:rsidRDefault="000E0402" w:rsidP="00FC71CD">
      <w:pPr>
        <w:pStyle w:val="UnorderedList1"/>
      </w:pPr>
      <w:r>
        <w:t>PDF Options: ISO 19005-1 compliant (PDF/A)</w:t>
      </w:r>
    </w:p>
    <w:p w14:paraId="452CF66A" w14:textId="77777777" w:rsidR="000E0402" w:rsidRDefault="000E0402" w:rsidP="000E0402">
      <w:r>
        <w:t xml:space="preserve">Click OK to complete creating the .PDF image. </w:t>
      </w:r>
    </w:p>
    <w:p w14:paraId="68F61746" w14:textId="2983348A" w:rsidR="000E0402" w:rsidRDefault="00FC71CD" w:rsidP="000E0402">
      <w:r>
        <w:rPr>
          <w:noProof/>
        </w:rPr>
        <w:lastRenderedPageBreak/>
        <w:drawing>
          <wp:inline distT="0" distB="0" distL="0" distR="0" wp14:anchorId="7E35659F" wp14:editId="3BC943E3">
            <wp:extent cx="4114800" cy="294972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2949726"/>
                    </a:xfrm>
                    <a:prstGeom prst="rect">
                      <a:avLst/>
                    </a:prstGeom>
                    <a:noFill/>
                    <a:ln>
                      <a:noFill/>
                    </a:ln>
                  </pic:spPr>
                </pic:pic>
              </a:graphicData>
            </a:graphic>
          </wp:inline>
        </w:drawing>
      </w:r>
    </w:p>
    <w:p w14:paraId="43E7BF4E" w14:textId="753C3B3F" w:rsidR="000E0402" w:rsidRDefault="000E0402" w:rsidP="00FC71CD">
      <w:pPr>
        <w:pStyle w:val="FigureCaption"/>
      </w:pPr>
      <w:r>
        <w:t>Create .PDF, Document export options.</w:t>
      </w:r>
      <w:r w:rsidR="00FC71CD">
        <w:t xml:space="preserve"> [Save as PDF Document Export </w:t>
      </w:r>
      <w:proofErr w:type="spellStart"/>
      <w:r w:rsidR="00FC71CD">
        <w:t>Options.tif</w:t>
      </w:r>
      <w:proofErr w:type="spellEnd"/>
      <w:r w:rsidR="00FC71CD">
        <w:t>]</w:t>
      </w:r>
    </w:p>
    <w:p w14:paraId="2CA2FC3D" w14:textId="52F0D17A" w:rsidR="000E0402" w:rsidRDefault="00FC71CD" w:rsidP="00FC71CD">
      <w:pPr>
        <w:pStyle w:val="CalloutWarning"/>
      </w:pPr>
      <w:r w:rsidRPr="00FC71CD">
        <w:t xml:space="preserve">The </w:t>
      </w:r>
      <w:r w:rsidRPr="00FC71CD">
        <w:rPr>
          <w:rStyle w:val="UIInteraction"/>
        </w:rPr>
        <w:t xml:space="preserve">Save </w:t>
      </w:r>
      <w:proofErr w:type="gramStart"/>
      <w:r w:rsidRPr="00FC71CD">
        <w:rPr>
          <w:rStyle w:val="UIInteraction"/>
        </w:rPr>
        <w:t>As</w:t>
      </w:r>
      <w:proofErr w:type="gramEnd"/>
      <w:r w:rsidRPr="00FC71CD">
        <w:rPr>
          <w:rStyle w:val="UIInteraction"/>
        </w:rPr>
        <w:t xml:space="preserve"> PDF</w:t>
      </w:r>
      <w:r w:rsidRPr="00FC71CD">
        <w:t xml:space="preserve"> function is limited to a single-pane view (i.e. without a split). If you have Gantt </w:t>
      </w:r>
      <w:proofErr w:type="gramStart"/>
      <w:r w:rsidRPr="00FC71CD">
        <w:t>Chart</w:t>
      </w:r>
      <w:proofErr w:type="gramEnd"/>
      <w:r w:rsidRPr="00FC71CD">
        <w:t xml:space="preserve"> with Timeline view dis-played, the PDF will generate based on the currently selected (active) pane. This will be either Gantt </w:t>
      </w:r>
      <w:proofErr w:type="gramStart"/>
      <w:r w:rsidRPr="00FC71CD">
        <w:t>Chart</w:t>
      </w:r>
      <w:proofErr w:type="gramEnd"/>
      <w:r w:rsidRPr="00FC71CD">
        <w:t xml:space="preserve"> or Timeline, not both.</w:t>
      </w:r>
    </w:p>
    <w:p w14:paraId="03B36F07" w14:textId="77777777" w:rsidR="000E0402" w:rsidRDefault="000E0402" w:rsidP="00452130">
      <w:pPr>
        <w:pStyle w:val="Heading1"/>
      </w:pPr>
      <w:r>
        <w:lastRenderedPageBreak/>
        <w:t>Email a Project file as an Attachment</w:t>
      </w:r>
    </w:p>
    <w:p w14:paraId="15B7223B" w14:textId="77777777" w:rsidR="000E0402" w:rsidRDefault="000E0402" w:rsidP="000E0402">
      <w:r>
        <w:t xml:space="preserve">Another way to communicate project information is to email a copy of a project file to someone. The person who receives the file must have MS Project 2010 or MS Project 2013 to open the file. </w:t>
      </w:r>
    </w:p>
    <w:p w14:paraId="2DA8FE3D" w14:textId="77777777" w:rsidR="000E0402" w:rsidRDefault="000E0402" w:rsidP="000E0402">
      <w:r>
        <w:t xml:space="preserve">To attach the open project file to an email: </w:t>
      </w:r>
    </w:p>
    <w:p w14:paraId="472E249B" w14:textId="77777777" w:rsidR="000E0402" w:rsidRDefault="000E0402" w:rsidP="000E0402">
      <w:r>
        <w:t xml:space="preserve">File </w:t>
      </w:r>
      <w:r w:rsidRPr="00FB0162">
        <w:rPr>
          <w:rFonts w:ascii="Wingdings" w:hAnsi="Wingdings"/>
        </w:rPr>
        <w:t></w:t>
      </w:r>
      <w:r>
        <w:t xml:space="preserve"> Share </w:t>
      </w:r>
      <w:r w:rsidRPr="00FB0162">
        <w:rPr>
          <w:rFonts w:ascii="Wingdings" w:hAnsi="Wingdings"/>
        </w:rPr>
        <w:t></w:t>
      </w:r>
      <w:r>
        <w:t xml:space="preserve"> Email </w:t>
      </w:r>
      <w:r w:rsidRPr="00FB0162">
        <w:rPr>
          <w:rFonts w:ascii="Wingdings" w:hAnsi="Wingdings"/>
        </w:rPr>
        <w:t></w:t>
      </w:r>
      <w:r>
        <w:t xml:space="preserve"> Send as Attachment</w:t>
      </w:r>
    </w:p>
    <w:p w14:paraId="503F1BDC" w14:textId="761B1F9E" w:rsidR="000E0402" w:rsidRDefault="00992B5A" w:rsidP="000E0402">
      <w:r>
        <w:rPr>
          <w:noProof/>
        </w:rPr>
        <w:drawing>
          <wp:inline distT="0" distB="0" distL="0" distR="0" wp14:anchorId="29D7B41C" wp14:editId="54EB7345">
            <wp:extent cx="4114800" cy="203059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2030593"/>
                    </a:xfrm>
                    <a:prstGeom prst="rect">
                      <a:avLst/>
                    </a:prstGeom>
                    <a:noFill/>
                    <a:ln>
                      <a:noFill/>
                    </a:ln>
                  </pic:spPr>
                </pic:pic>
              </a:graphicData>
            </a:graphic>
          </wp:inline>
        </w:drawing>
      </w:r>
    </w:p>
    <w:p w14:paraId="201CA0B0" w14:textId="347FCE6D" w:rsidR="000E0402" w:rsidRDefault="000E0402" w:rsidP="00992B5A">
      <w:pPr>
        <w:pStyle w:val="FigureCaption"/>
      </w:pPr>
      <w:r>
        <w:t>Share options in the backstage</w:t>
      </w:r>
      <w:r w:rsidR="00992B5A">
        <w:t xml:space="preserve"> [Email as </w:t>
      </w:r>
      <w:proofErr w:type="spellStart"/>
      <w:r w:rsidR="00992B5A">
        <w:t>attachment.tif</w:t>
      </w:r>
      <w:proofErr w:type="spellEnd"/>
      <w:r w:rsidR="00992B5A">
        <w:t>]</w:t>
      </w:r>
    </w:p>
    <w:p w14:paraId="054D4AA5" w14:textId="77777777" w:rsidR="000E0402" w:rsidRDefault="000E0402" w:rsidP="000E0402">
      <w:r>
        <w:t xml:space="preserve">After clicking “Send as Attachment” Outlook will start, an email will be opened, the subject line will contain the name of the project and the file will be an attachment. Simply enter who the email should be sent to and add your comments. Click Send when you are ready to send the message. </w:t>
      </w:r>
    </w:p>
    <w:p w14:paraId="01355318" w14:textId="67F21BAB" w:rsidR="000E0402" w:rsidRDefault="001D7983" w:rsidP="000E0402">
      <w:r>
        <w:rPr>
          <w:noProof/>
        </w:rPr>
        <w:lastRenderedPageBreak/>
        <w:drawing>
          <wp:inline distT="0" distB="0" distL="0" distR="0" wp14:anchorId="0E3118E5" wp14:editId="603C0369">
            <wp:extent cx="4114800" cy="1496901"/>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800" cy="1496901"/>
                    </a:xfrm>
                    <a:prstGeom prst="rect">
                      <a:avLst/>
                    </a:prstGeom>
                    <a:noFill/>
                    <a:ln>
                      <a:noFill/>
                    </a:ln>
                  </pic:spPr>
                </pic:pic>
              </a:graphicData>
            </a:graphic>
          </wp:inline>
        </w:drawing>
      </w:r>
    </w:p>
    <w:p w14:paraId="75C16734" w14:textId="2042754B" w:rsidR="000E0402" w:rsidRDefault="000E0402" w:rsidP="001D7983">
      <w:pPr>
        <w:pStyle w:val="FigureCaption"/>
      </w:pPr>
      <w:r>
        <w:t xml:space="preserve">Project file as an attachment in an email. </w:t>
      </w:r>
      <w:r w:rsidR="001D7983">
        <w:t xml:space="preserve">[Email in </w:t>
      </w:r>
      <w:proofErr w:type="spellStart"/>
      <w:r w:rsidR="001D7983">
        <w:t>Outlook.tif</w:t>
      </w:r>
      <w:proofErr w:type="spellEnd"/>
      <w:r w:rsidR="001D7983">
        <w:t>]</w:t>
      </w:r>
    </w:p>
    <w:p w14:paraId="17A12B88" w14:textId="77777777" w:rsidR="000E0402" w:rsidRDefault="000E0402" w:rsidP="0077018D">
      <w:pPr>
        <w:pStyle w:val="Heading1"/>
      </w:pPr>
      <w:r>
        <w:lastRenderedPageBreak/>
        <w:t xml:space="preserve">Refining Gantt </w:t>
      </w:r>
      <w:proofErr w:type="gramStart"/>
      <w:r>
        <w:t>Chart</w:t>
      </w:r>
      <w:proofErr w:type="gramEnd"/>
      <w:r>
        <w:t xml:space="preserve"> Formatting</w:t>
      </w:r>
    </w:p>
    <w:p w14:paraId="1D0FC62B" w14:textId="77777777" w:rsidR="000E0402" w:rsidRDefault="000E0402" w:rsidP="000E0402">
      <w:r>
        <w:t>The Gantt chart view may be altered as necessary to show the Gantt chart as needed for reports. Changes may be made to formatting, the time scale and data which is shown on the chart. In this section we will discuss these functions.</w:t>
      </w:r>
    </w:p>
    <w:p w14:paraId="01321739" w14:textId="77777777" w:rsidR="000E0402" w:rsidRDefault="000E0402" w:rsidP="004654EB">
      <w:pPr>
        <w:pStyle w:val="Heading2"/>
      </w:pPr>
      <w:r>
        <w:t>Using the Format Tab</w:t>
      </w:r>
    </w:p>
    <w:p w14:paraId="79B190A3" w14:textId="2226221F" w:rsidR="000E0402" w:rsidRDefault="000E0402" w:rsidP="000E0402">
      <w:r>
        <w:t>The Format tab buttons help you customize the text, columns, colors, and other elements of each type of view. The groups and buttons in the Format tab are different for each type of view. If you are viewing a Gantt chart view you will receive a different set of options than you would if you were viewing the Resource Usage view. Below is a view of the Format ribbon when the Gantt chart</w:t>
      </w:r>
      <w:r w:rsidR="006F3648">
        <w:t xml:space="preserve"> view</w:t>
      </w:r>
      <w:r>
        <w:t xml:space="preserve"> is displayed. The next two ribbon examples are the Format ribbon when viewing the Resource Usage view and the Team Planner view. </w:t>
      </w:r>
    </w:p>
    <w:p w14:paraId="2C06C07E" w14:textId="62DBACA8" w:rsidR="000E0402" w:rsidRDefault="004654EB" w:rsidP="000E0402">
      <w:r>
        <w:rPr>
          <w:noProof/>
        </w:rPr>
        <w:drawing>
          <wp:inline distT="0" distB="0" distL="0" distR="0" wp14:anchorId="3FF092F7" wp14:editId="7D3BCC88">
            <wp:extent cx="4114800" cy="6891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689178"/>
                    </a:xfrm>
                    <a:prstGeom prst="rect">
                      <a:avLst/>
                    </a:prstGeom>
                    <a:noFill/>
                    <a:ln>
                      <a:noFill/>
                    </a:ln>
                  </pic:spPr>
                </pic:pic>
              </a:graphicData>
            </a:graphic>
          </wp:inline>
        </w:drawing>
      </w:r>
    </w:p>
    <w:p w14:paraId="1A1369C8" w14:textId="1A44C3E2" w:rsidR="000E0402" w:rsidRDefault="000E0402" w:rsidP="004654EB">
      <w:pPr>
        <w:pStyle w:val="FigureCaption"/>
      </w:pPr>
      <w:r>
        <w:t>Project Ribbon – Gantt Chart Format Tab.</w:t>
      </w:r>
      <w:r w:rsidR="004654EB">
        <w:t xml:space="preserve"> [12-12 Format </w:t>
      </w:r>
      <w:proofErr w:type="spellStart"/>
      <w:r w:rsidR="004654EB">
        <w:t>ribbon.tif</w:t>
      </w:r>
      <w:proofErr w:type="spellEnd"/>
      <w:r w:rsidR="004654EB">
        <w:t>]</w:t>
      </w:r>
    </w:p>
    <w:p w14:paraId="75CDE67C" w14:textId="74B41F7F" w:rsidR="000E0402" w:rsidRDefault="004654EB" w:rsidP="000E0402">
      <w:r>
        <w:rPr>
          <w:noProof/>
        </w:rPr>
        <w:drawing>
          <wp:inline distT="0" distB="0" distL="0" distR="0" wp14:anchorId="6C038FE7" wp14:editId="564C2E69">
            <wp:extent cx="4114800" cy="68130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4800" cy="681303"/>
                    </a:xfrm>
                    <a:prstGeom prst="rect">
                      <a:avLst/>
                    </a:prstGeom>
                    <a:noFill/>
                    <a:ln>
                      <a:noFill/>
                    </a:ln>
                  </pic:spPr>
                </pic:pic>
              </a:graphicData>
            </a:graphic>
          </wp:inline>
        </w:drawing>
      </w:r>
    </w:p>
    <w:p w14:paraId="7710122A" w14:textId="2F6CEBA9" w:rsidR="000E0402" w:rsidRDefault="000E0402" w:rsidP="004654EB">
      <w:pPr>
        <w:pStyle w:val="FigureCaption"/>
      </w:pPr>
      <w:r>
        <w:t>Project Ribbon – Resource Usage Format ribbon.</w:t>
      </w:r>
      <w:r w:rsidR="004654EB">
        <w:t xml:space="preserve"> [</w:t>
      </w:r>
      <w:r w:rsidR="007A116D">
        <w:t xml:space="preserve">12-13 Project Ribbon - Resource Usage Format </w:t>
      </w:r>
      <w:proofErr w:type="spellStart"/>
      <w:r w:rsidR="007A116D">
        <w:t>Tab.tif</w:t>
      </w:r>
      <w:proofErr w:type="spellEnd"/>
      <w:r w:rsidR="004654EB">
        <w:t>]</w:t>
      </w:r>
    </w:p>
    <w:p w14:paraId="3E95BD7C" w14:textId="36E7E153" w:rsidR="000E0402" w:rsidRDefault="007365D3" w:rsidP="000E0402">
      <w:r>
        <w:rPr>
          <w:noProof/>
        </w:rPr>
        <w:lastRenderedPageBreak/>
        <w:drawing>
          <wp:inline distT="0" distB="0" distL="0" distR="0" wp14:anchorId="5E57D0A9" wp14:editId="6D39095C">
            <wp:extent cx="4114800" cy="6745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674557"/>
                    </a:xfrm>
                    <a:prstGeom prst="rect">
                      <a:avLst/>
                    </a:prstGeom>
                    <a:noFill/>
                    <a:ln>
                      <a:noFill/>
                    </a:ln>
                  </pic:spPr>
                </pic:pic>
              </a:graphicData>
            </a:graphic>
          </wp:inline>
        </w:drawing>
      </w:r>
    </w:p>
    <w:p w14:paraId="11930B00" w14:textId="7D62F880" w:rsidR="000E0402" w:rsidRDefault="000E0402" w:rsidP="007365D3">
      <w:pPr>
        <w:pStyle w:val="FigureCaption"/>
      </w:pPr>
      <w:r>
        <w:t>Project Ribbon – Team Planner Format tab.</w:t>
      </w:r>
      <w:r w:rsidR="007365D3">
        <w:t xml:space="preserve"> [12-14 Team Planner format </w:t>
      </w:r>
      <w:proofErr w:type="spellStart"/>
      <w:r w:rsidR="007365D3">
        <w:t>tab.tif</w:t>
      </w:r>
      <w:proofErr w:type="spellEnd"/>
      <w:r w:rsidR="007365D3">
        <w:t>]</w:t>
      </w:r>
    </w:p>
    <w:p w14:paraId="5119C761" w14:textId="77777777" w:rsidR="000E0402" w:rsidRDefault="000E0402" w:rsidP="000E0402">
      <w:r>
        <w:t xml:space="preserve">Any Gantt chart may have changes made which will enhance the message you are trying to convey. For example, you can add the baseline or slack to the Gantt view. Right clicking on a Gantt bar and selecting Format Bar will allow you to change the color of a specific bar to quickly highlight specific tasks, or perhaps you want to add text to specific bars to help you identify them. Any changes that are made to a view will be held in the view and will be remembered the next time the view is displayed in the file. </w:t>
      </w:r>
    </w:p>
    <w:p w14:paraId="6502BFE9" w14:textId="4DAD8CAE" w:rsidR="000E0402" w:rsidRDefault="007365D3" w:rsidP="007365D3">
      <w:pPr>
        <w:pStyle w:val="CalloutWarning"/>
      </w:pPr>
      <w:r w:rsidRPr="007365D3">
        <w:t xml:space="preserve">Any changes you make to one Gantt </w:t>
      </w:r>
      <w:proofErr w:type="gramStart"/>
      <w:r w:rsidRPr="007365D3">
        <w:t>Chart</w:t>
      </w:r>
      <w:proofErr w:type="gramEnd"/>
      <w:r w:rsidRPr="007365D3">
        <w:t xml:space="preserve"> view </w:t>
      </w:r>
      <w:r w:rsidR="006F3648">
        <w:t>do</w:t>
      </w:r>
      <w:r w:rsidR="006F3648" w:rsidRPr="007365D3">
        <w:t xml:space="preserve"> </w:t>
      </w:r>
      <w:r w:rsidRPr="007365D3">
        <w:t xml:space="preserve">not change the look of </w:t>
      </w:r>
      <w:r w:rsidR="0092728F">
        <w:t>other</w:t>
      </w:r>
      <w:r w:rsidR="0092728F" w:rsidRPr="007365D3">
        <w:t xml:space="preserve"> </w:t>
      </w:r>
      <w:r w:rsidRPr="007365D3">
        <w:t>Gantt Chart view</w:t>
      </w:r>
      <w:r w:rsidR="0092728F">
        <w:t>s</w:t>
      </w:r>
      <w:r w:rsidRPr="007365D3">
        <w:t xml:space="preserve">. For example, if you apply formatting to the Gantt </w:t>
      </w:r>
      <w:proofErr w:type="gramStart"/>
      <w:r w:rsidRPr="007365D3">
        <w:t>Chart</w:t>
      </w:r>
      <w:proofErr w:type="gramEnd"/>
      <w:r w:rsidRPr="007365D3">
        <w:t xml:space="preserve"> view, this will not carry over to the Detail Gantt view.</w:t>
      </w:r>
    </w:p>
    <w:p w14:paraId="35892829" w14:textId="77777777" w:rsidR="000E0402" w:rsidRDefault="000E0402" w:rsidP="004A25B0">
      <w:pPr>
        <w:pStyle w:val="Heading2"/>
      </w:pPr>
      <w:r>
        <w:t>Formatting Text Styles</w:t>
      </w:r>
    </w:p>
    <w:p w14:paraId="69D6708D" w14:textId="77777777" w:rsidR="000E0402" w:rsidRDefault="000E0402" w:rsidP="000E0402">
      <w:r>
        <w:t>You can use text styles to change the format of text for one cell in a table or apply a unique format to an entire category of information, such as all critical tasks or all Milestone tasks. You may also want to change text to be more readable or to look distinct to garner attention for certain tasks.</w:t>
      </w:r>
    </w:p>
    <w:p w14:paraId="62A8D23F" w14:textId="1117D720" w:rsidR="000E0402" w:rsidRDefault="004A25B0" w:rsidP="004A25B0">
      <w:pPr>
        <w:pStyle w:val="CalloutNote"/>
      </w:pPr>
      <w:r w:rsidRPr="004A25B0">
        <w:t>You can format the text the same way for any view.</w:t>
      </w:r>
    </w:p>
    <w:p w14:paraId="0196B2DA" w14:textId="5AA4A2A4" w:rsidR="000E0402" w:rsidRDefault="000E0402" w:rsidP="000E0402"/>
    <w:p w14:paraId="79005A5F" w14:textId="1DCA7D20" w:rsidR="004A25B0" w:rsidRDefault="004A25B0" w:rsidP="004A25B0">
      <w:pPr>
        <w:pStyle w:val="CalloutNote"/>
      </w:pPr>
      <w:r w:rsidRPr="004A25B0">
        <w:t>You can’t format fonts in the Calendar view, but you can format categories of text, so text will have distinct formatting for items such as all critical tasks or all summary tasks.</w:t>
      </w:r>
    </w:p>
    <w:p w14:paraId="0D580142" w14:textId="77777777" w:rsidR="000E0402" w:rsidRDefault="000E0402" w:rsidP="006E112A">
      <w:pPr>
        <w:pStyle w:val="Heading3"/>
      </w:pPr>
      <w:r>
        <w:lastRenderedPageBreak/>
        <w:t>Formatting Selected Text</w:t>
      </w:r>
    </w:p>
    <w:p w14:paraId="0434ECF7" w14:textId="77777777" w:rsidR="000E0402" w:rsidRDefault="000E0402" w:rsidP="000E0402">
      <w:r>
        <w:t>To format selected text:</w:t>
      </w:r>
    </w:p>
    <w:p w14:paraId="7D73703E" w14:textId="6A8A3283" w:rsidR="000E0402" w:rsidRDefault="000E0402" w:rsidP="00AC4873">
      <w:pPr>
        <w:pStyle w:val="OrderedList1"/>
      </w:pPr>
      <w:r>
        <w:t>Select the cell</w:t>
      </w:r>
      <w:r w:rsidR="006F3648">
        <w:t>(s)</w:t>
      </w:r>
      <w:r>
        <w:t xml:space="preserve"> containing text that you want to format.</w:t>
      </w:r>
    </w:p>
    <w:p w14:paraId="50A5FF09" w14:textId="682EC53C" w:rsidR="000E0402" w:rsidRDefault="000E0402" w:rsidP="00AC4873">
      <w:pPr>
        <w:pStyle w:val="OrderedList1"/>
      </w:pPr>
      <w:r>
        <w:t xml:space="preserve">In the Ribbon, </w:t>
      </w:r>
      <w:r w:rsidR="006F3648">
        <w:rPr>
          <w:rStyle w:val="UIInteraction"/>
        </w:rPr>
        <w:t>Task</w:t>
      </w:r>
      <w:r w:rsidR="006F3648">
        <w:t xml:space="preserve"> </w:t>
      </w:r>
      <w:r>
        <w:t xml:space="preserve">tab, </w:t>
      </w:r>
      <w:r w:rsidR="006F3648">
        <w:rPr>
          <w:rStyle w:val="UIInteraction"/>
        </w:rPr>
        <w:t>Font</w:t>
      </w:r>
      <w:r w:rsidR="006F3648">
        <w:t xml:space="preserve"> </w:t>
      </w:r>
      <w:r>
        <w:t xml:space="preserve">group, click on </w:t>
      </w:r>
      <w:r w:rsidR="00430704">
        <w:t xml:space="preserve">the desired options or click on the dialog box launcher to display </w:t>
      </w:r>
      <w:r w:rsidR="00430704" w:rsidRPr="00447192">
        <w:t xml:space="preserve">the </w:t>
      </w:r>
      <w:r w:rsidR="00430704" w:rsidRPr="00430704">
        <w:rPr>
          <w:rStyle w:val="UIInteraction"/>
        </w:rPr>
        <w:t>Font</w:t>
      </w:r>
      <w:r w:rsidR="00430704" w:rsidRPr="00447192">
        <w:t xml:space="preserve"> dialog box.</w:t>
      </w:r>
      <w:r w:rsidR="00430704">
        <w:rPr>
          <w:rStyle w:val="UIInteraction"/>
        </w:rPr>
        <w:t xml:space="preserve"> </w:t>
      </w:r>
    </w:p>
    <w:p w14:paraId="0B35CBC6" w14:textId="655188EE" w:rsidR="000E0402" w:rsidRDefault="006F2BAE" w:rsidP="000E0402">
      <w:commentRangeStart w:id="6"/>
      <w:del w:id="7" w:author="Jeff Jacobson" w:date="2014-06-02T11:28:00Z">
        <w:r w:rsidDel="00447192">
          <w:rPr>
            <w:noProof/>
          </w:rPr>
          <w:drawing>
            <wp:inline distT="0" distB="0" distL="0" distR="0" wp14:anchorId="7704EB0D" wp14:editId="03FEEF27">
              <wp:extent cx="4114800" cy="378480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4800" cy="3784808"/>
                      </a:xfrm>
                      <a:prstGeom prst="rect">
                        <a:avLst/>
                      </a:prstGeom>
                      <a:noFill/>
                      <a:ln>
                        <a:noFill/>
                      </a:ln>
                    </pic:spPr>
                  </pic:pic>
                </a:graphicData>
              </a:graphic>
            </wp:inline>
          </w:drawing>
        </w:r>
      </w:del>
      <w:commentRangeEnd w:id="6"/>
      <w:r w:rsidR="0089766D">
        <w:rPr>
          <w:rStyle w:val="CommentReference"/>
        </w:rPr>
        <w:commentReference w:id="6"/>
      </w:r>
    </w:p>
    <w:p w14:paraId="29D713B1" w14:textId="3E1EAA05" w:rsidR="000E0402" w:rsidRDefault="0089766D" w:rsidP="006F2BAE">
      <w:pPr>
        <w:pStyle w:val="FigureCaption"/>
      </w:pPr>
      <w:r>
        <w:t>Font Dialog Box</w:t>
      </w:r>
      <w:r w:rsidR="000E0402">
        <w:t>.</w:t>
      </w:r>
      <w:r w:rsidR="006F2BAE">
        <w:t xml:space="preserve"> [</w:t>
      </w:r>
      <w:r w:rsidR="00C82F0F">
        <w:t>Font</w:t>
      </w:r>
      <w:r w:rsidR="006F2BAE">
        <w:t xml:space="preserve"> dialog </w:t>
      </w:r>
      <w:proofErr w:type="spellStart"/>
      <w:r w:rsidR="006F2BAE">
        <w:t>box.tif</w:t>
      </w:r>
      <w:proofErr w:type="spellEnd"/>
      <w:r w:rsidR="006F2BAE">
        <w:t>]</w:t>
      </w:r>
    </w:p>
    <w:p w14:paraId="3B1B3FF3" w14:textId="77777777" w:rsidR="000E0402" w:rsidRDefault="000E0402" w:rsidP="00532506">
      <w:pPr>
        <w:pStyle w:val="OrderedList1"/>
      </w:pPr>
      <w:r>
        <w:t>From the three lists across the top of the dialog box you can select Font type, Font style and/or the Font Size. You can also select an Underline or Strikethrough check box and set the Font color, Background color and/or choose a Background pattern. A preview of your selection will appear in the sample area.</w:t>
      </w:r>
    </w:p>
    <w:p w14:paraId="1F710E2B" w14:textId="77777777" w:rsidR="000E0402" w:rsidRDefault="000E0402" w:rsidP="00532506">
      <w:pPr>
        <w:pStyle w:val="OrderedList1"/>
      </w:pPr>
      <w:r>
        <w:t xml:space="preserve">Click </w:t>
      </w:r>
      <w:r w:rsidRPr="00532506">
        <w:rPr>
          <w:rStyle w:val="UIInteraction"/>
        </w:rPr>
        <w:t>OK</w:t>
      </w:r>
      <w:r>
        <w:t xml:space="preserve"> to save changes.</w:t>
      </w:r>
    </w:p>
    <w:p w14:paraId="4F3946A3" w14:textId="77777777" w:rsidR="000E0402" w:rsidRDefault="000E0402" w:rsidP="00B77EAA">
      <w:pPr>
        <w:pStyle w:val="Heading3"/>
      </w:pPr>
      <w:r>
        <w:t>Formatting Categories of Text</w:t>
      </w:r>
    </w:p>
    <w:p w14:paraId="6357ABD6" w14:textId="77777777" w:rsidR="000E0402" w:rsidRDefault="000E0402" w:rsidP="000E0402">
      <w:r>
        <w:t>To format categories of text:</w:t>
      </w:r>
    </w:p>
    <w:p w14:paraId="35681BAA" w14:textId="77777777" w:rsidR="000E0402" w:rsidRDefault="000E0402" w:rsidP="00797CB3">
      <w:pPr>
        <w:pStyle w:val="OrderedList1"/>
        <w:numPr>
          <w:ilvl w:val="0"/>
          <w:numId w:val="30"/>
        </w:numPr>
      </w:pPr>
      <w:r>
        <w:lastRenderedPageBreak/>
        <w:t xml:space="preserve">In the Ribbon, </w:t>
      </w:r>
      <w:r w:rsidRPr="00797CB3">
        <w:rPr>
          <w:rStyle w:val="UIInteraction"/>
        </w:rPr>
        <w:t>Format</w:t>
      </w:r>
      <w:r>
        <w:t xml:space="preserve"> tab, </w:t>
      </w:r>
      <w:r w:rsidRPr="00797CB3">
        <w:rPr>
          <w:rStyle w:val="UIInteraction"/>
        </w:rPr>
        <w:t>Format</w:t>
      </w:r>
      <w:r>
        <w:t xml:space="preserve"> group click on </w:t>
      </w:r>
      <w:r w:rsidRPr="00797CB3">
        <w:rPr>
          <w:rStyle w:val="UIInteraction"/>
        </w:rPr>
        <w:t>Text Styles</w:t>
      </w:r>
      <w:r>
        <w:t>.</w:t>
      </w:r>
    </w:p>
    <w:p w14:paraId="75FA2A50" w14:textId="77777777" w:rsidR="000E0402" w:rsidRDefault="000E0402" w:rsidP="00797CB3">
      <w:pPr>
        <w:pStyle w:val="OrderedList1"/>
      </w:pPr>
      <w:r>
        <w:t xml:space="preserve">Click the drop-down arrow next to </w:t>
      </w:r>
      <w:r w:rsidRPr="00797CB3">
        <w:rPr>
          <w:rStyle w:val="UIInteraction"/>
        </w:rPr>
        <w:t>Item to Change:</w:t>
      </w:r>
      <w:r>
        <w:t xml:space="preserve"> select a category of text.</w:t>
      </w:r>
    </w:p>
    <w:p w14:paraId="19362BF0" w14:textId="36C71BE7" w:rsidR="000E0402" w:rsidRDefault="00740974" w:rsidP="000E0402">
      <w:r>
        <w:rPr>
          <w:noProof/>
        </w:rPr>
        <w:drawing>
          <wp:inline distT="0" distB="0" distL="0" distR="0" wp14:anchorId="7F46E2AB" wp14:editId="462D92A4">
            <wp:extent cx="4114800" cy="378480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4800" cy="3784808"/>
                    </a:xfrm>
                    <a:prstGeom prst="rect">
                      <a:avLst/>
                    </a:prstGeom>
                    <a:noFill/>
                    <a:ln>
                      <a:noFill/>
                    </a:ln>
                  </pic:spPr>
                </pic:pic>
              </a:graphicData>
            </a:graphic>
          </wp:inline>
        </w:drawing>
      </w:r>
    </w:p>
    <w:p w14:paraId="4E4046D1" w14:textId="35521491" w:rsidR="000E0402" w:rsidRDefault="000E0402" w:rsidP="00740974">
      <w:pPr>
        <w:pStyle w:val="FigureCaption"/>
      </w:pPr>
      <w:r>
        <w:t>Text Styles Dialog with Items to Change Menu.</w:t>
      </w:r>
      <w:r w:rsidR="00740974">
        <w:t xml:space="preserve"> [12-16 Text styles </w:t>
      </w:r>
      <w:proofErr w:type="spellStart"/>
      <w:r w:rsidR="00740974">
        <w:t>category.tif</w:t>
      </w:r>
      <w:proofErr w:type="spellEnd"/>
      <w:r w:rsidR="00740974">
        <w:t>]</w:t>
      </w:r>
    </w:p>
    <w:p w14:paraId="12E99559" w14:textId="77777777" w:rsidR="000E0402" w:rsidRDefault="000E0402" w:rsidP="00675E06">
      <w:pPr>
        <w:pStyle w:val="OrderedList1"/>
      </w:pPr>
      <w:r>
        <w:t>Select the settings that you want for the text, including font, font style, font size, color and script.</w:t>
      </w:r>
    </w:p>
    <w:p w14:paraId="26132D82" w14:textId="77777777" w:rsidR="000E0402" w:rsidRDefault="000E0402" w:rsidP="00675E06">
      <w:pPr>
        <w:pStyle w:val="OrderedList1"/>
      </w:pPr>
      <w:r>
        <w:t xml:space="preserve">Click </w:t>
      </w:r>
      <w:r w:rsidRPr="00675E06">
        <w:rPr>
          <w:rStyle w:val="UIInteraction"/>
        </w:rPr>
        <w:t>OK</w:t>
      </w:r>
      <w:r>
        <w:t xml:space="preserve"> to apply the formatting.</w:t>
      </w:r>
    </w:p>
    <w:p w14:paraId="48C59437" w14:textId="43CC65AC" w:rsidR="000E0402" w:rsidRDefault="0092316C" w:rsidP="0092316C">
      <w:pPr>
        <w:pStyle w:val="CalloutTip"/>
      </w:pPr>
      <w:r w:rsidRPr="0092316C">
        <w:t>Text Style formatting will only be applied to the view displayed when it is applied. It will not appear in other views. If the file is saved, the formatting will stay with the view.</w:t>
      </w:r>
    </w:p>
    <w:p w14:paraId="5ED3E077" w14:textId="77777777" w:rsidR="000E0402" w:rsidRDefault="000E0402" w:rsidP="00392079">
      <w:pPr>
        <w:pStyle w:val="Heading2"/>
      </w:pPr>
      <w:r>
        <w:t xml:space="preserve">Formatting the Gantt </w:t>
      </w:r>
      <w:proofErr w:type="gramStart"/>
      <w:r>
        <w:t>Chart</w:t>
      </w:r>
      <w:proofErr w:type="gramEnd"/>
    </w:p>
    <w:p w14:paraId="015710F2" w14:textId="2399C55F" w:rsidR="000E0402" w:rsidRDefault="000E0402" w:rsidP="000E0402">
      <w:r>
        <w:t>In addition to text styles you can format the task bars. You can make changes to the shape, color, and pattern, as well as style of the bar.</w:t>
      </w:r>
    </w:p>
    <w:p w14:paraId="0431D3FB" w14:textId="77777777" w:rsidR="000E0402" w:rsidRDefault="000E0402" w:rsidP="00392079">
      <w:pPr>
        <w:pStyle w:val="Heading3"/>
      </w:pPr>
      <w:r>
        <w:lastRenderedPageBreak/>
        <w:t>Changing the Gantt Bars Quickly Using a Style</w:t>
      </w:r>
    </w:p>
    <w:p w14:paraId="069E0347" w14:textId="77777777" w:rsidR="000E0402" w:rsidRDefault="000E0402" w:rsidP="000E0402">
      <w:r>
        <w:t xml:space="preserve">With a single click, you can apply a pre-defined style to all bars in a Gantt </w:t>
      </w:r>
      <w:proofErr w:type="gramStart"/>
      <w:r>
        <w:t>Chart</w:t>
      </w:r>
      <w:proofErr w:type="gramEnd"/>
      <w:r>
        <w:t xml:space="preserve"> view.</w:t>
      </w:r>
    </w:p>
    <w:p w14:paraId="76F07785" w14:textId="77777777" w:rsidR="000E0402" w:rsidRDefault="000E0402" w:rsidP="000E0402">
      <w:r>
        <w:t>To apply pre-defined styles to Gantt bars:</w:t>
      </w:r>
    </w:p>
    <w:p w14:paraId="02261EC5" w14:textId="77777777" w:rsidR="000E0402" w:rsidRDefault="000E0402" w:rsidP="00392079">
      <w:pPr>
        <w:pStyle w:val="OrderedList1"/>
        <w:numPr>
          <w:ilvl w:val="0"/>
          <w:numId w:val="31"/>
        </w:numPr>
      </w:pPr>
      <w:r>
        <w:t xml:space="preserve">Apply a Gantt </w:t>
      </w:r>
      <w:proofErr w:type="gramStart"/>
      <w:r>
        <w:t>Chart</w:t>
      </w:r>
      <w:proofErr w:type="gramEnd"/>
      <w:r>
        <w:t xml:space="preserve"> view.</w:t>
      </w:r>
    </w:p>
    <w:p w14:paraId="0B772796" w14:textId="77777777" w:rsidR="000E0402" w:rsidRDefault="000E0402" w:rsidP="00392079">
      <w:pPr>
        <w:pStyle w:val="OrderedList1"/>
      </w:pPr>
      <w:r>
        <w:t xml:space="preserve">In the </w:t>
      </w:r>
      <w:r w:rsidRPr="00392079">
        <w:rPr>
          <w:rStyle w:val="UIInteraction"/>
        </w:rPr>
        <w:t>Format</w:t>
      </w:r>
      <w:r>
        <w:t xml:space="preserve"> tab, </w:t>
      </w:r>
      <w:r w:rsidRPr="00392079">
        <w:rPr>
          <w:rStyle w:val="UIInteraction"/>
        </w:rPr>
        <w:t>Gantt Chart Style</w:t>
      </w:r>
      <w:r>
        <w:t xml:space="preserve"> group, click a style in the </w:t>
      </w:r>
      <w:r w:rsidRPr="00392079">
        <w:rPr>
          <w:rStyle w:val="UIInteraction"/>
        </w:rPr>
        <w:t>Gantt Chart Style</w:t>
      </w:r>
      <w:r>
        <w:t xml:space="preserve"> group.</w:t>
      </w:r>
    </w:p>
    <w:p w14:paraId="75366BED" w14:textId="79B8D210" w:rsidR="000E0402" w:rsidRDefault="00392079" w:rsidP="000E0402">
      <w:r>
        <w:rPr>
          <w:noProof/>
        </w:rPr>
        <w:drawing>
          <wp:inline distT="0" distB="0" distL="0" distR="0" wp14:anchorId="05E02753" wp14:editId="61F31377">
            <wp:extent cx="4114800" cy="142538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4800" cy="1425388"/>
                    </a:xfrm>
                    <a:prstGeom prst="rect">
                      <a:avLst/>
                    </a:prstGeom>
                    <a:noFill/>
                    <a:ln>
                      <a:noFill/>
                    </a:ln>
                  </pic:spPr>
                </pic:pic>
              </a:graphicData>
            </a:graphic>
          </wp:inline>
        </w:drawing>
      </w:r>
    </w:p>
    <w:p w14:paraId="43D74A0A" w14:textId="5AE2E1C5" w:rsidR="000E0402" w:rsidRDefault="000E0402" w:rsidP="00392079">
      <w:pPr>
        <w:pStyle w:val="FigureCaption"/>
      </w:pPr>
      <w:r>
        <w:t>Gantt Chart Styles Group.</w:t>
      </w:r>
      <w:r w:rsidR="00392079">
        <w:t xml:space="preserve"> [12-17 Gantt Chart Style </w:t>
      </w:r>
      <w:proofErr w:type="spellStart"/>
      <w:r w:rsidR="00392079">
        <w:t>group.tif</w:t>
      </w:r>
      <w:proofErr w:type="spellEnd"/>
      <w:r w:rsidR="00392079">
        <w:t>]</w:t>
      </w:r>
    </w:p>
    <w:p w14:paraId="35404237" w14:textId="77777777" w:rsidR="000E0402" w:rsidRDefault="000E0402" w:rsidP="003354E0">
      <w:pPr>
        <w:pStyle w:val="OrderedList1"/>
      </w:pPr>
      <w:r>
        <w:t>The style is instantly applied to all the bars in the view.</w:t>
      </w:r>
    </w:p>
    <w:p w14:paraId="7D3916FC" w14:textId="77777777" w:rsidR="000E0402" w:rsidRDefault="000E0402" w:rsidP="003354E0">
      <w:pPr>
        <w:pStyle w:val="Heading3"/>
      </w:pPr>
      <w:r>
        <w:t>Changing the Color, Shape, or Pattern of Gantt Bars</w:t>
      </w:r>
    </w:p>
    <w:p w14:paraId="1233CE0A" w14:textId="5275D5F1" w:rsidR="000E0402" w:rsidRDefault="000E0402" w:rsidP="000E0402">
      <w:r>
        <w:t xml:space="preserve">To call attention to task bars </w:t>
      </w:r>
      <w:r w:rsidR="00581A98">
        <w:t>i</w:t>
      </w:r>
      <w:r>
        <w:t xml:space="preserve">n Gantt </w:t>
      </w:r>
      <w:proofErr w:type="gramStart"/>
      <w:r>
        <w:t>Chart</w:t>
      </w:r>
      <w:proofErr w:type="gramEnd"/>
      <w:r>
        <w:t xml:space="preserve"> view, you can change </w:t>
      </w:r>
      <w:r w:rsidR="00CE66DE">
        <w:t xml:space="preserve">the </w:t>
      </w:r>
      <w:r>
        <w:t>color, shape, or pattern</w:t>
      </w:r>
      <w:r w:rsidR="00CE66DE">
        <w:t xml:space="preserve"> of individual task bars</w:t>
      </w:r>
      <w:r>
        <w:t xml:space="preserve"> to separate them from other </w:t>
      </w:r>
      <w:r w:rsidR="00A01F6C">
        <w:t>types of</w:t>
      </w:r>
      <w:r w:rsidR="009564E4">
        <w:t xml:space="preserve"> </w:t>
      </w:r>
      <w:r>
        <w:t>bars.</w:t>
      </w:r>
      <w:r w:rsidR="00CE66DE">
        <w:t xml:space="preserve"> This technique can be used to draw attention to task bars like milestones or summary tasks.</w:t>
      </w:r>
      <w:r>
        <w:t xml:space="preserve"> Making changes using the Bar Styles box will change only the </w:t>
      </w:r>
      <w:r w:rsidR="00A01F6C">
        <w:t xml:space="preserve">current </w:t>
      </w:r>
      <w:r>
        <w:t xml:space="preserve">view. All </w:t>
      </w:r>
      <w:r w:rsidR="00800288">
        <w:t xml:space="preserve">bars in the view such as </w:t>
      </w:r>
      <w:r>
        <w:t xml:space="preserve">Gantt bars, summaries or milestones will be </w:t>
      </w:r>
      <w:r w:rsidR="00CE66DE">
        <w:t>a</w:t>
      </w:r>
      <w:r>
        <w:t xml:space="preserve">ffected by this change. </w:t>
      </w:r>
    </w:p>
    <w:p w14:paraId="68741F49" w14:textId="18314549" w:rsidR="000E0402" w:rsidRDefault="000E0402" w:rsidP="000E0402">
      <w:r>
        <w:t xml:space="preserve">To format </w:t>
      </w:r>
      <w:r w:rsidR="00581A98">
        <w:t>categories of task bars</w:t>
      </w:r>
      <w:r>
        <w:t>:</w:t>
      </w:r>
    </w:p>
    <w:p w14:paraId="49E12290" w14:textId="0E808F58" w:rsidR="000E0402" w:rsidRDefault="000E0402" w:rsidP="00E1496E">
      <w:pPr>
        <w:pStyle w:val="OrderedList1"/>
        <w:numPr>
          <w:ilvl w:val="0"/>
          <w:numId w:val="32"/>
        </w:numPr>
      </w:pPr>
      <w:commentRangeStart w:id="8"/>
      <w:commentRangeStart w:id="9"/>
      <w:r>
        <w:t xml:space="preserve">Apply a Gantt </w:t>
      </w:r>
      <w:proofErr w:type="gramStart"/>
      <w:r>
        <w:t>Chart</w:t>
      </w:r>
      <w:proofErr w:type="gramEnd"/>
      <w:r>
        <w:t xml:space="preserve"> view.</w:t>
      </w:r>
      <w:commentRangeEnd w:id="8"/>
      <w:r w:rsidR="00E033EF">
        <w:rPr>
          <w:rStyle w:val="CommentReference"/>
        </w:rPr>
        <w:commentReference w:id="8"/>
      </w:r>
      <w:commentRangeEnd w:id="9"/>
      <w:r w:rsidR="007F7DF6">
        <w:rPr>
          <w:rStyle w:val="CommentReference"/>
        </w:rPr>
        <w:commentReference w:id="9"/>
      </w:r>
    </w:p>
    <w:p w14:paraId="5CF7CF7E" w14:textId="77777777" w:rsidR="000E0402" w:rsidRDefault="000E0402" w:rsidP="00E1496E">
      <w:pPr>
        <w:pStyle w:val="OrderedList1"/>
      </w:pPr>
      <w:r>
        <w:t xml:space="preserve">In the </w:t>
      </w:r>
      <w:r w:rsidRPr="00E1496E">
        <w:rPr>
          <w:rStyle w:val="UIInteraction"/>
        </w:rPr>
        <w:t>Format</w:t>
      </w:r>
      <w:r>
        <w:t xml:space="preserve"> tab </w:t>
      </w:r>
      <w:r w:rsidRPr="00E1496E">
        <w:rPr>
          <w:rStyle w:val="UIInteraction"/>
        </w:rPr>
        <w:t>Bar Styles</w:t>
      </w:r>
      <w:r>
        <w:t xml:space="preserve"> group, click the </w:t>
      </w:r>
      <w:r w:rsidRPr="00E1496E">
        <w:rPr>
          <w:rStyle w:val="UIInteraction"/>
        </w:rPr>
        <w:t>Format</w:t>
      </w:r>
      <w:r>
        <w:t xml:space="preserve"> drop-down arrow, and click </w:t>
      </w:r>
      <w:r w:rsidRPr="00E1496E">
        <w:rPr>
          <w:rStyle w:val="UIInteraction"/>
        </w:rPr>
        <w:t>Bar Styles</w:t>
      </w:r>
      <w:r>
        <w:t>.</w:t>
      </w:r>
    </w:p>
    <w:p w14:paraId="29E0052B" w14:textId="37603F35" w:rsidR="000E0402" w:rsidRDefault="00CE40CB" w:rsidP="00CE40CB">
      <w:pPr>
        <w:pStyle w:val="CalloutNote"/>
      </w:pPr>
      <w:r w:rsidRPr="00CE40CB">
        <w:t xml:space="preserve">You can also double click within the chart portion of Gantt </w:t>
      </w:r>
      <w:proofErr w:type="gramStart"/>
      <w:r w:rsidRPr="00CE40CB">
        <w:t>Chart</w:t>
      </w:r>
      <w:proofErr w:type="gramEnd"/>
      <w:r w:rsidRPr="00CE40CB">
        <w:t xml:space="preserve"> view, but not on individual bars, to open the Bar Styles dialog box.</w:t>
      </w:r>
    </w:p>
    <w:p w14:paraId="123307C8" w14:textId="77777777" w:rsidR="000E0402" w:rsidRDefault="000E0402" w:rsidP="00D030AC">
      <w:pPr>
        <w:pStyle w:val="OrderedList1"/>
      </w:pPr>
      <w:r>
        <w:lastRenderedPageBreak/>
        <w:t xml:space="preserve">In the </w:t>
      </w:r>
      <w:r w:rsidRPr="00D030AC">
        <w:rPr>
          <w:rStyle w:val="UIInteraction"/>
        </w:rPr>
        <w:t>Name</w:t>
      </w:r>
      <w:r>
        <w:t xml:space="preserve"> field, click the type of bar (such as Task or Progress) that you want to format.</w:t>
      </w:r>
    </w:p>
    <w:p w14:paraId="4ABE503C" w14:textId="77777777" w:rsidR="000E0402" w:rsidRDefault="000E0402" w:rsidP="00D030AC">
      <w:pPr>
        <w:pStyle w:val="OrderedList1"/>
      </w:pPr>
      <w:r>
        <w:t xml:space="preserve">Click the </w:t>
      </w:r>
      <w:r w:rsidRPr="00D030AC">
        <w:rPr>
          <w:rStyle w:val="UIInteraction"/>
        </w:rPr>
        <w:t>Bars</w:t>
      </w:r>
      <w:r>
        <w:t xml:space="preserve"> tab at the bottom of the box.</w:t>
      </w:r>
    </w:p>
    <w:p w14:paraId="0218D9B4" w14:textId="410B31A1" w:rsidR="000E0402" w:rsidRDefault="00531AEB" w:rsidP="000E0402">
      <w:r>
        <w:rPr>
          <w:noProof/>
        </w:rPr>
        <w:drawing>
          <wp:inline distT="0" distB="0" distL="0" distR="0" wp14:anchorId="4B2528A4" wp14:editId="63D53278">
            <wp:extent cx="4114800" cy="2966952"/>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4800" cy="2966952"/>
                    </a:xfrm>
                    <a:prstGeom prst="rect">
                      <a:avLst/>
                    </a:prstGeom>
                    <a:noFill/>
                    <a:ln>
                      <a:noFill/>
                    </a:ln>
                  </pic:spPr>
                </pic:pic>
              </a:graphicData>
            </a:graphic>
          </wp:inline>
        </w:drawing>
      </w:r>
    </w:p>
    <w:p w14:paraId="0E6481F2" w14:textId="22D4ED9D" w:rsidR="000E0402" w:rsidRDefault="000E0402" w:rsidP="00531AEB">
      <w:pPr>
        <w:pStyle w:val="FigureCaption"/>
      </w:pPr>
      <w:r>
        <w:t>Bar Styles Dialog.</w:t>
      </w:r>
      <w:r w:rsidR="00531AEB">
        <w:t xml:space="preserve"> [12-18 Bar styles dialog </w:t>
      </w:r>
      <w:proofErr w:type="spellStart"/>
      <w:r w:rsidR="00531AEB">
        <w:t>box.tif</w:t>
      </w:r>
      <w:proofErr w:type="spellEnd"/>
      <w:r w:rsidR="00531AEB">
        <w:t>]</w:t>
      </w:r>
    </w:p>
    <w:p w14:paraId="0D9D5F49" w14:textId="77777777" w:rsidR="009D4C68" w:rsidRDefault="000E0402" w:rsidP="00E4505B">
      <w:pPr>
        <w:pStyle w:val="OrderedList1"/>
      </w:pPr>
      <w:r>
        <w:t>Under Start, Middle, and End, click the shapes, types or patterns, and colors for the bar.</w:t>
      </w:r>
    </w:p>
    <w:p w14:paraId="7F87EB12" w14:textId="6AAF666E" w:rsidR="000E0402" w:rsidRDefault="00E4505B" w:rsidP="000E0402">
      <w:r>
        <w:rPr>
          <w:noProof/>
        </w:rPr>
        <w:drawing>
          <wp:inline distT="0" distB="0" distL="0" distR="0" wp14:anchorId="3FD88347" wp14:editId="27FFCF66">
            <wp:extent cx="4114800" cy="10504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4800" cy="1050445"/>
                    </a:xfrm>
                    <a:prstGeom prst="rect">
                      <a:avLst/>
                    </a:prstGeom>
                    <a:noFill/>
                    <a:ln>
                      <a:noFill/>
                    </a:ln>
                  </pic:spPr>
                </pic:pic>
              </a:graphicData>
            </a:graphic>
          </wp:inline>
        </w:drawing>
      </w:r>
    </w:p>
    <w:p w14:paraId="1C51FD70" w14:textId="5445B933" w:rsidR="000E0402" w:rsidRDefault="000E0402" w:rsidP="00E4505B">
      <w:pPr>
        <w:pStyle w:val="FigureCaption"/>
      </w:pPr>
      <w:r>
        <w:t>Bottom Pane of Bar Styles Dialog – Bars Tab Selected.</w:t>
      </w:r>
      <w:r w:rsidR="00E4505B">
        <w:t xml:space="preserve"> [12-19 Bottom pane of bar </w:t>
      </w:r>
      <w:proofErr w:type="spellStart"/>
      <w:r w:rsidR="00E4505B">
        <w:t>styles.tif</w:t>
      </w:r>
      <w:proofErr w:type="spellEnd"/>
      <w:r w:rsidR="00E4505B">
        <w:t>]</w:t>
      </w:r>
    </w:p>
    <w:p w14:paraId="3C11CACA" w14:textId="52BAC744" w:rsidR="004E1015" w:rsidRDefault="004E1015" w:rsidP="00884E59">
      <w:pPr>
        <w:pStyle w:val="OrderedList1"/>
      </w:pPr>
      <w:r>
        <w:t xml:space="preserve">Click </w:t>
      </w:r>
      <w:r w:rsidRPr="00884E59">
        <w:rPr>
          <w:rStyle w:val="UIInteraction"/>
        </w:rPr>
        <w:t>OK</w:t>
      </w:r>
      <w:r>
        <w:t xml:space="preserve"> to save changes. </w:t>
      </w:r>
    </w:p>
    <w:p w14:paraId="52B9C6F0" w14:textId="77777777" w:rsidR="004E1015" w:rsidRDefault="004E1015" w:rsidP="00A21DF0">
      <w:pPr>
        <w:pStyle w:val="CalloutNote"/>
      </w:pPr>
    </w:p>
    <w:p w14:paraId="10747ABF" w14:textId="7D7365C0" w:rsidR="000E0402" w:rsidRDefault="00A21DF0" w:rsidP="00A21DF0">
      <w:pPr>
        <w:pStyle w:val="CalloutNote"/>
      </w:pPr>
      <w:r w:rsidRPr="00A21DF0">
        <w:t xml:space="preserve">To highlight a single Gantt bar by changing its formatting, right click on the individual bar and select </w:t>
      </w:r>
      <w:r w:rsidR="00232F46" w:rsidRPr="009D4C68">
        <w:rPr>
          <w:rStyle w:val="UIInteraction"/>
        </w:rPr>
        <w:t>Format Bar</w:t>
      </w:r>
      <w:r w:rsidRPr="00A21DF0">
        <w:t>.</w:t>
      </w:r>
    </w:p>
    <w:p w14:paraId="5F95A8AF" w14:textId="77777777" w:rsidR="000E0402" w:rsidRDefault="000E0402" w:rsidP="00496FBE">
      <w:pPr>
        <w:pStyle w:val="Heading3"/>
      </w:pPr>
      <w:r>
        <w:lastRenderedPageBreak/>
        <w:t xml:space="preserve">Changing the Appearance of Link Lines </w:t>
      </w:r>
      <w:proofErr w:type="gramStart"/>
      <w:r>
        <w:t>Between</w:t>
      </w:r>
      <w:proofErr w:type="gramEnd"/>
      <w:r>
        <w:t xml:space="preserve"> Gantt Bars</w:t>
      </w:r>
    </w:p>
    <w:p w14:paraId="0B751D5D" w14:textId="77777777" w:rsidR="000E0402" w:rsidRDefault="000E0402" w:rsidP="000E0402">
      <w:r>
        <w:t xml:space="preserve">When you link tasks, Project displays link lines on a Gantt </w:t>
      </w:r>
      <w:proofErr w:type="gramStart"/>
      <w:r>
        <w:t>Chart</w:t>
      </w:r>
      <w:proofErr w:type="gramEnd"/>
      <w:r>
        <w:t xml:space="preserve"> view that show the dependency of the linked tasks.</w:t>
      </w:r>
    </w:p>
    <w:p w14:paraId="03411643" w14:textId="33A11A0D" w:rsidR="000E0402" w:rsidRDefault="000E0402" w:rsidP="00EF22D7">
      <w:pPr>
        <w:pStyle w:val="FigureCaption"/>
      </w:pPr>
      <w:r>
        <w:t>Link Line</w:t>
      </w:r>
      <w:r w:rsidR="00EF22D7">
        <w:t xml:space="preserve"> [11-24.png]</w:t>
      </w:r>
    </w:p>
    <w:p w14:paraId="72FFB9F1" w14:textId="77777777" w:rsidR="000E0402" w:rsidRDefault="000E0402" w:rsidP="000E0402">
      <w:r>
        <w:t>You can change the way link lines appear or hide the link lines.</w:t>
      </w:r>
    </w:p>
    <w:p w14:paraId="578D35D5" w14:textId="77777777" w:rsidR="000E0402" w:rsidRDefault="000E0402" w:rsidP="000E0402">
      <w:r>
        <w:t>To change the appearance of links between Gantt bars:</w:t>
      </w:r>
    </w:p>
    <w:p w14:paraId="5F5710B5" w14:textId="77777777" w:rsidR="000E0402" w:rsidRDefault="000E0402" w:rsidP="00FF774E">
      <w:pPr>
        <w:pStyle w:val="OrderedList1"/>
        <w:numPr>
          <w:ilvl w:val="0"/>
          <w:numId w:val="33"/>
        </w:numPr>
      </w:pPr>
      <w:r>
        <w:t xml:space="preserve">Apply a Gantt </w:t>
      </w:r>
      <w:proofErr w:type="gramStart"/>
      <w:r>
        <w:t>Chart</w:t>
      </w:r>
      <w:proofErr w:type="gramEnd"/>
      <w:r>
        <w:t xml:space="preserve"> view.</w:t>
      </w:r>
    </w:p>
    <w:p w14:paraId="2A28D1E9" w14:textId="77777777" w:rsidR="000E0402" w:rsidRDefault="000E0402" w:rsidP="00FF774E">
      <w:pPr>
        <w:pStyle w:val="OrderedList1"/>
      </w:pPr>
      <w:r>
        <w:t xml:space="preserve">In the </w:t>
      </w:r>
      <w:r w:rsidRPr="00FF774E">
        <w:rPr>
          <w:rStyle w:val="UIInteraction"/>
        </w:rPr>
        <w:t>Format</w:t>
      </w:r>
      <w:r>
        <w:t xml:space="preserve"> tab, </w:t>
      </w:r>
      <w:r w:rsidRPr="00FF774E">
        <w:rPr>
          <w:rStyle w:val="UIInteraction"/>
        </w:rPr>
        <w:t>Format</w:t>
      </w:r>
      <w:r>
        <w:t xml:space="preserve"> group, click </w:t>
      </w:r>
      <w:r w:rsidRPr="00FF774E">
        <w:rPr>
          <w:rStyle w:val="UIInteraction"/>
        </w:rPr>
        <w:t>Layout</w:t>
      </w:r>
      <w:r>
        <w:t>.</w:t>
      </w:r>
    </w:p>
    <w:p w14:paraId="7B09AF88" w14:textId="4D022088" w:rsidR="000E0402" w:rsidRDefault="00FF774E" w:rsidP="000E0402">
      <w:r>
        <w:rPr>
          <w:noProof/>
        </w:rPr>
        <w:drawing>
          <wp:inline distT="0" distB="0" distL="0" distR="0" wp14:anchorId="4E058ABE" wp14:editId="5E09CCCE">
            <wp:extent cx="4114800" cy="1845262"/>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4800" cy="1845262"/>
                    </a:xfrm>
                    <a:prstGeom prst="rect">
                      <a:avLst/>
                    </a:prstGeom>
                    <a:noFill/>
                    <a:ln>
                      <a:noFill/>
                    </a:ln>
                  </pic:spPr>
                </pic:pic>
              </a:graphicData>
            </a:graphic>
          </wp:inline>
        </w:drawing>
      </w:r>
    </w:p>
    <w:p w14:paraId="3D9FF715" w14:textId="408B35A5" w:rsidR="000E0402" w:rsidRDefault="000E0402" w:rsidP="00FF774E">
      <w:pPr>
        <w:pStyle w:val="FigureCaption"/>
      </w:pPr>
      <w:r>
        <w:t xml:space="preserve">Format Tab, Format Section, </w:t>
      </w:r>
      <w:proofErr w:type="gramStart"/>
      <w:r>
        <w:t>Layout</w:t>
      </w:r>
      <w:proofErr w:type="gramEnd"/>
      <w:r>
        <w:t xml:space="preserve"> button.</w:t>
      </w:r>
      <w:r w:rsidR="00FF774E">
        <w:t xml:space="preserve"> [12-25 Format ribbon Format </w:t>
      </w:r>
      <w:proofErr w:type="spellStart"/>
      <w:r w:rsidR="00FF774E">
        <w:t>section.tif</w:t>
      </w:r>
      <w:proofErr w:type="spellEnd"/>
      <w:r w:rsidR="00FF774E">
        <w:t>]</w:t>
      </w:r>
    </w:p>
    <w:p w14:paraId="3CD6B214" w14:textId="77777777" w:rsidR="000E0402" w:rsidRDefault="000E0402" w:rsidP="0058565B">
      <w:pPr>
        <w:pStyle w:val="OrderedList1"/>
      </w:pPr>
      <w:r>
        <w:t xml:space="preserve">Under </w:t>
      </w:r>
      <w:r w:rsidRPr="0058565B">
        <w:rPr>
          <w:rStyle w:val="UIInteraction"/>
        </w:rPr>
        <w:t>Links</w:t>
      </w:r>
      <w:r>
        <w:t>, click the type of link line that you want to use. If you choose the first type of link, then the link lines will not appear.</w:t>
      </w:r>
    </w:p>
    <w:p w14:paraId="137A6DC1" w14:textId="77777777" w:rsidR="000E0402" w:rsidRDefault="000E0402" w:rsidP="000E0402">
      <w:r>
        <w:t xml:space="preserve">Layout box options: </w:t>
      </w:r>
    </w:p>
    <w:p w14:paraId="5AD13956" w14:textId="77777777" w:rsidR="000E0402" w:rsidRDefault="000E0402" w:rsidP="009B7B2F">
      <w:pPr>
        <w:pStyle w:val="UnorderedList1"/>
      </w:pPr>
      <w:r w:rsidRPr="009B7B2F">
        <w:rPr>
          <w:rStyle w:val="Importantterm"/>
        </w:rPr>
        <w:t>Links</w:t>
      </w:r>
      <w:r>
        <w:t xml:space="preserve"> - used to change the look of the link lines or turn them off.</w:t>
      </w:r>
    </w:p>
    <w:p w14:paraId="2791893C" w14:textId="77777777" w:rsidR="000E0402" w:rsidRDefault="000E0402" w:rsidP="009B7B2F">
      <w:pPr>
        <w:pStyle w:val="UnorderedList1"/>
      </w:pPr>
      <w:r w:rsidRPr="009B7B2F">
        <w:rPr>
          <w:rStyle w:val="Importantterm"/>
        </w:rPr>
        <w:t>Date format</w:t>
      </w:r>
      <w:r>
        <w:t xml:space="preserve"> - used to change the date format on the Gantt chart and will not affect the date shown in the tables.</w:t>
      </w:r>
    </w:p>
    <w:p w14:paraId="154A9958" w14:textId="77777777" w:rsidR="000E0402" w:rsidRDefault="000E0402" w:rsidP="009B7B2F">
      <w:pPr>
        <w:pStyle w:val="UnorderedList1"/>
      </w:pPr>
      <w:r w:rsidRPr="009B7B2F">
        <w:rPr>
          <w:rStyle w:val="Importantterm"/>
        </w:rPr>
        <w:t>Bar Height</w:t>
      </w:r>
      <w:r>
        <w:t xml:space="preserve"> - used to adjust the Gantt bars.</w:t>
      </w:r>
    </w:p>
    <w:p w14:paraId="69E97093" w14:textId="77777777" w:rsidR="000E0402" w:rsidRDefault="000E0402" w:rsidP="009B7B2F">
      <w:pPr>
        <w:pStyle w:val="UnorderedList1"/>
      </w:pPr>
      <w:r w:rsidRPr="009B7B2F">
        <w:rPr>
          <w:rStyle w:val="Importantterm"/>
        </w:rPr>
        <w:t>Always roll up Gantt bars</w:t>
      </w:r>
      <w:r>
        <w:t xml:space="preserve"> – used to roll up the Gantt bars when the outline level is collapsed, roll up the Gantt bars (example of rolled up bars is shown below).</w:t>
      </w:r>
    </w:p>
    <w:p w14:paraId="3B90ACAA" w14:textId="77777777" w:rsidR="000E0402" w:rsidRDefault="000E0402" w:rsidP="009B7B2F">
      <w:pPr>
        <w:pStyle w:val="UnorderedList1"/>
      </w:pPr>
      <w:r w:rsidRPr="009B7B2F">
        <w:rPr>
          <w:rStyle w:val="Importantterm"/>
        </w:rPr>
        <w:lastRenderedPageBreak/>
        <w:t>Round bars to whole days</w:t>
      </w:r>
      <w:r>
        <w:t xml:space="preserve"> – used to make very short tasks more visible. </w:t>
      </w:r>
    </w:p>
    <w:p w14:paraId="383CD9DD" w14:textId="77777777" w:rsidR="000E0402" w:rsidRDefault="000E0402" w:rsidP="009B7B2F">
      <w:pPr>
        <w:pStyle w:val="UnorderedList1"/>
      </w:pPr>
      <w:r w:rsidRPr="009B7B2F">
        <w:rPr>
          <w:rStyle w:val="Importantterm"/>
        </w:rPr>
        <w:t>Show bar splits</w:t>
      </w:r>
      <w:r>
        <w:t xml:space="preserve"> - used when you have split tasks. Split tasks will also appear during tracking.</w:t>
      </w:r>
    </w:p>
    <w:p w14:paraId="117EC08A" w14:textId="77777777" w:rsidR="000E0402" w:rsidRDefault="000E0402" w:rsidP="006C52CB">
      <w:pPr>
        <w:pStyle w:val="UnorderedList1"/>
      </w:pPr>
      <w:r w:rsidRPr="006C52CB">
        <w:rPr>
          <w:rStyle w:val="Importantterm"/>
        </w:rPr>
        <w:t>Show drawings</w:t>
      </w:r>
      <w:r>
        <w:t xml:space="preserve"> – drawing tools are located on the Format tab. Text boxes and arrows may be drawn on Gantt charts. Use this option to hide the drawings when needed. </w:t>
      </w:r>
    </w:p>
    <w:p w14:paraId="46AD2C06" w14:textId="6AD9ADA0" w:rsidR="000E0402" w:rsidRDefault="009374F4" w:rsidP="000E0402">
      <w:r>
        <w:rPr>
          <w:noProof/>
        </w:rPr>
        <w:drawing>
          <wp:inline distT="0" distB="0" distL="0" distR="0" wp14:anchorId="6142CB43" wp14:editId="588E6C32">
            <wp:extent cx="3867150" cy="4733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7150" cy="4733925"/>
                    </a:xfrm>
                    <a:prstGeom prst="rect">
                      <a:avLst/>
                    </a:prstGeom>
                    <a:noFill/>
                    <a:ln>
                      <a:noFill/>
                    </a:ln>
                  </pic:spPr>
                </pic:pic>
              </a:graphicData>
            </a:graphic>
          </wp:inline>
        </w:drawing>
      </w:r>
    </w:p>
    <w:p w14:paraId="7C7EBD5D" w14:textId="20BEF545" w:rsidR="000E0402" w:rsidRDefault="000E0402" w:rsidP="009374F4">
      <w:pPr>
        <w:pStyle w:val="FigureCaption"/>
      </w:pPr>
      <w:r>
        <w:t>Layout Dialog Box.</w:t>
      </w:r>
      <w:r w:rsidR="009374F4">
        <w:t xml:space="preserve"> [12-26 Layout </w:t>
      </w:r>
      <w:proofErr w:type="spellStart"/>
      <w:r w:rsidR="009374F4">
        <w:t>box.tif</w:t>
      </w:r>
      <w:proofErr w:type="spellEnd"/>
      <w:r w:rsidR="009374F4">
        <w:t>]</w:t>
      </w:r>
    </w:p>
    <w:p w14:paraId="25339B2A" w14:textId="77777777" w:rsidR="000E0402" w:rsidRDefault="000E0402" w:rsidP="00C50190">
      <w:pPr>
        <w:pStyle w:val="Heading1"/>
      </w:pPr>
      <w:r>
        <w:lastRenderedPageBreak/>
        <w:t>Reporting</w:t>
      </w:r>
    </w:p>
    <w:p w14:paraId="47D44FD5" w14:textId="77777777" w:rsidR="000E0402" w:rsidRDefault="000E0402" w:rsidP="000E0402">
      <w:r>
        <w:t xml:space="preserve">Communication is an essential part of project management.  Project 2013 provides an </w:t>
      </w:r>
      <w:proofErr w:type="spellStart"/>
      <w:r>
        <w:t>abun</w:t>
      </w:r>
      <w:proofErr w:type="spellEnd"/>
      <w:r>
        <w:t xml:space="preserve">-dance of textural and graphic reporting options to fulfill the communication requirements needed to help you manage your projects and communicate status to stakeholders.  </w:t>
      </w:r>
    </w:p>
    <w:p w14:paraId="37077359" w14:textId="77777777" w:rsidR="000E0402" w:rsidRDefault="000E0402" w:rsidP="000E0402">
      <w:r>
        <w:t xml:space="preserve">In this lesson we will discuss: </w:t>
      </w:r>
    </w:p>
    <w:p w14:paraId="33E0F66C" w14:textId="77777777" w:rsidR="000E0402" w:rsidRDefault="000E0402" w:rsidP="00C50190">
      <w:pPr>
        <w:pStyle w:val="UnorderedList1"/>
      </w:pPr>
      <w:r>
        <w:t>Visual reports</w:t>
      </w:r>
    </w:p>
    <w:p w14:paraId="585A65F3" w14:textId="77777777" w:rsidR="000E0402" w:rsidRDefault="000E0402" w:rsidP="00C50190">
      <w:pPr>
        <w:pStyle w:val="UnorderedList1"/>
      </w:pPr>
      <w:r>
        <w:t>Dashboard reports</w:t>
      </w:r>
    </w:p>
    <w:p w14:paraId="1F05F784" w14:textId="77777777" w:rsidR="000E0402" w:rsidRDefault="000E0402" w:rsidP="00C50190">
      <w:pPr>
        <w:pStyle w:val="UnorderedList1"/>
      </w:pPr>
      <w:r>
        <w:t>Timeline report</w:t>
      </w:r>
    </w:p>
    <w:p w14:paraId="42F54D6F" w14:textId="77777777" w:rsidR="000E0402" w:rsidRDefault="000E0402" w:rsidP="00AA2F47">
      <w:pPr>
        <w:pStyle w:val="Heading2"/>
      </w:pPr>
      <w:r>
        <w:t>Visual Reports</w:t>
      </w:r>
    </w:p>
    <w:p w14:paraId="57A863EE" w14:textId="77777777" w:rsidR="000E0402" w:rsidRDefault="000E0402" w:rsidP="000E0402">
      <w:r>
        <w:t xml:space="preserve">Visual reports are graphical type reports that are available in Project 2013. These reports are defined using a template in Project 2013 and use either a Visio </w:t>
      </w:r>
      <w:proofErr w:type="spellStart"/>
      <w:r>
        <w:t>PivotDiagram</w:t>
      </w:r>
      <w:proofErr w:type="spellEnd"/>
      <w:r>
        <w:t xml:space="preserve"> or Excel PivotTable technology to generate the final report. Once a report is generated, changes and fine-tuning of the report can be performed through Visio or Excel.</w:t>
      </w:r>
    </w:p>
    <w:p w14:paraId="720E7BAC" w14:textId="77777777" w:rsidR="000E0402" w:rsidRDefault="000E0402" w:rsidP="000E0402">
      <w:r>
        <w:t>Since Visual Reports use Pivot table technology, knowledge of Pivot tables is helpful for the project manager to gain the greatest benefit from these reports.</w:t>
      </w:r>
    </w:p>
    <w:p w14:paraId="30AB6A00" w14:textId="77777777" w:rsidR="000E0402" w:rsidRDefault="000E0402" w:rsidP="000E0402">
      <w:r>
        <w:t>In this lesson we will discuss:</w:t>
      </w:r>
    </w:p>
    <w:p w14:paraId="3B0E46DC" w14:textId="77777777" w:rsidR="000E0402" w:rsidRDefault="000E0402" w:rsidP="00AA2F47">
      <w:pPr>
        <w:pStyle w:val="UnorderedList1"/>
      </w:pPr>
      <w:r>
        <w:t>Overview of Visual Reports</w:t>
      </w:r>
    </w:p>
    <w:p w14:paraId="2DC13CFD" w14:textId="77777777" w:rsidR="000E0402" w:rsidRDefault="000E0402" w:rsidP="00AA2F47">
      <w:pPr>
        <w:pStyle w:val="UnorderedList1"/>
      </w:pPr>
      <w:r>
        <w:t>The Anatomy of Pivot Tables</w:t>
      </w:r>
    </w:p>
    <w:p w14:paraId="694D924B" w14:textId="77777777" w:rsidR="000E0402" w:rsidRDefault="000E0402" w:rsidP="00AA2F47">
      <w:pPr>
        <w:pStyle w:val="UnorderedList1"/>
      </w:pPr>
      <w:r>
        <w:t>Viewing a Visual Report</w:t>
      </w:r>
    </w:p>
    <w:p w14:paraId="5FF24606" w14:textId="77777777" w:rsidR="000E0402" w:rsidRDefault="000E0402" w:rsidP="00AA2F47">
      <w:pPr>
        <w:pStyle w:val="UnorderedList1"/>
      </w:pPr>
      <w:r>
        <w:t>Creating a Visual Report template</w:t>
      </w:r>
    </w:p>
    <w:p w14:paraId="6C753AE7" w14:textId="77777777" w:rsidR="000E0402" w:rsidRDefault="000E0402" w:rsidP="00AA2F47">
      <w:pPr>
        <w:pStyle w:val="Heading3"/>
      </w:pPr>
      <w:r>
        <w:t>Overview of Visual Reports</w:t>
      </w:r>
    </w:p>
    <w:p w14:paraId="6861B13E" w14:textId="77777777" w:rsidR="000E0402" w:rsidRDefault="000E0402" w:rsidP="000E0402">
      <w:r>
        <w:t xml:space="preserve">Visual Reports are reports based on dimensions and measures that produce graphs using Pivot Tables. Pivot Tables will be discussed in the next lesson. When a Visual Report is run, an On-line Analytical Processing (OLAP) cube of data is built based on the metrics stated in </w:t>
      </w:r>
      <w:r>
        <w:lastRenderedPageBreak/>
        <w:t>the specifications for the Visual Report. After the cube is built, Project 2013 connects to either Visio or Excel to display the report. If an Excel-based report is selected, the report will be based on Pivot Tables. If a Visio-based report is selected, a Visio Pivot Diagram will be produced.</w:t>
      </w:r>
    </w:p>
    <w:p w14:paraId="06D984FF" w14:textId="77777777" w:rsidR="000E0402" w:rsidRDefault="000E0402" w:rsidP="000E0402">
      <w:r>
        <w:t>Once a report is generated, it can be manipulated as a Pivot Table and tailored to fit your needs. Types of manipulations include expanding and contracting outline levels, changing field values, selecting options, adding totals and changing the appearance of graphs. After the Visual Reports are generated, they can be saved or published to a reporting website.</w:t>
      </w:r>
    </w:p>
    <w:p w14:paraId="61CFEC92" w14:textId="77777777" w:rsidR="000E0402" w:rsidRDefault="000E0402" w:rsidP="000E0402">
      <w:r>
        <w:t xml:space="preserve">Project 2013 provides multiple Visual Report definition templates found in the Visual Reports - Create Report dialog box. Options are available to filter the Excel templates from the Visio tem-plates. All templates are contained in the </w:t>
      </w:r>
      <w:proofErr w:type="gramStart"/>
      <w:r>
        <w:t>All</w:t>
      </w:r>
      <w:proofErr w:type="gramEnd"/>
      <w:r>
        <w:t xml:space="preserve"> tab within the dialog box.</w:t>
      </w:r>
    </w:p>
    <w:p w14:paraId="00B39740" w14:textId="77777777" w:rsidR="000E0402" w:rsidRDefault="000E0402" w:rsidP="000E0402">
      <w:r>
        <w:t>Sub tabs are provided for various report categories, and contain the following report options:</w:t>
      </w:r>
    </w:p>
    <w:p w14:paraId="04BE2F8C" w14:textId="77777777" w:rsidR="000E0402" w:rsidRDefault="000E0402" w:rsidP="00FF0BFF">
      <w:pPr>
        <w:pStyle w:val="TableTitle"/>
      </w:pPr>
      <w:r>
        <w:t>Task Summary Tab</w:t>
      </w:r>
    </w:p>
    <w:tbl>
      <w:tblPr>
        <w:tblStyle w:val="2ColumnTable"/>
        <w:tblW w:w="0" w:type="auto"/>
        <w:tblLook w:val="04A0" w:firstRow="1" w:lastRow="0" w:firstColumn="1" w:lastColumn="0" w:noHBand="0" w:noVBand="1"/>
      </w:tblPr>
      <w:tblGrid>
        <w:gridCol w:w="2232"/>
        <w:gridCol w:w="2232"/>
        <w:gridCol w:w="2232"/>
      </w:tblGrid>
      <w:tr w:rsidR="00FF0BFF" w:rsidRPr="00FF0BFF" w14:paraId="5A3C4DC2" w14:textId="77777777" w:rsidTr="00FF0B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dxa"/>
          </w:tcPr>
          <w:p w14:paraId="50E736E1" w14:textId="77777777" w:rsidR="00FF0BFF" w:rsidRPr="00FF0BFF" w:rsidRDefault="00FF0BFF" w:rsidP="009424EB">
            <w:r w:rsidRPr="00FF0BFF">
              <w:t>Report</w:t>
            </w:r>
          </w:p>
        </w:tc>
        <w:tc>
          <w:tcPr>
            <w:tcW w:w="2232" w:type="dxa"/>
          </w:tcPr>
          <w:p w14:paraId="513142FC" w14:textId="77777777" w:rsidR="00FF0BFF" w:rsidRPr="00FF0BFF" w:rsidRDefault="00FF0BFF" w:rsidP="009424EB">
            <w:pPr>
              <w:cnfStyle w:val="100000000000" w:firstRow="1" w:lastRow="0" w:firstColumn="0" w:lastColumn="0" w:oddVBand="0" w:evenVBand="0" w:oddHBand="0" w:evenHBand="0" w:firstRowFirstColumn="0" w:firstRowLastColumn="0" w:lastRowFirstColumn="0" w:lastRowLastColumn="0"/>
            </w:pPr>
            <w:r w:rsidRPr="00FF0BFF">
              <w:t>Content</w:t>
            </w:r>
          </w:p>
        </w:tc>
        <w:tc>
          <w:tcPr>
            <w:tcW w:w="2232" w:type="dxa"/>
          </w:tcPr>
          <w:p w14:paraId="69E390F1" w14:textId="77777777" w:rsidR="00FF0BFF" w:rsidRPr="00FF0BFF" w:rsidRDefault="00FF0BFF" w:rsidP="009424EB">
            <w:pPr>
              <w:cnfStyle w:val="100000000000" w:firstRow="1" w:lastRow="0" w:firstColumn="0" w:lastColumn="0" w:oddVBand="0" w:evenVBand="0" w:oddHBand="0" w:evenHBand="0" w:firstRowFirstColumn="0" w:firstRowLastColumn="0" w:lastRowFirstColumn="0" w:lastRowLastColumn="0"/>
            </w:pPr>
            <w:r w:rsidRPr="00FF0BFF">
              <w:t>Excel or Visio</w:t>
            </w:r>
          </w:p>
        </w:tc>
      </w:tr>
      <w:tr w:rsidR="00FF0BFF" w:rsidRPr="00FF0BFF" w14:paraId="3E2B55B4" w14:textId="77777777" w:rsidTr="00FF0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dxa"/>
          </w:tcPr>
          <w:p w14:paraId="567FEE02" w14:textId="77777777" w:rsidR="00FF0BFF" w:rsidRPr="00FF0BFF" w:rsidRDefault="00FF0BFF" w:rsidP="009424EB">
            <w:r w:rsidRPr="00FF0BFF">
              <w:t>Critical Tasks status report (Metric)</w:t>
            </w:r>
          </w:p>
        </w:tc>
        <w:tc>
          <w:tcPr>
            <w:tcW w:w="2232" w:type="dxa"/>
          </w:tcPr>
          <w:p w14:paraId="04DA971A" w14:textId="77777777" w:rsidR="00FF0BFF" w:rsidRPr="00FF0BFF" w:rsidRDefault="00FF0BFF" w:rsidP="009424EB">
            <w:pPr>
              <w:cnfStyle w:val="000000100000" w:firstRow="0" w:lastRow="0" w:firstColumn="0" w:lastColumn="0" w:oddVBand="0" w:evenVBand="0" w:oddHBand="1" w:evenHBand="0" w:firstRowFirstColumn="0" w:firstRowLastColumn="0" w:lastRowFirstColumn="0" w:lastRowLastColumn="0"/>
            </w:pPr>
            <w:r w:rsidRPr="00FF0BFF">
              <w:t>Work and Work remaining for critical and non-critical tasks.</w:t>
            </w:r>
          </w:p>
        </w:tc>
        <w:tc>
          <w:tcPr>
            <w:tcW w:w="2232" w:type="dxa"/>
          </w:tcPr>
          <w:p w14:paraId="50E361CA" w14:textId="77777777" w:rsidR="00FF0BFF" w:rsidRPr="00FF0BFF" w:rsidRDefault="00FF0BFF" w:rsidP="009424EB">
            <w:pPr>
              <w:cnfStyle w:val="000000100000" w:firstRow="0" w:lastRow="0" w:firstColumn="0" w:lastColumn="0" w:oddVBand="0" w:evenVBand="0" w:oddHBand="1" w:evenHBand="0" w:firstRowFirstColumn="0" w:firstRowLastColumn="0" w:lastRowFirstColumn="0" w:lastRowLastColumn="0"/>
            </w:pPr>
            <w:r w:rsidRPr="00FF0BFF">
              <w:t>Visio</w:t>
            </w:r>
          </w:p>
        </w:tc>
      </w:tr>
      <w:tr w:rsidR="00FF0BFF" w:rsidRPr="00FF0BFF" w14:paraId="0ECC5722" w14:textId="77777777" w:rsidTr="00FF0BFF">
        <w:tc>
          <w:tcPr>
            <w:cnfStyle w:val="001000000000" w:firstRow="0" w:lastRow="0" w:firstColumn="1" w:lastColumn="0" w:oddVBand="0" w:evenVBand="0" w:oddHBand="0" w:evenHBand="0" w:firstRowFirstColumn="0" w:firstRowLastColumn="0" w:lastRowFirstColumn="0" w:lastRowLastColumn="0"/>
            <w:tcW w:w="2232" w:type="dxa"/>
          </w:tcPr>
          <w:p w14:paraId="1F83B3A2" w14:textId="77777777" w:rsidR="00FF0BFF" w:rsidRPr="00FF0BFF" w:rsidRDefault="00FF0BFF" w:rsidP="009424EB">
            <w:r w:rsidRPr="00FF0BFF">
              <w:t>Critical Tasks status report (US)</w:t>
            </w:r>
          </w:p>
        </w:tc>
        <w:tc>
          <w:tcPr>
            <w:tcW w:w="2232" w:type="dxa"/>
          </w:tcPr>
          <w:p w14:paraId="1A8F0E25" w14:textId="77777777" w:rsidR="00FF0BFF" w:rsidRPr="00FF0BFF" w:rsidRDefault="00FF0BFF" w:rsidP="009424EB">
            <w:pPr>
              <w:cnfStyle w:val="000000000000" w:firstRow="0" w:lastRow="0" w:firstColumn="0" w:lastColumn="0" w:oddVBand="0" w:evenVBand="0" w:oddHBand="0" w:evenHBand="0" w:firstRowFirstColumn="0" w:firstRowLastColumn="0" w:lastRowFirstColumn="0" w:lastRowLastColumn="0"/>
            </w:pPr>
            <w:r w:rsidRPr="00FF0BFF">
              <w:t>Work and Work remaining for critical and non-critical tasks.</w:t>
            </w:r>
          </w:p>
        </w:tc>
        <w:tc>
          <w:tcPr>
            <w:tcW w:w="2232" w:type="dxa"/>
          </w:tcPr>
          <w:p w14:paraId="7D1E4F12" w14:textId="77777777" w:rsidR="00FF0BFF" w:rsidRPr="00FF0BFF" w:rsidRDefault="00FF0BFF" w:rsidP="009424EB">
            <w:pPr>
              <w:cnfStyle w:val="000000000000" w:firstRow="0" w:lastRow="0" w:firstColumn="0" w:lastColumn="0" w:oddVBand="0" w:evenVBand="0" w:oddHBand="0" w:evenHBand="0" w:firstRowFirstColumn="0" w:firstRowLastColumn="0" w:lastRowFirstColumn="0" w:lastRowLastColumn="0"/>
            </w:pPr>
            <w:r w:rsidRPr="00FF0BFF">
              <w:t>Visio</w:t>
            </w:r>
          </w:p>
        </w:tc>
      </w:tr>
    </w:tbl>
    <w:p w14:paraId="0A1BCE1C" w14:textId="77777777" w:rsidR="000E0402" w:rsidRDefault="000E0402" w:rsidP="00FF0BFF">
      <w:pPr>
        <w:pStyle w:val="TableTitle"/>
      </w:pPr>
      <w:r>
        <w:t>Resource Summary Tab</w:t>
      </w:r>
    </w:p>
    <w:tbl>
      <w:tblPr>
        <w:tblStyle w:val="2ColumnTable"/>
        <w:tblW w:w="0" w:type="auto"/>
        <w:tblLook w:val="04A0" w:firstRow="1" w:lastRow="0" w:firstColumn="1" w:lastColumn="0" w:noHBand="0" w:noVBand="1"/>
      </w:tblPr>
      <w:tblGrid>
        <w:gridCol w:w="2232"/>
        <w:gridCol w:w="2232"/>
        <w:gridCol w:w="2232"/>
      </w:tblGrid>
      <w:tr w:rsidR="00FF0BFF" w:rsidRPr="00FF0BFF" w14:paraId="0B5ADDB6" w14:textId="77777777" w:rsidTr="00FF0B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dxa"/>
          </w:tcPr>
          <w:p w14:paraId="6A8F9704" w14:textId="77777777" w:rsidR="00FF0BFF" w:rsidRPr="00FF0BFF" w:rsidRDefault="00FF0BFF" w:rsidP="009424EB">
            <w:r w:rsidRPr="00FF0BFF">
              <w:t>Report</w:t>
            </w:r>
          </w:p>
        </w:tc>
        <w:tc>
          <w:tcPr>
            <w:tcW w:w="2232" w:type="dxa"/>
          </w:tcPr>
          <w:p w14:paraId="21A16393" w14:textId="77777777" w:rsidR="00FF0BFF" w:rsidRPr="00FF0BFF" w:rsidRDefault="00FF0BFF" w:rsidP="009424EB">
            <w:pPr>
              <w:cnfStyle w:val="100000000000" w:firstRow="1" w:lastRow="0" w:firstColumn="0" w:lastColumn="0" w:oddVBand="0" w:evenVBand="0" w:oddHBand="0" w:evenHBand="0" w:firstRowFirstColumn="0" w:firstRowLastColumn="0" w:lastRowFirstColumn="0" w:lastRowLastColumn="0"/>
            </w:pPr>
            <w:r w:rsidRPr="00FF0BFF">
              <w:t>Content</w:t>
            </w:r>
          </w:p>
        </w:tc>
        <w:tc>
          <w:tcPr>
            <w:tcW w:w="2232" w:type="dxa"/>
          </w:tcPr>
          <w:p w14:paraId="4775C030" w14:textId="77777777" w:rsidR="00FF0BFF" w:rsidRPr="00FF0BFF" w:rsidRDefault="00FF0BFF" w:rsidP="009424EB">
            <w:pPr>
              <w:cnfStyle w:val="100000000000" w:firstRow="1" w:lastRow="0" w:firstColumn="0" w:lastColumn="0" w:oddVBand="0" w:evenVBand="0" w:oddHBand="0" w:evenHBand="0" w:firstRowFirstColumn="0" w:firstRowLastColumn="0" w:lastRowFirstColumn="0" w:lastRowLastColumn="0"/>
            </w:pPr>
            <w:r w:rsidRPr="00FF0BFF">
              <w:t>Excel or Visio</w:t>
            </w:r>
          </w:p>
        </w:tc>
      </w:tr>
      <w:tr w:rsidR="00FF0BFF" w:rsidRPr="00FF0BFF" w14:paraId="002CC971" w14:textId="77777777" w:rsidTr="00FF0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dxa"/>
          </w:tcPr>
          <w:p w14:paraId="37F854A7" w14:textId="77777777" w:rsidR="00FF0BFF" w:rsidRPr="00FF0BFF" w:rsidRDefault="00FF0BFF" w:rsidP="009424EB">
            <w:r w:rsidRPr="00FF0BFF">
              <w:t>Resource remaining work report</w:t>
            </w:r>
          </w:p>
        </w:tc>
        <w:tc>
          <w:tcPr>
            <w:tcW w:w="2232" w:type="dxa"/>
          </w:tcPr>
          <w:p w14:paraId="4CD453B9" w14:textId="77777777" w:rsidR="00FF0BFF" w:rsidRPr="00FF0BFF" w:rsidRDefault="00FF0BFF" w:rsidP="009424EB">
            <w:pPr>
              <w:cnfStyle w:val="000000100000" w:firstRow="0" w:lastRow="0" w:firstColumn="0" w:lastColumn="0" w:oddVBand="0" w:evenVBand="0" w:oddHBand="1" w:evenHBand="0" w:firstRowFirstColumn="0" w:firstRowLastColumn="0" w:lastRowFirstColumn="0" w:lastRowLastColumn="0"/>
            </w:pPr>
            <w:r w:rsidRPr="00FF0BFF">
              <w:t>Work, Remaining Work, total Work for work resources.</w:t>
            </w:r>
          </w:p>
        </w:tc>
        <w:tc>
          <w:tcPr>
            <w:tcW w:w="2232" w:type="dxa"/>
          </w:tcPr>
          <w:p w14:paraId="089CBDDF" w14:textId="77777777" w:rsidR="00FF0BFF" w:rsidRPr="00FF0BFF" w:rsidRDefault="00FF0BFF" w:rsidP="009424EB">
            <w:pPr>
              <w:cnfStyle w:val="000000100000" w:firstRow="0" w:lastRow="0" w:firstColumn="0" w:lastColumn="0" w:oddVBand="0" w:evenVBand="0" w:oddHBand="1" w:evenHBand="0" w:firstRowFirstColumn="0" w:firstRowLastColumn="0" w:lastRowFirstColumn="0" w:lastRowLastColumn="0"/>
            </w:pPr>
            <w:r w:rsidRPr="00FF0BFF">
              <w:t>Excel</w:t>
            </w:r>
          </w:p>
        </w:tc>
      </w:tr>
    </w:tbl>
    <w:p w14:paraId="588B6E28" w14:textId="77777777" w:rsidR="000E0402" w:rsidRDefault="000E0402" w:rsidP="00FF0BFF">
      <w:pPr>
        <w:pStyle w:val="TableTitle"/>
      </w:pPr>
      <w:r>
        <w:lastRenderedPageBreak/>
        <w:t>Assignment Summary Tab</w:t>
      </w:r>
    </w:p>
    <w:tbl>
      <w:tblPr>
        <w:tblStyle w:val="2ColumnTable"/>
        <w:tblW w:w="0" w:type="auto"/>
        <w:tblLook w:val="04A0" w:firstRow="1" w:lastRow="0" w:firstColumn="1" w:lastColumn="0" w:noHBand="0" w:noVBand="1"/>
      </w:tblPr>
      <w:tblGrid>
        <w:gridCol w:w="2232"/>
        <w:gridCol w:w="2232"/>
        <w:gridCol w:w="2232"/>
      </w:tblGrid>
      <w:tr w:rsidR="00FF0BFF" w:rsidRPr="00FF0BFF" w14:paraId="0AA06512" w14:textId="77777777" w:rsidTr="00FF0B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dxa"/>
          </w:tcPr>
          <w:p w14:paraId="4C78BD4E" w14:textId="77777777" w:rsidR="00FF0BFF" w:rsidRPr="00FF0BFF" w:rsidRDefault="00FF0BFF" w:rsidP="009424EB">
            <w:r w:rsidRPr="00FF0BFF">
              <w:t>Report</w:t>
            </w:r>
          </w:p>
        </w:tc>
        <w:tc>
          <w:tcPr>
            <w:tcW w:w="2232" w:type="dxa"/>
          </w:tcPr>
          <w:p w14:paraId="4F0336B2" w14:textId="77777777" w:rsidR="00FF0BFF" w:rsidRPr="00FF0BFF" w:rsidRDefault="00FF0BFF" w:rsidP="009424EB">
            <w:pPr>
              <w:cnfStyle w:val="100000000000" w:firstRow="1" w:lastRow="0" w:firstColumn="0" w:lastColumn="0" w:oddVBand="0" w:evenVBand="0" w:oddHBand="0" w:evenHBand="0" w:firstRowFirstColumn="0" w:firstRowLastColumn="0" w:lastRowFirstColumn="0" w:lastRowLastColumn="0"/>
            </w:pPr>
            <w:r w:rsidRPr="00FF0BFF">
              <w:t>Content</w:t>
            </w:r>
          </w:p>
        </w:tc>
        <w:tc>
          <w:tcPr>
            <w:tcW w:w="2232" w:type="dxa"/>
          </w:tcPr>
          <w:p w14:paraId="495630F1" w14:textId="77777777" w:rsidR="00FF0BFF" w:rsidRPr="00FF0BFF" w:rsidRDefault="00FF0BFF" w:rsidP="009424EB">
            <w:pPr>
              <w:cnfStyle w:val="100000000000" w:firstRow="1" w:lastRow="0" w:firstColumn="0" w:lastColumn="0" w:oddVBand="0" w:evenVBand="0" w:oddHBand="0" w:evenHBand="0" w:firstRowFirstColumn="0" w:firstRowLastColumn="0" w:lastRowFirstColumn="0" w:lastRowLastColumn="0"/>
            </w:pPr>
            <w:r w:rsidRPr="00FF0BFF">
              <w:t>Excel or Visio</w:t>
            </w:r>
          </w:p>
        </w:tc>
      </w:tr>
      <w:tr w:rsidR="00FF0BFF" w:rsidRPr="00FF0BFF" w14:paraId="07E7DEE7" w14:textId="77777777" w:rsidTr="00FF0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dxa"/>
          </w:tcPr>
          <w:p w14:paraId="46521D02" w14:textId="77777777" w:rsidR="00FF0BFF" w:rsidRPr="00FF0BFF" w:rsidRDefault="00FF0BFF" w:rsidP="009424EB">
            <w:r w:rsidRPr="00FF0BFF">
              <w:t>Resource status report (Metric)</w:t>
            </w:r>
          </w:p>
        </w:tc>
        <w:tc>
          <w:tcPr>
            <w:tcW w:w="2232" w:type="dxa"/>
          </w:tcPr>
          <w:p w14:paraId="572FBBC7" w14:textId="77777777" w:rsidR="00FF0BFF" w:rsidRPr="00FF0BFF" w:rsidRDefault="00FF0BFF" w:rsidP="009424EB">
            <w:pPr>
              <w:cnfStyle w:val="000000100000" w:firstRow="0" w:lastRow="0" w:firstColumn="0" w:lastColumn="0" w:oddVBand="0" w:evenVBand="0" w:oddHBand="1" w:evenHBand="0" w:firstRowFirstColumn="0" w:firstRowLastColumn="0" w:lastRowFirstColumn="0" w:lastRowLastColumn="0"/>
            </w:pPr>
            <w:r w:rsidRPr="00FF0BFF">
              <w:t>Work and Cost values per resource.</w:t>
            </w:r>
          </w:p>
        </w:tc>
        <w:tc>
          <w:tcPr>
            <w:tcW w:w="2232" w:type="dxa"/>
          </w:tcPr>
          <w:p w14:paraId="5D43AA44" w14:textId="77777777" w:rsidR="00FF0BFF" w:rsidRPr="00FF0BFF" w:rsidRDefault="00FF0BFF" w:rsidP="009424EB">
            <w:pPr>
              <w:cnfStyle w:val="000000100000" w:firstRow="0" w:lastRow="0" w:firstColumn="0" w:lastColumn="0" w:oddVBand="0" w:evenVBand="0" w:oddHBand="1" w:evenHBand="0" w:firstRowFirstColumn="0" w:firstRowLastColumn="0" w:lastRowFirstColumn="0" w:lastRowLastColumn="0"/>
            </w:pPr>
            <w:r w:rsidRPr="00FF0BFF">
              <w:t>Visio</w:t>
            </w:r>
          </w:p>
        </w:tc>
      </w:tr>
      <w:tr w:rsidR="00FF0BFF" w:rsidRPr="00FF0BFF" w14:paraId="0EAC5696" w14:textId="77777777" w:rsidTr="00FF0BFF">
        <w:tc>
          <w:tcPr>
            <w:cnfStyle w:val="001000000000" w:firstRow="0" w:lastRow="0" w:firstColumn="1" w:lastColumn="0" w:oddVBand="0" w:evenVBand="0" w:oddHBand="0" w:evenHBand="0" w:firstRowFirstColumn="0" w:firstRowLastColumn="0" w:lastRowFirstColumn="0" w:lastRowLastColumn="0"/>
            <w:tcW w:w="2232" w:type="dxa"/>
          </w:tcPr>
          <w:p w14:paraId="655F027B" w14:textId="77777777" w:rsidR="00FF0BFF" w:rsidRPr="00FF0BFF" w:rsidRDefault="00FF0BFF" w:rsidP="009424EB">
            <w:r w:rsidRPr="00FF0BFF">
              <w:t>Resource status report (US)</w:t>
            </w:r>
          </w:p>
        </w:tc>
        <w:tc>
          <w:tcPr>
            <w:tcW w:w="2232" w:type="dxa"/>
          </w:tcPr>
          <w:p w14:paraId="08EF1C3A" w14:textId="77777777" w:rsidR="00FF0BFF" w:rsidRPr="00FF0BFF" w:rsidRDefault="00FF0BFF" w:rsidP="009424EB">
            <w:pPr>
              <w:cnfStyle w:val="000000000000" w:firstRow="0" w:lastRow="0" w:firstColumn="0" w:lastColumn="0" w:oddVBand="0" w:evenVBand="0" w:oddHBand="0" w:evenHBand="0" w:firstRowFirstColumn="0" w:firstRowLastColumn="0" w:lastRowFirstColumn="0" w:lastRowLastColumn="0"/>
            </w:pPr>
            <w:r w:rsidRPr="00FF0BFF">
              <w:t>Work and Cost values per resource.</w:t>
            </w:r>
          </w:p>
        </w:tc>
        <w:tc>
          <w:tcPr>
            <w:tcW w:w="2232" w:type="dxa"/>
          </w:tcPr>
          <w:p w14:paraId="581A93FE" w14:textId="77777777" w:rsidR="00FF0BFF" w:rsidRPr="00FF0BFF" w:rsidRDefault="00FF0BFF" w:rsidP="009424EB">
            <w:pPr>
              <w:cnfStyle w:val="000000000000" w:firstRow="0" w:lastRow="0" w:firstColumn="0" w:lastColumn="0" w:oddVBand="0" w:evenVBand="0" w:oddHBand="0" w:evenHBand="0" w:firstRowFirstColumn="0" w:firstRowLastColumn="0" w:lastRowFirstColumn="0" w:lastRowLastColumn="0"/>
            </w:pPr>
            <w:r w:rsidRPr="00FF0BFF">
              <w:t>Visio</w:t>
            </w:r>
          </w:p>
        </w:tc>
      </w:tr>
      <w:tr w:rsidR="00FF0BFF" w:rsidRPr="00FF0BFF" w14:paraId="3DA29C50" w14:textId="77777777" w:rsidTr="00FF0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dxa"/>
          </w:tcPr>
          <w:p w14:paraId="04826DC5" w14:textId="77777777" w:rsidR="00FF0BFF" w:rsidRPr="00FF0BFF" w:rsidRDefault="00FF0BFF" w:rsidP="009424EB">
            <w:r w:rsidRPr="00FF0BFF">
              <w:t>Task status report (Metric)</w:t>
            </w:r>
          </w:p>
        </w:tc>
        <w:tc>
          <w:tcPr>
            <w:tcW w:w="2232" w:type="dxa"/>
          </w:tcPr>
          <w:p w14:paraId="1AB9D7AA" w14:textId="77777777" w:rsidR="00FF0BFF" w:rsidRPr="00FF0BFF" w:rsidRDefault="00FF0BFF" w:rsidP="009424EB">
            <w:pPr>
              <w:cnfStyle w:val="000000100000" w:firstRow="0" w:lastRow="0" w:firstColumn="0" w:lastColumn="0" w:oddVBand="0" w:evenVBand="0" w:oddHBand="1" w:evenHBand="0" w:firstRowFirstColumn="0" w:firstRowLastColumn="0" w:lastRowFirstColumn="0" w:lastRowLastColumn="0"/>
            </w:pPr>
            <w:r w:rsidRPr="00FF0BFF">
              <w:t>Work and percent of work completed by WBS level.</w:t>
            </w:r>
          </w:p>
        </w:tc>
        <w:tc>
          <w:tcPr>
            <w:tcW w:w="2232" w:type="dxa"/>
          </w:tcPr>
          <w:p w14:paraId="669357F7" w14:textId="77777777" w:rsidR="00FF0BFF" w:rsidRPr="00FF0BFF" w:rsidRDefault="00FF0BFF" w:rsidP="009424EB">
            <w:pPr>
              <w:cnfStyle w:val="000000100000" w:firstRow="0" w:lastRow="0" w:firstColumn="0" w:lastColumn="0" w:oddVBand="0" w:evenVBand="0" w:oddHBand="1" w:evenHBand="0" w:firstRowFirstColumn="0" w:firstRowLastColumn="0" w:lastRowFirstColumn="0" w:lastRowLastColumn="0"/>
            </w:pPr>
            <w:r w:rsidRPr="00FF0BFF">
              <w:t>Visio</w:t>
            </w:r>
          </w:p>
        </w:tc>
      </w:tr>
      <w:tr w:rsidR="00FF0BFF" w:rsidRPr="00FF0BFF" w14:paraId="356CC6FB" w14:textId="77777777" w:rsidTr="00FF0BFF">
        <w:tc>
          <w:tcPr>
            <w:cnfStyle w:val="001000000000" w:firstRow="0" w:lastRow="0" w:firstColumn="1" w:lastColumn="0" w:oddVBand="0" w:evenVBand="0" w:oddHBand="0" w:evenHBand="0" w:firstRowFirstColumn="0" w:firstRowLastColumn="0" w:lastRowFirstColumn="0" w:lastRowLastColumn="0"/>
            <w:tcW w:w="2232" w:type="dxa"/>
          </w:tcPr>
          <w:p w14:paraId="22536D06" w14:textId="77777777" w:rsidR="00FF0BFF" w:rsidRPr="00FF0BFF" w:rsidRDefault="00FF0BFF" w:rsidP="009424EB">
            <w:r w:rsidRPr="00FF0BFF">
              <w:t>Task status report (US)</w:t>
            </w:r>
          </w:p>
        </w:tc>
        <w:tc>
          <w:tcPr>
            <w:tcW w:w="2232" w:type="dxa"/>
          </w:tcPr>
          <w:p w14:paraId="758A4F5A" w14:textId="77777777" w:rsidR="00FF0BFF" w:rsidRPr="00FF0BFF" w:rsidRDefault="00FF0BFF" w:rsidP="009424EB">
            <w:pPr>
              <w:cnfStyle w:val="000000000000" w:firstRow="0" w:lastRow="0" w:firstColumn="0" w:lastColumn="0" w:oddVBand="0" w:evenVBand="0" w:oddHBand="0" w:evenHBand="0" w:firstRowFirstColumn="0" w:firstRowLastColumn="0" w:lastRowFirstColumn="0" w:lastRowLastColumn="0"/>
            </w:pPr>
            <w:r w:rsidRPr="00FF0BFF">
              <w:t>Work and percent of work completed by WBS level.</w:t>
            </w:r>
          </w:p>
        </w:tc>
        <w:tc>
          <w:tcPr>
            <w:tcW w:w="2232" w:type="dxa"/>
          </w:tcPr>
          <w:p w14:paraId="5613172C" w14:textId="77777777" w:rsidR="00FF0BFF" w:rsidRPr="00FF0BFF" w:rsidRDefault="00FF0BFF" w:rsidP="009424EB">
            <w:pPr>
              <w:cnfStyle w:val="000000000000" w:firstRow="0" w:lastRow="0" w:firstColumn="0" w:lastColumn="0" w:oddVBand="0" w:evenVBand="0" w:oddHBand="0" w:evenHBand="0" w:firstRowFirstColumn="0" w:firstRowLastColumn="0" w:lastRowFirstColumn="0" w:lastRowLastColumn="0"/>
            </w:pPr>
            <w:r w:rsidRPr="00FF0BFF">
              <w:t>Visio</w:t>
            </w:r>
          </w:p>
        </w:tc>
      </w:tr>
    </w:tbl>
    <w:p w14:paraId="24685174" w14:textId="77777777" w:rsidR="000E0402" w:rsidRDefault="000E0402" w:rsidP="00FF0BFF">
      <w:pPr>
        <w:pStyle w:val="TableTitle"/>
      </w:pPr>
      <w:r>
        <w:t>Task Usage Tab</w:t>
      </w:r>
    </w:p>
    <w:tbl>
      <w:tblPr>
        <w:tblStyle w:val="2ColumnTable"/>
        <w:tblW w:w="0" w:type="auto"/>
        <w:tblLook w:val="04A0" w:firstRow="1" w:lastRow="0" w:firstColumn="1" w:lastColumn="0" w:noHBand="0" w:noVBand="1"/>
      </w:tblPr>
      <w:tblGrid>
        <w:gridCol w:w="2232"/>
        <w:gridCol w:w="2232"/>
        <w:gridCol w:w="2232"/>
      </w:tblGrid>
      <w:tr w:rsidR="00FF0BFF" w:rsidRPr="00FF0BFF" w14:paraId="2A5978C4" w14:textId="77777777" w:rsidTr="00FF0B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dxa"/>
          </w:tcPr>
          <w:p w14:paraId="74C225A4" w14:textId="77777777" w:rsidR="00FF0BFF" w:rsidRPr="00FF0BFF" w:rsidRDefault="00FF0BFF" w:rsidP="009424EB">
            <w:r w:rsidRPr="00FF0BFF">
              <w:t>Report</w:t>
            </w:r>
          </w:p>
        </w:tc>
        <w:tc>
          <w:tcPr>
            <w:tcW w:w="2232" w:type="dxa"/>
          </w:tcPr>
          <w:p w14:paraId="572AECCD" w14:textId="77777777" w:rsidR="00FF0BFF" w:rsidRPr="00FF0BFF" w:rsidRDefault="00FF0BFF" w:rsidP="009424EB">
            <w:pPr>
              <w:cnfStyle w:val="100000000000" w:firstRow="1" w:lastRow="0" w:firstColumn="0" w:lastColumn="0" w:oddVBand="0" w:evenVBand="0" w:oddHBand="0" w:evenHBand="0" w:firstRowFirstColumn="0" w:firstRowLastColumn="0" w:lastRowFirstColumn="0" w:lastRowLastColumn="0"/>
            </w:pPr>
            <w:r w:rsidRPr="00FF0BFF">
              <w:t>Content</w:t>
            </w:r>
          </w:p>
        </w:tc>
        <w:tc>
          <w:tcPr>
            <w:tcW w:w="2232" w:type="dxa"/>
          </w:tcPr>
          <w:p w14:paraId="24CB67CA" w14:textId="77777777" w:rsidR="00FF0BFF" w:rsidRPr="00FF0BFF" w:rsidRDefault="00FF0BFF" w:rsidP="009424EB">
            <w:pPr>
              <w:cnfStyle w:val="100000000000" w:firstRow="1" w:lastRow="0" w:firstColumn="0" w:lastColumn="0" w:oddVBand="0" w:evenVBand="0" w:oddHBand="0" w:evenHBand="0" w:firstRowFirstColumn="0" w:firstRowLastColumn="0" w:lastRowFirstColumn="0" w:lastRowLastColumn="0"/>
            </w:pPr>
            <w:r w:rsidRPr="00FF0BFF">
              <w:t>Excel or Visio</w:t>
            </w:r>
          </w:p>
        </w:tc>
      </w:tr>
      <w:tr w:rsidR="00FF0BFF" w:rsidRPr="00FF0BFF" w14:paraId="6D471141" w14:textId="77777777" w:rsidTr="00FF0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dxa"/>
          </w:tcPr>
          <w:p w14:paraId="457ABC83" w14:textId="77777777" w:rsidR="00FF0BFF" w:rsidRPr="00FF0BFF" w:rsidRDefault="00FF0BFF" w:rsidP="009424EB">
            <w:r w:rsidRPr="00FF0BFF">
              <w:t>Cash flow report</w:t>
            </w:r>
          </w:p>
        </w:tc>
        <w:tc>
          <w:tcPr>
            <w:tcW w:w="2232" w:type="dxa"/>
          </w:tcPr>
          <w:p w14:paraId="109EC81B" w14:textId="77777777" w:rsidR="00FF0BFF" w:rsidRPr="00FF0BFF" w:rsidRDefault="00FF0BFF" w:rsidP="009424EB">
            <w:pPr>
              <w:cnfStyle w:val="000000100000" w:firstRow="0" w:lastRow="0" w:firstColumn="0" w:lastColumn="0" w:oddVBand="0" w:evenVBand="0" w:oddHBand="1" w:evenHBand="0" w:firstRowFirstColumn="0" w:firstRowLastColumn="0" w:lastRowFirstColumn="0" w:lastRowLastColumn="0"/>
            </w:pPr>
            <w:proofErr w:type="spellStart"/>
            <w:r w:rsidRPr="00FF0BFF">
              <w:t>Timephased</w:t>
            </w:r>
            <w:proofErr w:type="spellEnd"/>
            <w:r w:rsidRPr="00FF0BFF">
              <w:t xml:space="preserve"> task cost data.</w:t>
            </w:r>
          </w:p>
        </w:tc>
        <w:tc>
          <w:tcPr>
            <w:tcW w:w="2232" w:type="dxa"/>
          </w:tcPr>
          <w:p w14:paraId="366F7778" w14:textId="77777777" w:rsidR="00FF0BFF" w:rsidRPr="00FF0BFF" w:rsidRDefault="00FF0BFF" w:rsidP="009424EB">
            <w:pPr>
              <w:cnfStyle w:val="000000100000" w:firstRow="0" w:lastRow="0" w:firstColumn="0" w:lastColumn="0" w:oddVBand="0" w:evenVBand="0" w:oddHBand="1" w:evenHBand="0" w:firstRowFirstColumn="0" w:firstRowLastColumn="0" w:lastRowFirstColumn="0" w:lastRowLastColumn="0"/>
            </w:pPr>
            <w:r w:rsidRPr="00FF0BFF">
              <w:t>Excel</w:t>
            </w:r>
          </w:p>
        </w:tc>
      </w:tr>
    </w:tbl>
    <w:p w14:paraId="64BF0757" w14:textId="77777777" w:rsidR="000E0402" w:rsidRDefault="000E0402" w:rsidP="00FF0BFF">
      <w:pPr>
        <w:pStyle w:val="TableTitle"/>
      </w:pPr>
      <w:r>
        <w:t>Resource Usage Tab</w:t>
      </w:r>
    </w:p>
    <w:tbl>
      <w:tblPr>
        <w:tblStyle w:val="2ColumnTable"/>
        <w:tblW w:w="0" w:type="auto"/>
        <w:tblLook w:val="04A0" w:firstRow="1" w:lastRow="0" w:firstColumn="1" w:lastColumn="0" w:noHBand="0" w:noVBand="1"/>
      </w:tblPr>
      <w:tblGrid>
        <w:gridCol w:w="2232"/>
        <w:gridCol w:w="2232"/>
        <w:gridCol w:w="2232"/>
      </w:tblGrid>
      <w:tr w:rsidR="00FF0BFF" w:rsidRPr="00FF0BFF" w14:paraId="05DC1E3C" w14:textId="77777777" w:rsidTr="00FF0B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dxa"/>
          </w:tcPr>
          <w:p w14:paraId="3F697892" w14:textId="77777777" w:rsidR="00FF0BFF" w:rsidRPr="00FF0BFF" w:rsidRDefault="00FF0BFF" w:rsidP="009424EB">
            <w:r w:rsidRPr="00FF0BFF">
              <w:t>Report</w:t>
            </w:r>
          </w:p>
        </w:tc>
        <w:tc>
          <w:tcPr>
            <w:tcW w:w="2232" w:type="dxa"/>
          </w:tcPr>
          <w:p w14:paraId="4C43622A" w14:textId="77777777" w:rsidR="00FF0BFF" w:rsidRPr="00FF0BFF" w:rsidRDefault="00FF0BFF" w:rsidP="009424EB">
            <w:pPr>
              <w:cnfStyle w:val="100000000000" w:firstRow="1" w:lastRow="0" w:firstColumn="0" w:lastColumn="0" w:oddVBand="0" w:evenVBand="0" w:oddHBand="0" w:evenHBand="0" w:firstRowFirstColumn="0" w:firstRowLastColumn="0" w:lastRowFirstColumn="0" w:lastRowLastColumn="0"/>
            </w:pPr>
            <w:r w:rsidRPr="00FF0BFF">
              <w:t>Content</w:t>
            </w:r>
          </w:p>
        </w:tc>
        <w:tc>
          <w:tcPr>
            <w:tcW w:w="2232" w:type="dxa"/>
          </w:tcPr>
          <w:p w14:paraId="5019B907" w14:textId="77777777" w:rsidR="00FF0BFF" w:rsidRPr="00FF0BFF" w:rsidRDefault="00FF0BFF" w:rsidP="009424EB">
            <w:pPr>
              <w:cnfStyle w:val="100000000000" w:firstRow="1" w:lastRow="0" w:firstColumn="0" w:lastColumn="0" w:oddVBand="0" w:evenVBand="0" w:oddHBand="0" w:evenHBand="0" w:firstRowFirstColumn="0" w:firstRowLastColumn="0" w:lastRowFirstColumn="0" w:lastRowLastColumn="0"/>
            </w:pPr>
            <w:r w:rsidRPr="00FF0BFF">
              <w:t>Excel or Visio</w:t>
            </w:r>
          </w:p>
        </w:tc>
      </w:tr>
      <w:tr w:rsidR="00FF0BFF" w:rsidRPr="00FF0BFF" w14:paraId="412B0FBA" w14:textId="77777777" w:rsidTr="00FF0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dxa"/>
          </w:tcPr>
          <w:p w14:paraId="68808B5B" w14:textId="77777777" w:rsidR="00FF0BFF" w:rsidRPr="00FF0BFF" w:rsidRDefault="00FF0BFF" w:rsidP="009424EB">
            <w:r w:rsidRPr="00FF0BFF">
              <w:t>Cash flow report (Metric)</w:t>
            </w:r>
          </w:p>
        </w:tc>
        <w:tc>
          <w:tcPr>
            <w:tcW w:w="2232" w:type="dxa"/>
          </w:tcPr>
          <w:p w14:paraId="266F1EAB" w14:textId="77777777" w:rsidR="00FF0BFF" w:rsidRPr="00FF0BFF" w:rsidRDefault="00FF0BFF" w:rsidP="009424EB">
            <w:pPr>
              <w:cnfStyle w:val="000000100000" w:firstRow="0" w:lastRow="0" w:firstColumn="0" w:lastColumn="0" w:oddVBand="0" w:evenVBand="0" w:oddHBand="1" w:evenHBand="0" w:firstRowFirstColumn="0" w:firstRowLastColumn="0" w:lastRowFirstColumn="0" w:lastRowLastColumn="0"/>
            </w:pPr>
            <w:r w:rsidRPr="00FF0BFF">
              <w:t>Baseline Cost vs Actual Cost over time by resource type.</w:t>
            </w:r>
          </w:p>
        </w:tc>
        <w:tc>
          <w:tcPr>
            <w:tcW w:w="2232" w:type="dxa"/>
          </w:tcPr>
          <w:p w14:paraId="0FF83C39" w14:textId="77777777" w:rsidR="00FF0BFF" w:rsidRPr="00FF0BFF" w:rsidRDefault="00FF0BFF" w:rsidP="009424EB">
            <w:pPr>
              <w:cnfStyle w:val="000000100000" w:firstRow="0" w:lastRow="0" w:firstColumn="0" w:lastColumn="0" w:oddVBand="0" w:evenVBand="0" w:oddHBand="1" w:evenHBand="0" w:firstRowFirstColumn="0" w:firstRowLastColumn="0" w:lastRowFirstColumn="0" w:lastRowLastColumn="0"/>
            </w:pPr>
            <w:r w:rsidRPr="00FF0BFF">
              <w:t>Visio</w:t>
            </w:r>
          </w:p>
        </w:tc>
      </w:tr>
      <w:tr w:rsidR="00FF0BFF" w:rsidRPr="00FF0BFF" w14:paraId="556EC960" w14:textId="77777777" w:rsidTr="00FF0BFF">
        <w:tc>
          <w:tcPr>
            <w:cnfStyle w:val="001000000000" w:firstRow="0" w:lastRow="0" w:firstColumn="1" w:lastColumn="0" w:oddVBand="0" w:evenVBand="0" w:oddHBand="0" w:evenHBand="0" w:firstRowFirstColumn="0" w:firstRowLastColumn="0" w:lastRowFirstColumn="0" w:lastRowLastColumn="0"/>
            <w:tcW w:w="2232" w:type="dxa"/>
          </w:tcPr>
          <w:p w14:paraId="2C07352D" w14:textId="77777777" w:rsidR="00FF0BFF" w:rsidRPr="00FF0BFF" w:rsidRDefault="00FF0BFF" w:rsidP="009424EB">
            <w:r w:rsidRPr="00FF0BFF">
              <w:t>Cash flow report (US)</w:t>
            </w:r>
          </w:p>
        </w:tc>
        <w:tc>
          <w:tcPr>
            <w:tcW w:w="2232" w:type="dxa"/>
          </w:tcPr>
          <w:p w14:paraId="2B8FDAB0" w14:textId="77777777" w:rsidR="00FF0BFF" w:rsidRPr="00FF0BFF" w:rsidRDefault="00FF0BFF" w:rsidP="009424EB">
            <w:pPr>
              <w:cnfStyle w:val="000000000000" w:firstRow="0" w:lastRow="0" w:firstColumn="0" w:lastColumn="0" w:oddVBand="0" w:evenVBand="0" w:oddHBand="0" w:evenHBand="0" w:firstRowFirstColumn="0" w:firstRowLastColumn="0" w:lastRowFirstColumn="0" w:lastRowLastColumn="0"/>
            </w:pPr>
            <w:r w:rsidRPr="00FF0BFF">
              <w:t>Baseline Cost vs Actual Cost over time by resource type.</w:t>
            </w:r>
          </w:p>
        </w:tc>
        <w:tc>
          <w:tcPr>
            <w:tcW w:w="2232" w:type="dxa"/>
          </w:tcPr>
          <w:p w14:paraId="48C55586" w14:textId="77777777" w:rsidR="00FF0BFF" w:rsidRPr="00FF0BFF" w:rsidRDefault="00FF0BFF" w:rsidP="009424EB">
            <w:pPr>
              <w:cnfStyle w:val="000000000000" w:firstRow="0" w:lastRow="0" w:firstColumn="0" w:lastColumn="0" w:oddVBand="0" w:evenVBand="0" w:oddHBand="0" w:evenHBand="0" w:firstRowFirstColumn="0" w:firstRowLastColumn="0" w:lastRowFirstColumn="0" w:lastRowLastColumn="0"/>
            </w:pPr>
            <w:r w:rsidRPr="00FF0BFF">
              <w:t>Visio</w:t>
            </w:r>
          </w:p>
        </w:tc>
      </w:tr>
      <w:tr w:rsidR="00FF0BFF" w:rsidRPr="00FF0BFF" w14:paraId="00E54107" w14:textId="77777777" w:rsidTr="00FF0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dxa"/>
          </w:tcPr>
          <w:p w14:paraId="16303D99" w14:textId="77777777" w:rsidR="00FF0BFF" w:rsidRPr="00FF0BFF" w:rsidRDefault="00FF0BFF" w:rsidP="009424EB">
            <w:r w:rsidRPr="00FF0BFF">
              <w:t>Resource Availability report (Metric)</w:t>
            </w:r>
          </w:p>
        </w:tc>
        <w:tc>
          <w:tcPr>
            <w:tcW w:w="2232" w:type="dxa"/>
          </w:tcPr>
          <w:p w14:paraId="53B7C244" w14:textId="77777777" w:rsidR="00FF0BFF" w:rsidRPr="00FF0BFF" w:rsidRDefault="00FF0BFF" w:rsidP="009424EB">
            <w:pPr>
              <w:cnfStyle w:val="000000100000" w:firstRow="0" w:lastRow="0" w:firstColumn="0" w:lastColumn="0" w:oddVBand="0" w:evenVBand="0" w:oddHBand="1" w:evenHBand="0" w:firstRowFirstColumn="0" w:firstRowLastColumn="0" w:lastRowFirstColumn="0" w:lastRowLastColumn="0"/>
            </w:pPr>
            <w:r w:rsidRPr="00FF0BFF">
              <w:t>Total capacity, Work and remaining availability per. resource</w:t>
            </w:r>
          </w:p>
        </w:tc>
        <w:tc>
          <w:tcPr>
            <w:tcW w:w="2232" w:type="dxa"/>
          </w:tcPr>
          <w:p w14:paraId="4BA48092" w14:textId="77777777" w:rsidR="00FF0BFF" w:rsidRPr="00FF0BFF" w:rsidRDefault="00FF0BFF" w:rsidP="009424EB">
            <w:pPr>
              <w:cnfStyle w:val="000000100000" w:firstRow="0" w:lastRow="0" w:firstColumn="0" w:lastColumn="0" w:oddVBand="0" w:evenVBand="0" w:oddHBand="1" w:evenHBand="0" w:firstRowFirstColumn="0" w:firstRowLastColumn="0" w:lastRowFirstColumn="0" w:lastRowLastColumn="0"/>
            </w:pPr>
            <w:r w:rsidRPr="00FF0BFF">
              <w:t>Visio</w:t>
            </w:r>
          </w:p>
        </w:tc>
      </w:tr>
      <w:tr w:rsidR="00FF0BFF" w:rsidRPr="00FF0BFF" w14:paraId="1C06AFF0" w14:textId="77777777" w:rsidTr="00FF0BFF">
        <w:tc>
          <w:tcPr>
            <w:cnfStyle w:val="001000000000" w:firstRow="0" w:lastRow="0" w:firstColumn="1" w:lastColumn="0" w:oddVBand="0" w:evenVBand="0" w:oddHBand="0" w:evenHBand="0" w:firstRowFirstColumn="0" w:firstRowLastColumn="0" w:lastRowFirstColumn="0" w:lastRowLastColumn="0"/>
            <w:tcW w:w="2232" w:type="dxa"/>
          </w:tcPr>
          <w:p w14:paraId="75FC50CD" w14:textId="77777777" w:rsidR="00FF0BFF" w:rsidRPr="00FF0BFF" w:rsidRDefault="00FF0BFF" w:rsidP="009424EB">
            <w:r w:rsidRPr="00FF0BFF">
              <w:t xml:space="preserve">Resource Availability </w:t>
            </w:r>
            <w:r w:rsidRPr="00FF0BFF">
              <w:lastRenderedPageBreak/>
              <w:t>report (US)</w:t>
            </w:r>
          </w:p>
        </w:tc>
        <w:tc>
          <w:tcPr>
            <w:tcW w:w="2232" w:type="dxa"/>
          </w:tcPr>
          <w:p w14:paraId="6BB4CF91" w14:textId="77777777" w:rsidR="00FF0BFF" w:rsidRPr="00FF0BFF" w:rsidRDefault="00FF0BFF" w:rsidP="009424EB">
            <w:pPr>
              <w:cnfStyle w:val="000000000000" w:firstRow="0" w:lastRow="0" w:firstColumn="0" w:lastColumn="0" w:oddVBand="0" w:evenVBand="0" w:oddHBand="0" w:evenHBand="0" w:firstRowFirstColumn="0" w:firstRowLastColumn="0" w:lastRowFirstColumn="0" w:lastRowLastColumn="0"/>
            </w:pPr>
            <w:r w:rsidRPr="00FF0BFF">
              <w:lastRenderedPageBreak/>
              <w:t xml:space="preserve">Total capacity, Work </w:t>
            </w:r>
            <w:r w:rsidRPr="00FF0BFF">
              <w:lastRenderedPageBreak/>
              <w:t>and remaining availability per resource.</w:t>
            </w:r>
          </w:p>
        </w:tc>
        <w:tc>
          <w:tcPr>
            <w:tcW w:w="2232" w:type="dxa"/>
          </w:tcPr>
          <w:p w14:paraId="128BE617" w14:textId="77777777" w:rsidR="00FF0BFF" w:rsidRPr="00FF0BFF" w:rsidRDefault="00FF0BFF" w:rsidP="009424EB">
            <w:pPr>
              <w:cnfStyle w:val="000000000000" w:firstRow="0" w:lastRow="0" w:firstColumn="0" w:lastColumn="0" w:oddVBand="0" w:evenVBand="0" w:oddHBand="0" w:evenHBand="0" w:firstRowFirstColumn="0" w:firstRowLastColumn="0" w:lastRowFirstColumn="0" w:lastRowLastColumn="0"/>
            </w:pPr>
            <w:r w:rsidRPr="00FF0BFF">
              <w:lastRenderedPageBreak/>
              <w:t>Visio</w:t>
            </w:r>
          </w:p>
        </w:tc>
      </w:tr>
      <w:tr w:rsidR="00FF0BFF" w:rsidRPr="00FF0BFF" w14:paraId="389C1368" w14:textId="77777777" w:rsidTr="00FF0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dxa"/>
          </w:tcPr>
          <w:p w14:paraId="47984AC7" w14:textId="77777777" w:rsidR="00FF0BFF" w:rsidRPr="00FF0BFF" w:rsidRDefault="00FF0BFF" w:rsidP="009424EB">
            <w:r w:rsidRPr="00FF0BFF">
              <w:lastRenderedPageBreak/>
              <w:t>Resource cost summary report</w:t>
            </w:r>
          </w:p>
        </w:tc>
        <w:tc>
          <w:tcPr>
            <w:tcW w:w="2232" w:type="dxa"/>
          </w:tcPr>
          <w:p w14:paraId="38797DCC" w14:textId="77777777" w:rsidR="00FF0BFF" w:rsidRPr="00FF0BFF" w:rsidRDefault="00FF0BFF" w:rsidP="009424EB">
            <w:pPr>
              <w:cnfStyle w:val="000000100000" w:firstRow="0" w:lastRow="0" w:firstColumn="0" w:lastColumn="0" w:oddVBand="0" w:evenVBand="0" w:oddHBand="1" w:evenHBand="0" w:firstRowFirstColumn="0" w:firstRowLastColumn="0" w:lastRowFirstColumn="0" w:lastRowLastColumn="0"/>
            </w:pPr>
            <w:r w:rsidRPr="00FF0BFF">
              <w:t>Resource costs per resource type.</w:t>
            </w:r>
          </w:p>
        </w:tc>
        <w:tc>
          <w:tcPr>
            <w:tcW w:w="2232" w:type="dxa"/>
          </w:tcPr>
          <w:p w14:paraId="27DBDC38" w14:textId="77777777" w:rsidR="00FF0BFF" w:rsidRPr="00FF0BFF" w:rsidRDefault="00FF0BFF" w:rsidP="009424EB">
            <w:pPr>
              <w:cnfStyle w:val="000000100000" w:firstRow="0" w:lastRow="0" w:firstColumn="0" w:lastColumn="0" w:oddVBand="0" w:evenVBand="0" w:oddHBand="1" w:evenHBand="0" w:firstRowFirstColumn="0" w:firstRowLastColumn="0" w:lastRowFirstColumn="0" w:lastRowLastColumn="0"/>
            </w:pPr>
            <w:r w:rsidRPr="00FF0BFF">
              <w:t>Excel</w:t>
            </w:r>
          </w:p>
        </w:tc>
      </w:tr>
      <w:tr w:rsidR="00FF0BFF" w:rsidRPr="00FF0BFF" w14:paraId="132BE7E6" w14:textId="77777777" w:rsidTr="00FF0BFF">
        <w:tc>
          <w:tcPr>
            <w:cnfStyle w:val="001000000000" w:firstRow="0" w:lastRow="0" w:firstColumn="1" w:lastColumn="0" w:oddVBand="0" w:evenVBand="0" w:oddHBand="0" w:evenHBand="0" w:firstRowFirstColumn="0" w:firstRowLastColumn="0" w:lastRowFirstColumn="0" w:lastRowLastColumn="0"/>
            <w:tcW w:w="2232" w:type="dxa"/>
          </w:tcPr>
          <w:p w14:paraId="56A1460F" w14:textId="77777777" w:rsidR="00FF0BFF" w:rsidRPr="00FF0BFF" w:rsidRDefault="00FF0BFF" w:rsidP="009424EB">
            <w:r w:rsidRPr="00FF0BFF">
              <w:t>Resource work availability report</w:t>
            </w:r>
          </w:p>
        </w:tc>
        <w:tc>
          <w:tcPr>
            <w:tcW w:w="2232" w:type="dxa"/>
          </w:tcPr>
          <w:p w14:paraId="0409A005" w14:textId="77777777" w:rsidR="00FF0BFF" w:rsidRPr="00FF0BFF" w:rsidRDefault="00FF0BFF" w:rsidP="009424EB">
            <w:pPr>
              <w:cnfStyle w:val="000000000000" w:firstRow="0" w:lastRow="0" w:firstColumn="0" w:lastColumn="0" w:oddVBand="0" w:evenVBand="0" w:oddHBand="0" w:evenHBand="0" w:firstRowFirstColumn="0" w:firstRowLastColumn="0" w:lastRowFirstColumn="0" w:lastRowLastColumn="0"/>
            </w:pPr>
            <w:r w:rsidRPr="00FF0BFF">
              <w:t>Work and remaining availability over time.</w:t>
            </w:r>
          </w:p>
        </w:tc>
        <w:tc>
          <w:tcPr>
            <w:tcW w:w="2232" w:type="dxa"/>
          </w:tcPr>
          <w:p w14:paraId="004C88E2" w14:textId="77777777" w:rsidR="00FF0BFF" w:rsidRPr="00FF0BFF" w:rsidRDefault="00FF0BFF" w:rsidP="009424EB">
            <w:pPr>
              <w:cnfStyle w:val="000000000000" w:firstRow="0" w:lastRow="0" w:firstColumn="0" w:lastColumn="0" w:oddVBand="0" w:evenVBand="0" w:oddHBand="0" w:evenHBand="0" w:firstRowFirstColumn="0" w:firstRowLastColumn="0" w:lastRowFirstColumn="0" w:lastRowLastColumn="0"/>
            </w:pPr>
            <w:r w:rsidRPr="00FF0BFF">
              <w:t>Excel</w:t>
            </w:r>
          </w:p>
        </w:tc>
      </w:tr>
      <w:tr w:rsidR="00FF0BFF" w:rsidRPr="00FF0BFF" w14:paraId="521CE1FF" w14:textId="77777777" w:rsidTr="00FF0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dxa"/>
          </w:tcPr>
          <w:p w14:paraId="166C12F6" w14:textId="77777777" w:rsidR="00FF0BFF" w:rsidRPr="00FF0BFF" w:rsidRDefault="00FF0BFF" w:rsidP="009424EB">
            <w:r w:rsidRPr="00FF0BFF">
              <w:t>Resource work summary report</w:t>
            </w:r>
          </w:p>
        </w:tc>
        <w:tc>
          <w:tcPr>
            <w:tcW w:w="2232" w:type="dxa"/>
          </w:tcPr>
          <w:p w14:paraId="4B20363F" w14:textId="77777777" w:rsidR="00FF0BFF" w:rsidRPr="00FF0BFF" w:rsidRDefault="00FF0BFF" w:rsidP="009424EB">
            <w:pPr>
              <w:cnfStyle w:val="000000100000" w:firstRow="0" w:lastRow="0" w:firstColumn="0" w:lastColumn="0" w:oddVBand="0" w:evenVBand="0" w:oddHBand="1" w:evenHBand="0" w:firstRowFirstColumn="0" w:firstRowLastColumn="0" w:lastRowFirstColumn="0" w:lastRowLastColumn="0"/>
            </w:pPr>
            <w:r w:rsidRPr="00FF0BFF">
              <w:t>Work, Actual Work and Remaining Availability per resource.</w:t>
            </w:r>
          </w:p>
        </w:tc>
        <w:tc>
          <w:tcPr>
            <w:tcW w:w="2232" w:type="dxa"/>
          </w:tcPr>
          <w:p w14:paraId="2DCDFAD7" w14:textId="77777777" w:rsidR="00FF0BFF" w:rsidRPr="00FF0BFF" w:rsidRDefault="00FF0BFF" w:rsidP="009424EB">
            <w:pPr>
              <w:cnfStyle w:val="000000100000" w:firstRow="0" w:lastRow="0" w:firstColumn="0" w:lastColumn="0" w:oddVBand="0" w:evenVBand="0" w:oddHBand="1" w:evenHBand="0" w:firstRowFirstColumn="0" w:firstRowLastColumn="0" w:lastRowFirstColumn="0" w:lastRowLastColumn="0"/>
            </w:pPr>
            <w:r w:rsidRPr="00FF0BFF">
              <w:t>Excel</w:t>
            </w:r>
          </w:p>
        </w:tc>
      </w:tr>
    </w:tbl>
    <w:p w14:paraId="04D63F59" w14:textId="77777777" w:rsidR="000E0402" w:rsidRDefault="000E0402" w:rsidP="00FF0BFF">
      <w:pPr>
        <w:pStyle w:val="TableTitle"/>
      </w:pPr>
      <w:r>
        <w:t>Assignment Usage Tab</w:t>
      </w:r>
    </w:p>
    <w:tbl>
      <w:tblPr>
        <w:tblStyle w:val="2ColumnTable"/>
        <w:tblW w:w="0" w:type="auto"/>
        <w:tblLook w:val="04A0" w:firstRow="1" w:lastRow="0" w:firstColumn="1" w:lastColumn="0" w:noHBand="0" w:noVBand="1"/>
      </w:tblPr>
      <w:tblGrid>
        <w:gridCol w:w="2232"/>
        <w:gridCol w:w="2232"/>
        <w:gridCol w:w="2232"/>
      </w:tblGrid>
      <w:tr w:rsidR="00FF0BFF" w:rsidRPr="00FF0BFF" w14:paraId="515474EF" w14:textId="77777777" w:rsidTr="00FF0B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dxa"/>
          </w:tcPr>
          <w:p w14:paraId="1C0EFE42" w14:textId="77777777" w:rsidR="00FF0BFF" w:rsidRPr="00FF0BFF" w:rsidRDefault="00FF0BFF" w:rsidP="009424EB">
            <w:r w:rsidRPr="00FF0BFF">
              <w:t>Report</w:t>
            </w:r>
          </w:p>
        </w:tc>
        <w:tc>
          <w:tcPr>
            <w:tcW w:w="2232" w:type="dxa"/>
          </w:tcPr>
          <w:p w14:paraId="063CF8E1" w14:textId="77777777" w:rsidR="00FF0BFF" w:rsidRPr="00FF0BFF" w:rsidRDefault="00FF0BFF" w:rsidP="009424EB">
            <w:pPr>
              <w:cnfStyle w:val="100000000000" w:firstRow="1" w:lastRow="0" w:firstColumn="0" w:lastColumn="0" w:oddVBand="0" w:evenVBand="0" w:oddHBand="0" w:evenHBand="0" w:firstRowFirstColumn="0" w:firstRowLastColumn="0" w:lastRowFirstColumn="0" w:lastRowLastColumn="0"/>
            </w:pPr>
            <w:r w:rsidRPr="00FF0BFF">
              <w:t>Content</w:t>
            </w:r>
          </w:p>
        </w:tc>
        <w:tc>
          <w:tcPr>
            <w:tcW w:w="2232" w:type="dxa"/>
          </w:tcPr>
          <w:p w14:paraId="6C248D7A" w14:textId="77777777" w:rsidR="00FF0BFF" w:rsidRPr="00FF0BFF" w:rsidRDefault="00FF0BFF" w:rsidP="009424EB">
            <w:pPr>
              <w:cnfStyle w:val="100000000000" w:firstRow="1" w:lastRow="0" w:firstColumn="0" w:lastColumn="0" w:oddVBand="0" w:evenVBand="0" w:oddHBand="0" w:evenHBand="0" w:firstRowFirstColumn="0" w:firstRowLastColumn="0" w:lastRowFirstColumn="0" w:lastRowLastColumn="0"/>
            </w:pPr>
            <w:r w:rsidRPr="00FF0BFF">
              <w:t>Excel or Visio</w:t>
            </w:r>
          </w:p>
        </w:tc>
      </w:tr>
      <w:tr w:rsidR="00FF0BFF" w:rsidRPr="00FF0BFF" w14:paraId="33EDF162" w14:textId="77777777" w:rsidTr="00FF0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dxa"/>
          </w:tcPr>
          <w:p w14:paraId="3016D928" w14:textId="77777777" w:rsidR="00FF0BFF" w:rsidRPr="00FF0BFF" w:rsidRDefault="00FF0BFF" w:rsidP="009424EB">
            <w:r w:rsidRPr="00FF0BFF">
              <w:t>Baseline Cost Report</w:t>
            </w:r>
          </w:p>
        </w:tc>
        <w:tc>
          <w:tcPr>
            <w:tcW w:w="2232" w:type="dxa"/>
          </w:tcPr>
          <w:p w14:paraId="77958F52" w14:textId="77777777" w:rsidR="00FF0BFF" w:rsidRPr="00FF0BFF" w:rsidRDefault="00FF0BFF" w:rsidP="009424EB">
            <w:pPr>
              <w:cnfStyle w:val="000000100000" w:firstRow="0" w:lastRow="0" w:firstColumn="0" w:lastColumn="0" w:oddVBand="0" w:evenVBand="0" w:oddHBand="1" w:evenHBand="0" w:firstRowFirstColumn="0" w:firstRowLastColumn="0" w:lastRowFirstColumn="0" w:lastRowLastColumn="0"/>
            </w:pPr>
            <w:r w:rsidRPr="00FF0BFF">
              <w:t>Compares Baseline Cost, Actual Cost and Cost.</w:t>
            </w:r>
          </w:p>
        </w:tc>
        <w:tc>
          <w:tcPr>
            <w:tcW w:w="2232" w:type="dxa"/>
          </w:tcPr>
          <w:p w14:paraId="3FA83B0B" w14:textId="77777777" w:rsidR="00FF0BFF" w:rsidRPr="00FF0BFF" w:rsidRDefault="00FF0BFF" w:rsidP="009424EB">
            <w:pPr>
              <w:cnfStyle w:val="000000100000" w:firstRow="0" w:lastRow="0" w:firstColumn="0" w:lastColumn="0" w:oddVBand="0" w:evenVBand="0" w:oddHBand="1" w:evenHBand="0" w:firstRowFirstColumn="0" w:firstRowLastColumn="0" w:lastRowFirstColumn="0" w:lastRowLastColumn="0"/>
            </w:pPr>
            <w:r w:rsidRPr="00FF0BFF">
              <w:t>Excel</w:t>
            </w:r>
          </w:p>
        </w:tc>
      </w:tr>
      <w:tr w:rsidR="00FF0BFF" w:rsidRPr="00FF0BFF" w14:paraId="77C8FFF4" w14:textId="77777777" w:rsidTr="00FF0BFF">
        <w:tc>
          <w:tcPr>
            <w:cnfStyle w:val="001000000000" w:firstRow="0" w:lastRow="0" w:firstColumn="1" w:lastColumn="0" w:oddVBand="0" w:evenVBand="0" w:oddHBand="0" w:evenHBand="0" w:firstRowFirstColumn="0" w:firstRowLastColumn="0" w:lastRowFirstColumn="0" w:lastRowLastColumn="0"/>
            <w:tcW w:w="2232" w:type="dxa"/>
          </w:tcPr>
          <w:p w14:paraId="4A521504" w14:textId="77777777" w:rsidR="00FF0BFF" w:rsidRPr="00FF0BFF" w:rsidRDefault="00FF0BFF" w:rsidP="009424EB">
            <w:r w:rsidRPr="00FF0BFF">
              <w:t>Baseline Report (Metric)</w:t>
            </w:r>
          </w:p>
        </w:tc>
        <w:tc>
          <w:tcPr>
            <w:tcW w:w="2232" w:type="dxa"/>
          </w:tcPr>
          <w:p w14:paraId="49FD212E" w14:textId="77777777" w:rsidR="00FF0BFF" w:rsidRPr="00FF0BFF" w:rsidRDefault="00FF0BFF" w:rsidP="009424EB">
            <w:pPr>
              <w:cnfStyle w:val="000000000000" w:firstRow="0" w:lastRow="0" w:firstColumn="0" w:lastColumn="0" w:oddVBand="0" w:evenVBand="0" w:oddHBand="0" w:evenHBand="0" w:firstRowFirstColumn="0" w:firstRowLastColumn="0" w:lastRowFirstColumn="0" w:lastRowLastColumn="0"/>
            </w:pPr>
            <w:r w:rsidRPr="00FF0BFF">
              <w:t>Baseline, Actual Work and Cost over time.</w:t>
            </w:r>
          </w:p>
        </w:tc>
        <w:tc>
          <w:tcPr>
            <w:tcW w:w="2232" w:type="dxa"/>
          </w:tcPr>
          <w:p w14:paraId="0EEEBCAD" w14:textId="77777777" w:rsidR="00FF0BFF" w:rsidRPr="00FF0BFF" w:rsidRDefault="00FF0BFF" w:rsidP="009424EB">
            <w:pPr>
              <w:cnfStyle w:val="000000000000" w:firstRow="0" w:lastRow="0" w:firstColumn="0" w:lastColumn="0" w:oddVBand="0" w:evenVBand="0" w:oddHBand="0" w:evenHBand="0" w:firstRowFirstColumn="0" w:firstRowLastColumn="0" w:lastRowFirstColumn="0" w:lastRowLastColumn="0"/>
            </w:pPr>
            <w:r w:rsidRPr="00FF0BFF">
              <w:t>Visio</w:t>
            </w:r>
          </w:p>
        </w:tc>
      </w:tr>
      <w:tr w:rsidR="00FF0BFF" w:rsidRPr="00FF0BFF" w14:paraId="06F1EE03" w14:textId="77777777" w:rsidTr="00FF0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dxa"/>
          </w:tcPr>
          <w:p w14:paraId="75101BF0" w14:textId="77777777" w:rsidR="00FF0BFF" w:rsidRPr="00FF0BFF" w:rsidRDefault="00FF0BFF" w:rsidP="009424EB">
            <w:r w:rsidRPr="00FF0BFF">
              <w:t>Baseline Report (US)</w:t>
            </w:r>
          </w:p>
        </w:tc>
        <w:tc>
          <w:tcPr>
            <w:tcW w:w="2232" w:type="dxa"/>
          </w:tcPr>
          <w:p w14:paraId="060CC066" w14:textId="77777777" w:rsidR="00FF0BFF" w:rsidRPr="00FF0BFF" w:rsidRDefault="00FF0BFF" w:rsidP="009424EB">
            <w:pPr>
              <w:cnfStyle w:val="000000100000" w:firstRow="0" w:lastRow="0" w:firstColumn="0" w:lastColumn="0" w:oddVBand="0" w:evenVBand="0" w:oddHBand="1" w:evenHBand="0" w:firstRowFirstColumn="0" w:firstRowLastColumn="0" w:lastRowFirstColumn="0" w:lastRowLastColumn="0"/>
            </w:pPr>
            <w:r w:rsidRPr="00FF0BFF">
              <w:t>Baseline, Actual Work and Cost over time.</w:t>
            </w:r>
          </w:p>
        </w:tc>
        <w:tc>
          <w:tcPr>
            <w:tcW w:w="2232" w:type="dxa"/>
          </w:tcPr>
          <w:p w14:paraId="323DC66C" w14:textId="77777777" w:rsidR="00FF0BFF" w:rsidRPr="00FF0BFF" w:rsidRDefault="00FF0BFF" w:rsidP="009424EB">
            <w:pPr>
              <w:cnfStyle w:val="000000100000" w:firstRow="0" w:lastRow="0" w:firstColumn="0" w:lastColumn="0" w:oddVBand="0" w:evenVBand="0" w:oddHBand="1" w:evenHBand="0" w:firstRowFirstColumn="0" w:firstRowLastColumn="0" w:lastRowFirstColumn="0" w:lastRowLastColumn="0"/>
            </w:pPr>
            <w:r w:rsidRPr="00FF0BFF">
              <w:t>Visio</w:t>
            </w:r>
          </w:p>
        </w:tc>
      </w:tr>
      <w:tr w:rsidR="00FF0BFF" w:rsidRPr="00FF0BFF" w14:paraId="3821DE90" w14:textId="77777777" w:rsidTr="00FF0BFF">
        <w:tc>
          <w:tcPr>
            <w:cnfStyle w:val="001000000000" w:firstRow="0" w:lastRow="0" w:firstColumn="1" w:lastColumn="0" w:oddVBand="0" w:evenVBand="0" w:oddHBand="0" w:evenHBand="0" w:firstRowFirstColumn="0" w:firstRowLastColumn="0" w:lastRowFirstColumn="0" w:lastRowLastColumn="0"/>
            <w:tcW w:w="2232" w:type="dxa"/>
          </w:tcPr>
          <w:p w14:paraId="0A44953A" w14:textId="77777777" w:rsidR="00FF0BFF" w:rsidRPr="00FF0BFF" w:rsidRDefault="00FF0BFF" w:rsidP="009424EB">
            <w:r w:rsidRPr="00FF0BFF">
              <w:t>Baseline Work Report</w:t>
            </w:r>
          </w:p>
        </w:tc>
        <w:tc>
          <w:tcPr>
            <w:tcW w:w="2232" w:type="dxa"/>
          </w:tcPr>
          <w:p w14:paraId="041D8507" w14:textId="77777777" w:rsidR="00FF0BFF" w:rsidRPr="00FF0BFF" w:rsidRDefault="00FF0BFF" w:rsidP="009424EB">
            <w:pPr>
              <w:cnfStyle w:val="000000000000" w:firstRow="0" w:lastRow="0" w:firstColumn="0" w:lastColumn="0" w:oddVBand="0" w:evenVBand="0" w:oddHBand="0" w:evenHBand="0" w:firstRowFirstColumn="0" w:firstRowLastColumn="0" w:lastRowFirstColumn="0" w:lastRowLastColumn="0"/>
            </w:pPr>
            <w:r w:rsidRPr="00FF0BFF">
              <w:t>Baseline Work, Baseline Cost, and Actual Work.</w:t>
            </w:r>
          </w:p>
        </w:tc>
        <w:tc>
          <w:tcPr>
            <w:tcW w:w="2232" w:type="dxa"/>
          </w:tcPr>
          <w:p w14:paraId="7B84FE6F" w14:textId="77777777" w:rsidR="00FF0BFF" w:rsidRPr="00FF0BFF" w:rsidRDefault="00FF0BFF" w:rsidP="009424EB">
            <w:pPr>
              <w:cnfStyle w:val="000000000000" w:firstRow="0" w:lastRow="0" w:firstColumn="0" w:lastColumn="0" w:oddVBand="0" w:evenVBand="0" w:oddHBand="0" w:evenHBand="0" w:firstRowFirstColumn="0" w:firstRowLastColumn="0" w:lastRowFirstColumn="0" w:lastRowLastColumn="0"/>
            </w:pPr>
            <w:r w:rsidRPr="00FF0BFF">
              <w:t>Excel</w:t>
            </w:r>
          </w:p>
        </w:tc>
      </w:tr>
      <w:tr w:rsidR="00FF0BFF" w:rsidRPr="00FF0BFF" w14:paraId="236191D7" w14:textId="77777777" w:rsidTr="00FF0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dxa"/>
          </w:tcPr>
          <w:p w14:paraId="066405EB" w14:textId="77777777" w:rsidR="00FF0BFF" w:rsidRPr="00FF0BFF" w:rsidRDefault="00FF0BFF" w:rsidP="009424EB">
            <w:r w:rsidRPr="00FF0BFF">
              <w:t>Budget Cost Report</w:t>
            </w:r>
          </w:p>
        </w:tc>
        <w:tc>
          <w:tcPr>
            <w:tcW w:w="2232" w:type="dxa"/>
          </w:tcPr>
          <w:p w14:paraId="4643C669" w14:textId="77777777" w:rsidR="00FF0BFF" w:rsidRPr="00FF0BFF" w:rsidRDefault="00FF0BFF" w:rsidP="009424EB">
            <w:pPr>
              <w:cnfStyle w:val="000000100000" w:firstRow="0" w:lastRow="0" w:firstColumn="0" w:lastColumn="0" w:oddVBand="0" w:evenVBand="0" w:oddHBand="1" w:evenHBand="0" w:firstRowFirstColumn="0" w:firstRowLastColumn="0" w:lastRowFirstColumn="0" w:lastRowLastColumn="0"/>
            </w:pPr>
            <w:r w:rsidRPr="00FF0BFF">
              <w:t>Budget Cost, Baseline Cost, Cost and Actual Cost.</w:t>
            </w:r>
          </w:p>
        </w:tc>
        <w:tc>
          <w:tcPr>
            <w:tcW w:w="2232" w:type="dxa"/>
          </w:tcPr>
          <w:p w14:paraId="311F9345" w14:textId="77777777" w:rsidR="00FF0BFF" w:rsidRPr="00FF0BFF" w:rsidRDefault="00FF0BFF" w:rsidP="009424EB">
            <w:pPr>
              <w:cnfStyle w:val="000000100000" w:firstRow="0" w:lastRow="0" w:firstColumn="0" w:lastColumn="0" w:oddVBand="0" w:evenVBand="0" w:oddHBand="1" w:evenHBand="0" w:firstRowFirstColumn="0" w:firstRowLastColumn="0" w:lastRowFirstColumn="0" w:lastRowLastColumn="0"/>
            </w:pPr>
            <w:r w:rsidRPr="00FF0BFF">
              <w:t>Excel</w:t>
            </w:r>
          </w:p>
        </w:tc>
      </w:tr>
      <w:tr w:rsidR="00FF0BFF" w:rsidRPr="00FF0BFF" w14:paraId="5F3B8637" w14:textId="77777777" w:rsidTr="00FF0BFF">
        <w:tc>
          <w:tcPr>
            <w:cnfStyle w:val="001000000000" w:firstRow="0" w:lastRow="0" w:firstColumn="1" w:lastColumn="0" w:oddVBand="0" w:evenVBand="0" w:oddHBand="0" w:evenHBand="0" w:firstRowFirstColumn="0" w:firstRowLastColumn="0" w:lastRowFirstColumn="0" w:lastRowLastColumn="0"/>
            <w:tcW w:w="2232" w:type="dxa"/>
          </w:tcPr>
          <w:p w14:paraId="71249B6D" w14:textId="77777777" w:rsidR="00FF0BFF" w:rsidRPr="00FF0BFF" w:rsidRDefault="00FF0BFF" w:rsidP="009424EB">
            <w:r w:rsidRPr="00FF0BFF">
              <w:t>Budget Work Report</w:t>
            </w:r>
          </w:p>
        </w:tc>
        <w:tc>
          <w:tcPr>
            <w:tcW w:w="2232" w:type="dxa"/>
          </w:tcPr>
          <w:p w14:paraId="246B98E3" w14:textId="77777777" w:rsidR="00FF0BFF" w:rsidRPr="00FF0BFF" w:rsidRDefault="00FF0BFF" w:rsidP="009424EB">
            <w:pPr>
              <w:cnfStyle w:val="000000000000" w:firstRow="0" w:lastRow="0" w:firstColumn="0" w:lastColumn="0" w:oddVBand="0" w:evenVBand="0" w:oddHBand="0" w:evenHBand="0" w:firstRowFirstColumn="0" w:firstRowLastColumn="0" w:lastRowFirstColumn="0" w:lastRowLastColumn="0"/>
            </w:pPr>
            <w:r w:rsidRPr="00FF0BFF">
              <w:t>Budget Work, Baseline Work, Work, Actual Work.</w:t>
            </w:r>
          </w:p>
        </w:tc>
        <w:tc>
          <w:tcPr>
            <w:tcW w:w="2232" w:type="dxa"/>
          </w:tcPr>
          <w:p w14:paraId="4ED512B5" w14:textId="77777777" w:rsidR="00FF0BFF" w:rsidRPr="00FF0BFF" w:rsidRDefault="00FF0BFF" w:rsidP="009424EB">
            <w:pPr>
              <w:cnfStyle w:val="000000000000" w:firstRow="0" w:lastRow="0" w:firstColumn="0" w:lastColumn="0" w:oddVBand="0" w:evenVBand="0" w:oddHBand="0" w:evenHBand="0" w:firstRowFirstColumn="0" w:firstRowLastColumn="0" w:lastRowFirstColumn="0" w:lastRowLastColumn="0"/>
            </w:pPr>
            <w:r w:rsidRPr="00FF0BFF">
              <w:t>Excel</w:t>
            </w:r>
          </w:p>
        </w:tc>
      </w:tr>
      <w:tr w:rsidR="00FF0BFF" w:rsidRPr="00FF0BFF" w14:paraId="38DA57B5" w14:textId="77777777" w:rsidTr="00FF0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dxa"/>
          </w:tcPr>
          <w:p w14:paraId="0998CB5E" w14:textId="77777777" w:rsidR="00FF0BFF" w:rsidRPr="00FF0BFF" w:rsidRDefault="00FF0BFF" w:rsidP="009424EB">
            <w:r w:rsidRPr="00FF0BFF">
              <w:t>Earned Value Over Time Report</w:t>
            </w:r>
          </w:p>
        </w:tc>
        <w:tc>
          <w:tcPr>
            <w:tcW w:w="2232" w:type="dxa"/>
          </w:tcPr>
          <w:p w14:paraId="45BE9164" w14:textId="77777777" w:rsidR="00FF0BFF" w:rsidRPr="00FF0BFF" w:rsidRDefault="00FF0BFF" w:rsidP="009424EB">
            <w:pPr>
              <w:cnfStyle w:val="000000100000" w:firstRow="0" w:lastRow="0" w:firstColumn="0" w:lastColumn="0" w:oddVBand="0" w:evenVBand="0" w:oddHBand="1" w:evenHBand="0" w:firstRowFirstColumn="0" w:firstRowLastColumn="0" w:lastRowFirstColumn="0" w:lastRowLastColumn="0"/>
            </w:pPr>
            <w:proofErr w:type="spellStart"/>
            <w:r w:rsidRPr="00FF0BFF">
              <w:t>Timephased</w:t>
            </w:r>
            <w:proofErr w:type="spellEnd"/>
            <w:r w:rsidRPr="00FF0BFF">
              <w:t xml:space="preserve"> – Actual Cost of Work </w:t>
            </w:r>
            <w:r w:rsidRPr="00FF0BFF">
              <w:lastRenderedPageBreak/>
              <w:t>performed, baseline values and Earned Value.</w:t>
            </w:r>
          </w:p>
        </w:tc>
        <w:tc>
          <w:tcPr>
            <w:tcW w:w="2232" w:type="dxa"/>
          </w:tcPr>
          <w:p w14:paraId="3ADC84AB" w14:textId="77777777" w:rsidR="00FF0BFF" w:rsidRPr="00FF0BFF" w:rsidRDefault="00FF0BFF" w:rsidP="009424EB">
            <w:pPr>
              <w:cnfStyle w:val="000000100000" w:firstRow="0" w:lastRow="0" w:firstColumn="0" w:lastColumn="0" w:oddVBand="0" w:evenVBand="0" w:oddHBand="1" w:evenHBand="0" w:firstRowFirstColumn="0" w:firstRowLastColumn="0" w:lastRowFirstColumn="0" w:lastRowLastColumn="0"/>
            </w:pPr>
            <w:r w:rsidRPr="00FF0BFF">
              <w:lastRenderedPageBreak/>
              <w:t>Excel</w:t>
            </w:r>
          </w:p>
        </w:tc>
      </w:tr>
    </w:tbl>
    <w:p w14:paraId="143E3225" w14:textId="77777777" w:rsidR="000E0402" w:rsidRDefault="000E0402" w:rsidP="00FF0BFF">
      <w:pPr>
        <w:pStyle w:val="Heading3"/>
      </w:pPr>
      <w:r>
        <w:lastRenderedPageBreak/>
        <w:t>Anatomy of a Pivot Table</w:t>
      </w:r>
    </w:p>
    <w:p w14:paraId="31168325" w14:textId="77777777" w:rsidR="000E0402" w:rsidRDefault="000E0402" w:rsidP="000E0402">
      <w:r>
        <w:t>To understand Visual Reports, some understanding of Pivot Tables is helpful. Pivot Tables are flexible tables based on measures and dimensions. The information below is an overview of a Pivot Table based report. Additional information regarding Pivot Tables can be found in any Excel reference book, through software Help, or online.</w:t>
      </w:r>
    </w:p>
    <w:p w14:paraId="47B1E3C7" w14:textId="77777777" w:rsidR="000E0402" w:rsidRDefault="000E0402" w:rsidP="000E0402">
      <w:r>
        <w:t>In the table below, sales data from The Chocolate Company shows that sales of different prod-</w:t>
      </w:r>
      <w:proofErr w:type="spellStart"/>
      <w:r>
        <w:t>ucts</w:t>
      </w:r>
      <w:proofErr w:type="spellEnd"/>
      <w:r>
        <w:t xml:space="preserve"> have occurred in multiple locations. The Chocolate Company also keeps track of the </w:t>
      </w:r>
      <w:proofErr w:type="spellStart"/>
      <w:r>
        <w:t>cus-tomer</w:t>
      </w:r>
      <w:proofErr w:type="spellEnd"/>
      <w:r>
        <w:t xml:space="preserve"> type and products sold. We might want to know total sales by customer type, product or location. Pivot Tables have the flexibility to process any of these report requests quickly.</w:t>
      </w:r>
    </w:p>
    <w:p w14:paraId="0E7C321F" w14:textId="77777777" w:rsidR="000E0402" w:rsidRDefault="000E0402" w:rsidP="000E0402">
      <w:r>
        <w:t>The data below is the source data that will be used to generate the Pivot Table:</w:t>
      </w:r>
    </w:p>
    <w:p w14:paraId="4D9B8728" w14:textId="77777777" w:rsidR="000E0402" w:rsidRDefault="000E0402" w:rsidP="00FF0BFF">
      <w:pPr>
        <w:pStyle w:val="TableTitle"/>
      </w:pPr>
      <w:r>
        <w:t>Sample data for Pivot table</w:t>
      </w:r>
    </w:p>
    <w:tbl>
      <w:tblPr>
        <w:tblStyle w:val="2ColumnTable"/>
        <w:tblW w:w="0" w:type="auto"/>
        <w:tblLook w:val="04A0" w:firstRow="1" w:lastRow="0" w:firstColumn="1" w:lastColumn="0" w:noHBand="0" w:noVBand="1"/>
      </w:tblPr>
      <w:tblGrid>
        <w:gridCol w:w="1116"/>
        <w:gridCol w:w="1116"/>
        <w:gridCol w:w="1116"/>
        <w:gridCol w:w="1116"/>
        <w:gridCol w:w="1116"/>
        <w:gridCol w:w="1116"/>
      </w:tblGrid>
      <w:tr w:rsidR="0091060C" w:rsidRPr="0091060C" w14:paraId="7F63E595" w14:textId="77777777" w:rsidTr="009106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6" w:type="dxa"/>
          </w:tcPr>
          <w:p w14:paraId="0021DC9A" w14:textId="77777777" w:rsidR="0091060C" w:rsidRPr="0091060C" w:rsidRDefault="0091060C" w:rsidP="009424EB">
            <w:r w:rsidRPr="0091060C">
              <w:t>Customer</w:t>
            </w:r>
          </w:p>
        </w:tc>
        <w:tc>
          <w:tcPr>
            <w:tcW w:w="1116" w:type="dxa"/>
          </w:tcPr>
          <w:p w14:paraId="2E18A3EA" w14:textId="77777777" w:rsidR="0091060C" w:rsidRPr="0091060C" w:rsidRDefault="0091060C" w:rsidP="009424EB">
            <w:pPr>
              <w:cnfStyle w:val="100000000000" w:firstRow="1" w:lastRow="0" w:firstColumn="0" w:lastColumn="0" w:oddVBand="0" w:evenVBand="0" w:oddHBand="0" w:evenHBand="0" w:firstRowFirstColumn="0" w:firstRowLastColumn="0" w:lastRowFirstColumn="0" w:lastRowLastColumn="0"/>
            </w:pPr>
            <w:r w:rsidRPr="0091060C">
              <w:t>Customer type</w:t>
            </w:r>
          </w:p>
        </w:tc>
        <w:tc>
          <w:tcPr>
            <w:tcW w:w="1116" w:type="dxa"/>
          </w:tcPr>
          <w:p w14:paraId="025502AF" w14:textId="77777777" w:rsidR="0091060C" w:rsidRPr="0091060C" w:rsidRDefault="0091060C" w:rsidP="009424EB">
            <w:pPr>
              <w:cnfStyle w:val="100000000000" w:firstRow="1" w:lastRow="0" w:firstColumn="0" w:lastColumn="0" w:oddVBand="0" w:evenVBand="0" w:oddHBand="0" w:evenHBand="0" w:firstRowFirstColumn="0" w:firstRowLastColumn="0" w:lastRowFirstColumn="0" w:lastRowLastColumn="0"/>
            </w:pPr>
            <w:r w:rsidRPr="0091060C">
              <w:t>Location</w:t>
            </w:r>
          </w:p>
        </w:tc>
        <w:tc>
          <w:tcPr>
            <w:tcW w:w="1116" w:type="dxa"/>
          </w:tcPr>
          <w:p w14:paraId="125497B1" w14:textId="77777777" w:rsidR="0091060C" w:rsidRPr="0091060C" w:rsidRDefault="0091060C" w:rsidP="009424EB">
            <w:pPr>
              <w:cnfStyle w:val="100000000000" w:firstRow="1" w:lastRow="0" w:firstColumn="0" w:lastColumn="0" w:oddVBand="0" w:evenVBand="0" w:oddHBand="0" w:evenHBand="0" w:firstRowFirstColumn="0" w:firstRowLastColumn="0" w:lastRowFirstColumn="0" w:lastRowLastColumn="0"/>
            </w:pPr>
            <w:r w:rsidRPr="0091060C">
              <w:t>Product</w:t>
            </w:r>
          </w:p>
        </w:tc>
        <w:tc>
          <w:tcPr>
            <w:tcW w:w="1116" w:type="dxa"/>
          </w:tcPr>
          <w:p w14:paraId="524C29E8" w14:textId="77777777" w:rsidR="0091060C" w:rsidRPr="0091060C" w:rsidRDefault="0091060C" w:rsidP="009424EB">
            <w:pPr>
              <w:cnfStyle w:val="100000000000" w:firstRow="1" w:lastRow="0" w:firstColumn="0" w:lastColumn="0" w:oddVBand="0" w:evenVBand="0" w:oddHBand="0" w:evenHBand="0" w:firstRowFirstColumn="0" w:firstRowLastColumn="0" w:lastRowFirstColumn="0" w:lastRowLastColumn="0"/>
            </w:pPr>
            <w:r w:rsidRPr="0091060C">
              <w:t>Quantity in bars</w:t>
            </w:r>
          </w:p>
        </w:tc>
        <w:tc>
          <w:tcPr>
            <w:tcW w:w="1116" w:type="dxa"/>
          </w:tcPr>
          <w:p w14:paraId="4EF09A7F" w14:textId="77777777" w:rsidR="0091060C" w:rsidRPr="0091060C" w:rsidRDefault="0091060C" w:rsidP="009424EB">
            <w:pPr>
              <w:cnfStyle w:val="100000000000" w:firstRow="1" w:lastRow="0" w:firstColumn="0" w:lastColumn="0" w:oddVBand="0" w:evenVBand="0" w:oddHBand="0" w:evenHBand="0" w:firstRowFirstColumn="0" w:firstRowLastColumn="0" w:lastRowFirstColumn="0" w:lastRowLastColumn="0"/>
            </w:pPr>
            <w:r w:rsidRPr="0091060C">
              <w:t>Price</w:t>
            </w:r>
          </w:p>
        </w:tc>
      </w:tr>
      <w:tr w:rsidR="0091060C" w:rsidRPr="0091060C" w14:paraId="5254B6C0" w14:textId="77777777" w:rsidTr="00910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6" w:type="dxa"/>
          </w:tcPr>
          <w:p w14:paraId="366B711A" w14:textId="77777777" w:rsidR="0091060C" w:rsidRPr="0091060C" w:rsidRDefault="0091060C" w:rsidP="009424EB">
            <w:r w:rsidRPr="0091060C">
              <w:t>Customer A</w:t>
            </w:r>
          </w:p>
        </w:tc>
        <w:tc>
          <w:tcPr>
            <w:tcW w:w="1116" w:type="dxa"/>
          </w:tcPr>
          <w:p w14:paraId="52DEC28B"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Retail</w:t>
            </w:r>
          </w:p>
        </w:tc>
        <w:tc>
          <w:tcPr>
            <w:tcW w:w="1116" w:type="dxa"/>
          </w:tcPr>
          <w:p w14:paraId="46DA2F01"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Chicago</w:t>
            </w:r>
          </w:p>
        </w:tc>
        <w:tc>
          <w:tcPr>
            <w:tcW w:w="1116" w:type="dxa"/>
          </w:tcPr>
          <w:p w14:paraId="3B4A1168"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Dark</w:t>
            </w:r>
          </w:p>
        </w:tc>
        <w:tc>
          <w:tcPr>
            <w:tcW w:w="1116" w:type="dxa"/>
          </w:tcPr>
          <w:p w14:paraId="238A86AB"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48</w:t>
            </w:r>
          </w:p>
        </w:tc>
        <w:tc>
          <w:tcPr>
            <w:tcW w:w="1116" w:type="dxa"/>
          </w:tcPr>
          <w:p w14:paraId="145D1754"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120</w:t>
            </w:r>
          </w:p>
        </w:tc>
      </w:tr>
      <w:tr w:rsidR="0091060C" w:rsidRPr="0091060C" w14:paraId="64520EE3" w14:textId="77777777" w:rsidTr="0091060C">
        <w:tc>
          <w:tcPr>
            <w:cnfStyle w:val="001000000000" w:firstRow="0" w:lastRow="0" w:firstColumn="1" w:lastColumn="0" w:oddVBand="0" w:evenVBand="0" w:oddHBand="0" w:evenHBand="0" w:firstRowFirstColumn="0" w:firstRowLastColumn="0" w:lastRowFirstColumn="0" w:lastRowLastColumn="0"/>
            <w:tcW w:w="1116" w:type="dxa"/>
          </w:tcPr>
          <w:p w14:paraId="16F3B74C" w14:textId="77777777" w:rsidR="0091060C" w:rsidRPr="0091060C" w:rsidRDefault="0091060C" w:rsidP="009424EB">
            <w:r w:rsidRPr="0091060C">
              <w:t>Customer B</w:t>
            </w:r>
          </w:p>
        </w:tc>
        <w:tc>
          <w:tcPr>
            <w:tcW w:w="1116" w:type="dxa"/>
          </w:tcPr>
          <w:p w14:paraId="1ECBA665"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School</w:t>
            </w:r>
          </w:p>
        </w:tc>
        <w:tc>
          <w:tcPr>
            <w:tcW w:w="1116" w:type="dxa"/>
          </w:tcPr>
          <w:p w14:paraId="05BB249F"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Rome</w:t>
            </w:r>
          </w:p>
        </w:tc>
        <w:tc>
          <w:tcPr>
            <w:tcW w:w="1116" w:type="dxa"/>
          </w:tcPr>
          <w:p w14:paraId="77789684"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Milk</w:t>
            </w:r>
          </w:p>
        </w:tc>
        <w:tc>
          <w:tcPr>
            <w:tcW w:w="1116" w:type="dxa"/>
          </w:tcPr>
          <w:p w14:paraId="68332CFA"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24</w:t>
            </w:r>
          </w:p>
        </w:tc>
        <w:tc>
          <w:tcPr>
            <w:tcW w:w="1116" w:type="dxa"/>
          </w:tcPr>
          <w:p w14:paraId="0E5169BC"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60</w:t>
            </w:r>
          </w:p>
        </w:tc>
      </w:tr>
      <w:tr w:rsidR="0091060C" w:rsidRPr="0091060C" w14:paraId="1267DC45" w14:textId="77777777" w:rsidTr="00910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6" w:type="dxa"/>
          </w:tcPr>
          <w:p w14:paraId="3B120025" w14:textId="77777777" w:rsidR="0091060C" w:rsidRPr="0091060C" w:rsidRDefault="0091060C" w:rsidP="009424EB">
            <w:r w:rsidRPr="0091060C">
              <w:t>Customer C</w:t>
            </w:r>
          </w:p>
        </w:tc>
        <w:tc>
          <w:tcPr>
            <w:tcW w:w="1116" w:type="dxa"/>
          </w:tcPr>
          <w:p w14:paraId="3C9C5193"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Vending</w:t>
            </w:r>
          </w:p>
        </w:tc>
        <w:tc>
          <w:tcPr>
            <w:tcW w:w="1116" w:type="dxa"/>
          </w:tcPr>
          <w:p w14:paraId="53F24ED7"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Sydney</w:t>
            </w:r>
          </w:p>
        </w:tc>
        <w:tc>
          <w:tcPr>
            <w:tcW w:w="1116" w:type="dxa"/>
          </w:tcPr>
          <w:p w14:paraId="11C7712A"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White</w:t>
            </w:r>
          </w:p>
        </w:tc>
        <w:tc>
          <w:tcPr>
            <w:tcW w:w="1116" w:type="dxa"/>
          </w:tcPr>
          <w:p w14:paraId="2B4D10AE"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12</w:t>
            </w:r>
          </w:p>
        </w:tc>
        <w:tc>
          <w:tcPr>
            <w:tcW w:w="1116" w:type="dxa"/>
          </w:tcPr>
          <w:p w14:paraId="4685B46F"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30</w:t>
            </w:r>
          </w:p>
        </w:tc>
      </w:tr>
      <w:tr w:rsidR="0091060C" w:rsidRPr="0091060C" w14:paraId="7A7366D9" w14:textId="77777777" w:rsidTr="0091060C">
        <w:tc>
          <w:tcPr>
            <w:cnfStyle w:val="001000000000" w:firstRow="0" w:lastRow="0" w:firstColumn="1" w:lastColumn="0" w:oddVBand="0" w:evenVBand="0" w:oddHBand="0" w:evenHBand="0" w:firstRowFirstColumn="0" w:firstRowLastColumn="0" w:lastRowFirstColumn="0" w:lastRowLastColumn="0"/>
            <w:tcW w:w="1116" w:type="dxa"/>
          </w:tcPr>
          <w:p w14:paraId="357A03A8" w14:textId="77777777" w:rsidR="0091060C" w:rsidRPr="0091060C" w:rsidRDefault="0091060C" w:rsidP="009424EB">
            <w:r w:rsidRPr="0091060C">
              <w:t>Customer D</w:t>
            </w:r>
          </w:p>
        </w:tc>
        <w:tc>
          <w:tcPr>
            <w:tcW w:w="1116" w:type="dxa"/>
          </w:tcPr>
          <w:p w14:paraId="24EB0D8A"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Retail</w:t>
            </w:r>
          </w:p>
        </w:tc>
        <w:tc>
          <w:tcPr>
            <w:tcW w:w="1116" w:type="dxa"/>
          </w:tcPr>
          <w:p w14:paraId="687321E0"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Chicago</w:t>
            </w:r>
          </w:p>
        </w:tc>
        <w:tc>
          <w:tcPr>
            <w:tcW w:w="1116" w:type="dxa"/>
          </w:tcPr>
          <w:p w14:paraId="23E777CD"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Dark almonds</w:t>
            </w:r>
          </w:p>
        </w:tc>
        <w:tc>
          <w:tcPr>
            <w:tcW w:w="1116" w:type="dxa"/>
          </w:tcPr>
          <w:p w14:paraId="01EBBCC2"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36</w:t>
            </w:r>
          </w:p>
        </w:tc>
        <w:tc>
          <w:tcPr>
            <w:tcW w:w="1116" w:type="dxa"/>
          </w:tcPr>
          <w:p w14:paraId="4BB50451"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45</w:t>
            </w:r>
          </w:p>
        </w:tc>
      </w:tr>
      <w:tr w:rsidR="0091060C" w:rsidRPr="0091060C" w14:paraId="63BBFF17" w14:textId="77777777" w:rsidTr="00910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6" w:type="dxa"/>
          </w:tcPr>
          <w:p w14:paraId="383D985B" w14:textId="77777777" w:rsidR="0091060C" w:rsidRPr="0091060C" w:rsidRDefault="0091060C" w:rsidP="009424EB">
            <w:r w:rsidRPr="0091060C">
              <w:t>Customer E</w:t>
            </w:r>
          </w:p>
        </w:tc>
        <w:tc>
          <w:tcPr>
            <w:tcW w:w="1116" w:type="dxa"/>
          </w:tcPr>
          <w:p w14:paraId="2E0AA8C3"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School</w:t>
            </w:r>
          </w:p>
        </w:tc>
        <w:tc>
          <w:tcPr>
            <w:tcW w:w="1116" w:type="dxa"/>
          </w:tcPr>
          <w:p w14:paraId="69F9022D"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Rome</w:t>
            </w:r>
          </w:p>
        </w:tc>
        <w:tc>
          <w:tcPr>
            <w:tcW w:w="1116" w:type="dxa"/>
          </w:tcPr>
          <w:p w14:paraId="10D5612D"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Milk almonds</w:t>
            </w:r>
          </w:p>
        </w:tc>
        <w:tc>
          <w:tcPr>
            <w:tcW w:w="1116" w:type="dxa"/>
          </w:tcPr>
          <w:p w14:paraId="64FDB33E"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48</w:t>
            </w:r>
          </w:p>
        </w:tc>
        <w:tc>
          <w:tcPr>
            <w:tcW w:w="1116" w:type="dxa"/>
          </w:tcPr>
          <w:p w14:paraId="73D23EB1"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120</w:t>
            </w:r>
          </w:p>
        </w:tc>
      </w:tr>
      <w:tr w:rsidR="0091060C" w:rsidRPr="0091060C" w14:paraId="7DC5F9B2" w14:textId="77777777" w:rsidTr="0091060C">
        <w:tc>
          <w:tcPr>
            <w:cnfStyle w:val="001000000000" w:firstRow="0" w:lastRow="0" w:firstColumn="1" w:lastColumn="0" w:oddVBand="0" w:evenVBand="0" w:oddHBand="0" w:evenHBand="0" w:firstRowFirstColumn="0" w:firstRowLastColumn="0" w:lastRowFirstColumn="0" w:lastRowLastColumn="0"/>
            <w:tcW w:w="1116" w:type="dxa"/>
          </w:tcPr>
          <w:p w14:paraId="3E35F9AF" w14:textId="77777777" w:rsidR="0091060C" w:rsidRPr="0091060C" w:rsidRDefault="0091060C" w:rsidP="009424EB">
            <w:r w:rsidRPr="0091060C">
              <w:lastRenderedPageBreak/>
              <w:t>Customer F</w:t>
            </w:r>
          </w:p>
        </w:tc>
        <w:tc>
          <w:tcPr>
            <w:tcW w:w="1116" w:type="dxa"/>
          </w:tcPr>
          <w:p w14:paraId="37B890BB"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Vending</w:t>
            </w:r>
          </w:p>
        </w:tc>
        <w:tc>
          <w:tcPr>
            <w:tcW w:w="1116" w:type="dxa"/>
          </w:tcPr>
          <w:p w14:paraId="3E952DD3"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Sydney</w:t>
            </w:r>
          </w:p>
        </w:tc>
        <w:tc>
          <w:tcPr>
            <w:tcW w:w="1116" w:type="dxa"/>
          </w:tcPr>
          <w:p w14:paraId="7C0BD3F6"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White peanuts</w:t>
            </w:r>
          </w:p>
        </w:tc>
        <w:tc>
          <w:tcPr>
            <w:tcW w:w="1116" w:type="dxa"/>
          </w:tcPr>
          <w:p w14:paraId="6CCF7C2D"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24</w:t>
            </w:r>
          </w:p>
        </w:tc>
        <w:tc>
          <w:tcPr>
            <w:tcW w:w="1116" w:type="dxa"/>
          </w:tcPr>
          <w:p w14:paraId="6EDBB545"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60</w:t>
            </w:r>
          </w:p>
        </w:tc>
      </w:tr>
      <w:tr w:rsidR="0091060C" w:rsidRPr="0091060C" w14:paraId="0CF34A65" w14:textId="77777777" w:rsidTr="00910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6" w:type="dxa"/>
          </w:tcPr>
          <w:p w14:paraId="2F091594" w14:textId="77777777" w:rsidR="0091060C" w:rsidRPr="0091060C" w:rsidRDefault="0091060C" w:rsidP="009424EB">
            <w:r w:rsidRPr="0091060C">
              <w:t>Customer G</w:t>
            </w:r>
          </w:p>
        </w:tc>
        <w:tc>
          <w:tcPr>
            <w:tcW w:w="1116" w:type="dxa"/>
          </w:tcPr>
          <w:p w14:paraId="0A8DA89C"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Retail</w:t>
            </w:r>
          </w:p>
        </w:tc>
        <w:tc>
          <w:tcPr>
            <w:tcW w:w="1116" w:type="dxa"/>
          </w:tcPr>
          <w:p w14:paraId="778A13FA"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Chicago</w:t>
            </w:r>
          </w:p>
        </w:tc>
        <w:tc>
          <w:tcPr>
            <w:tcW w:w="1116" w:type="dxa"/>
          </w:tcPr>
          <w:p w14:paraId="072D5D94"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Dark</w:t>
            </w:r>
          </w:p>
        </w:tc>
        <w:tc>
          <w:tcPr>
            <w:tcW w:w="1116" w:type="dxa"/>
          </w:tcPr>
          <w:p w14:paraId="726B9EB3"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12</w:t>
            </w:r>
          </w:p>
        </w:tc>
        <w:tc>
          <w:tcPr>
            <w:tcW w:w="1116" w:type="dxa"/>
          </w:tcPr>
          <w:p w14:paraId="25B4321D"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30</w:t>
            </w:r>
          </w:p>
        </w:tc>
      </w:tr>
      <w:tr w:rsidR="0091060C" w:rsidRPr="0091060C" w14:paraId="3B571B1B" w14:textId="77777777" w:rsidTr="0091060C">
        <w:tc>
          <w:tcPr>
            <w:cnfStyle w:val="001000000000" w:firstRow="0" w:lastRow="0" w:firstColumn="1" w:lastColumn="0" w:oddVBand="0" w:evenVBand="0" w:oddHBand="0" w:evenHBand="0" w:firstRowFirstColumn="0" w:firstRowLastColumn="0" w:lastRowFirstColumn="0" w:lastRowLastColumn="0"/>
            <w:tcW w:w="1116" w:type="dxa"/>
          </w:tcPr>
          <w:p w14:paraId="6C79BF95" w14:textId="77777777" w:rsidR="0091060C" w:rsidRPr="0091060C" w:rsidRDefault="0091060C" w:rsidP="009424EB">
            <w:r w:rsidRPr="0091060C">
              <w:t>Customer H</w:t>
            </w:r>
          </w:p>
        </w:tc>
        <w:tc>
          <w:tcPr>
            <w:tcW w:w="1116" w:type="dxa"/>
          </w:tcPr>
          <w:p w14:paraId="15B7AE7E"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School</w:t>
            </w:r>
          </w:p>
        </w:tc>
        <w:tc>
          <w:tcPr>
            <w:tcW w:w="1116" w:type="dxa"/>
          </w:tcPr>
          <w:p w14:paraId="42ADD8E3"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Rome</w:t>
            </w:r>
          </w:p>
        </w:tc>
        <w:tc>
          <w:tcPr>
            <w:tcW w:w="1116" w:type="dxa"/>
          </w:tcPr>
          <w:p w14:paraId="22665063"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Milk</w:t>
            </w:r>
          </w:p>
        </w:tc>
        <w:tc>
          <w:tcPr>
            <w:tcW w:w="1116" w:type="dxa"/>
          </w:tcPr>
          <w:p w14:paraId="4A26AA39"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36</w:t>
            </w:r>
          </w:p>
        </w:tc>
        <w:tc>
          <w:tcPr>
            <w:tcW w:w="1116" w:type="dxa"/>
          </w:tcPr>
          <w:p w14:paraId="485D38C1"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45</w:t>
            </w:r>
          </w:p>
        </w:tc>
      </w:tr>
      <w:tr w:rsidR="0091060C" w:rsidRPr="0091060C" w14:paraId="04004359" w14:textId="77777777" w:rsidTr="00910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6" w:type="dxa"/>
          </w:tcPr>
          <w:p w14:paraId="17B7B03B" w14:textId="77777777" w:rsidR="0091060C" w:rsidRPr="0091060C" w:rsidRDefault="0091060C" w:rsidP="009424EB">
            <w:r w:rsidRPr="0091060C">
              <w:t>Customer I</w:t>
            </w:r>
          </w:p>
        </w:tc>
        <w:tc>
          <w:tcPr>
            <w:tcW w:w="1116" w:type="dxa"/>
          </w:tcPr>
          <w:p w14:paraId="7CF07D9A"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Vending</w:t>
            </w:r>
          </w:p>
        </w:tc>
        <w:tc>
          <w:tcPr>
            <w:tcW w:w="1116" w:type="dxa"/>
          </w:tcPr>
          <w:p w14:paraId="310F89A9"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Sydney</w:t>
            </w:r>
          </w:p>
        </w:tc>
        <w:tc>
          <w:tcPr>
            <w:tcW w:w="1116" w:type="dxa"/>
          </w:tcPr>
          <w:p w14:paraId="3C20F6E1"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White</w:t>
            </w:r>
          </w:p>
        </w:tc>
        <w:tc>
          <w:tcPr>
            <w:tcW w:w="1116" w:type="dxa"/>
          </w:tcPr>
          <w:p w14:paraId="57ABF173"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48</w:t>
            </w:r>
          </w:p>
        </w:tc>
        <w:tc>
          <w:tcPr>
            <w:tcW w:w="1116" w:type="dxa"/>
          </w:tcPr>
          <w:p w14:paraId="7A5AAF33"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120</w:t>
            </w:r>
          </w:p>
        </w:tc>
      </w:tr>
      <w:tr w:rsidR="0091060C" w:rsidRPr="0091060C" w14:paraId="022527D5" w14:textId="77777777" w:rsidTr="0091060C">
        <w:tc>
          <w:tcPr>
            <w:cnfStyle w:val="001000000000" w:firstRow="0" w:lastRow="0" w:firstColumn="1" w:lastColumn="0" w:oddVBand="0" w:evenVBand="0" w:oddHBand="0" w:evenHBand="0" w:firstRowFirstColumn="0" w:firstRowLastColumn="0" w:lastRowFirstColumn="0" w:lastRowLastColumn="0"/>
            <w:tcW w:w="1116" w:type="dxa"/>
          </w:tcPr>
          <w:p w14:paraId="19245E90" w14:textId="77777777" w:rsidR="0091060C" w:rsidRPr="0091060C" w:rsidRDefault="0091060C" w:rsidP="009424EB">
            <w:r w:rsidRPr="0091060C">
              <w:t>Customer J</w:t>
            </w:r>
          </w:p>
        </w:tc>
        <w:tc>
          <w:tcPr>
            <w:tcW w:w="1116" w:type="dxa"/>
          </w:tcPr>
          <w:p w14:paraId="234C7AC1"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Retail</w:t>
            </w:r>
          </w:p>
        </w:tc>
        <w:tc>
          <w:tcPr>
            <w:tcW w:w="1116" w:type="dxa"/>
          </w:tcPr>
          <w:p w14:paraId="480DF9AE"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Chicago</w:t>
            </w:r>
          </w:p>
        </w:tc>
        <w:tc>
          <w:tcPr>
            <w:tcW w:w="1116" w:type="dxa"/>
          </w:tcPr>
          <w:p w14:paraId="5B30718F"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Dark almonds</w:t>
            </w:r>
          </w:p>
        </w:tc>
        <w:tc>
          <w:tcPr>
            <w:tcW w:w="1116" w:type="dxa"/>
          </w:tcPr>
          <w:p w14:paraId="6C81639F"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24</w:t>
            </w:r>
          </w:p>
        </w:tc>
        <w:tc>
          <w:tcPr>
            <w:tcW w:w="1116" w:type="dxa"/>
          </w:tcPr>
          <w:p w14:paraId="3AD7C173"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60</w:t>
            </w:r>
          </w:p>
        </w:tc>
      </w:tr>
      <w:tr w:rsidR="0091060C" w:rsidRPr="0091060C" w14:paraId="58AD17B8" w14:textId="77777777" w:rsidTr="00910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6" w:type="dxa"/>
          </w:tcPr>
          <w:p w14:paraId="6675BBB1" w14:textId="77777777" w:rsidR="0091060C" w:rsidRPr="0091060C" w:rsidRDefault="0091060C" w:rsidP="009424EB">
            <w:r w:rsidRPr="0091060C">
              <w:t>Customer K</w:t>
            </w:r>
          </w:p>
        </w:tc>
        <w:tc>
          <w:tcPr>
            <w:tcW w:w="1116" w:type="dxa"/>
          </w:tcPr>
          <w:p w14:paraId="4DAE60AD"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School</w:t>
            </w:r>
          </w:p>
        </w:tc>
        <w:tc>
          <w:tcPr>
            <w:tcW w:w="1116" w:type="dxa"/>
          </w:tcPr>
          <w:p w14:paraId="35BFA27E"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Rome</w:t>
            </w:r>
          </w:p>
        </w:tc>
        <w:tc>
          <w:tcPr>
            <w:tcW w:w="1116" w:type="dxa"/>
          </w:tcPr>
          <w:p w14:paraId="13C986DB"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Milk almonds</w:t>
            </w:r>
          </w:p>
        </w:tc>
        <w:tc>
          <w:tcPr>
            <w:tcW w:w="1116" w:type="dxa"/>
          </w:tcPr>
          <w:p w14:paraId="3547332F"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12</w:t>
            </w:r>
          </w:p>
        </w:tc>
        <w:tc>
          <w:tcPr>
            <w:tcW w:w="1116" w:type="dxa"/>
          </w:tcPr>
          <w:p w14:paraId="078371B0"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30</w:t>
            </w:r>
          </w:p>
        </w:tc>
      </w:tr>
      <w:tr w:rsidR="0091060C" w:rsidRPr="0091060C" w14:paraId="390A3106" w14:textId="77777777" w:rsidTr="0091060C">
        <w:tc>
          <w:tcPr>
            <w:cnfStyle w:val="001000000000" w:firstRow="0" w:lastRow="0" w:firstColumn="1" w:lastColumn="0" w:oddVBand="0" w:evenVBand="0" w:oddHBand="0" w:evenHBand="0" w:firstRowFirstColumn="0" w:firstRowLastColumn="0" w:lastRowFirstColumn="0" w:lastRowLastColumn="0"/>
            <w:tcW w:w="1116" w:type="dxa"/>
          </w:tcPr>
          <w:p w14:paraId="0373E32F" w14:textId="77777777" w:rsidR="0091060C" w:rsidRPr="0091060C" w:rsidRDefault="0091060C" w:rsidP="009424EB">
            <w:r w:rsidRPr="0091060C">
              <w:t>Customer L</w:t>
            </w:r>
          </w:p>
        </w:tc>
        <w:tc>
          <w:tcPr>
            <w:tcW w:w="1116" w:type="dxa"/>
          </w:tcPr>
          <w:p w14:paraId="0FDF46C9"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Vending</w:t>
            </w:r>
          </w:p>
        </w:tc>
        <w:tc>
          <w:tcPr>
            <w:tcW w:w="1116" w:type="dxa"/>
          </w:tcPr>
          <w:p w14:paraId="03AB5627"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Sydney</w:t>
            </w:r>
          </w:p>
        </w:tc>
        <w:tc>
          <w:tcPr>
            <w:tcW w:w="1116" w:type="dxa"/>
          </w:tcPr>
          <w:p w14:paraId="5F14D46F"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White peanuts</w:t>
            </w:r>
          </w:p>
        </w:tc>
        <w:tc>
          <w:tcPr>
            <w:tcW w:w="1116" w:type="dxa"/>
          </w:tcPr>
          <w:p w14:paraId="3D267DFE"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36</w:t>
            </w:r>
          </w:p>
        </w:tc>
        <w:tc>
          <w:tcPr>
            <w:tcW w:w="1116" w:type="dxa"/>
          </w:tcPr>
          <w:p w14:paraId="08BC40AF"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45</w:t>
            </w:r>
          </w:p>
        </w:tc>
      </w:tr>
      <w:tr w:rsidR="0091060C" w:rsidRPr="0091060C" w14:paraId="516BAF65" w14:textId="77777777" w:rsidTr="00910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6" w:type="dxa"/>
          </w:tcPr>
          <w:p w14:paraId="5707768A" w14:textId="77777777" w:rsidR="0091060C" w:rsidRPr="0091060C" w:rsidRDefault="0091060C" w:rsidP="009424EB">
            <w:r w:rsidRPr="0091060C">
              <w:t>Customer M</w:t>
            </w:r>
          </w:p>
        </w:tc>
        <w:tc>
          <w:tcPr>
            <w:tcW w:w="1116" w:type="dxa"/>
          </w:tcPr>
          <w:p w14:paraId="545B7149"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Retail</w:t>
            </w:r>
          </w:p>
        </w:tc>
        <w:tc>
          <w:tcPr>
            <w:tcW w:w="1116" w:type="dxa"/>
          </w:tcPr>
          <w:p w14:paraId="5315DF9A"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Chicago</w:t>
            </w:r>
          </w:p>
        </w:tc>
        <w:tc>
          <w:tcPr>
            <w:tcW w:w="1116" w:type="dxa"/>
          </w:tcPr>
          <w:p w14:paraId="092FE7DF"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Dark</w:t>
            </w:r>
          </w:p>
        </w:tc>
        <w:tc>
          <w:tcPr>
            <w:tcW w:w="1116" w:type="dxa"/>
          </w:tcPr>
          <w:p w14:paraId="0DDF1016"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48</w:t>
            </w:r>
          </w:p>
        </w:tc>
        <w:tc>
          <w:tcPr>
            <w:tcW w:w="1116" w:type="dxa"/>
          </w:tcPr>
          <w:p w14:paraId="4178C6B4"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120</w:t>
            </w:r>
          </w:p>
        </w:tc>
      </w:tr>
    </w:tbl>
    <w:p w14:paraId="770A65EB" w14:textId="77777777" w:rsidR="000E0402" w:rsidRDefault="000E0402" w:rsidP="000E0402">
      <w:r>
        <w:t>In the view below, a Pivot Table has been created using the above data. The data below is con-</w:t>
      </w:r>
      <w:proofErr w:type="spellStart"/>
      <w:r>
        <w:t>solidated</w:t>
      </w:r>
      <w:proofErr w:type="spellEnd"/>
      <w:r>
        <w:t xml:space="preserve"> to show sales by Customer type:</w:t>
      </w:r>
    </w:p>
    <w:p w14:paraId="64F4CF78" w14:textId="77777777" w:rsidR="000E0402" w:rsidRDefault="000E0402" w:rsidP="0091060C">
      <w:pPr>
        <w:pStyle w:val="TableTitle"/>
      </w:pPr>
      <w:r>
        <w:t>Pivot table generated in Excel showing Customer type and Sum of Price</w:t>
      </w:r>
    </w:p>
    <w:tbl>
      <w:tblPr>
        <w:tblStyle w:val="2ColumnTable"/>
        <w:tblW w:w="0" w:type="auto"/>
        <w:tblLook w:val="04A0" w:firstRow="1" w:lastRow="0" w:firstColumn="1" w:lastColumn="0" w:noHBand="0" w:noVBand="1"/>
      </w:tblPr>
      <w:tblGrid>
        <w:gridCol w:w="3348"/>
        <w:gridCol w:w="3348"/>
      </w:tblGrid>
      <w:tr w:rsidR="0091060C" w:rsidRPr="0091060C" w14:paraId="1055788D" w14:textId="77777777" w:rsidTr="009106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620CF8E4" w14:textId="77777777" w:rsidR="0091060C" w:rsidRPr="0091060C" w:rsidRDefault="0091060C" w:rsidP="009424EB">
            <w:r w:rsidRPr="0091060C">
              <w:t>Customer Type</w:t>
            </w:r>
          </w:p>
        </w:tc>
        <w:tc>
          <w:tcPr>
            <w:tcW w:w="3348" w:type="dxa"/>
          </w:tcPr>
          <w:p w14:paraId="26B53240" w14:textId="77777777" w:rsidR="0091060C" w:rsidRPr="0091060C" w:rsidRDefault="0091060C" w:rsidP="009424EB">
            <w:pPr>
              <w:cnfStyle w:val="100000000000" w:firstRow="1" w:lastRow="0" w:firstColumn="0" w:lastColumn="0" w:oddVBand="0" w:evenVBand="0" w:oddHBand="0" w:evenHBand="0" w:firstRowFirstColumn="0" w:firstRowLastColumn="0" w:lastRowFirstColumn="0" w:lastRowLastColumn="0"/>
            </w:pPr>
            <w:r w:rsidRPr="0091060C">
              <w:t>Sum of Price</w:t>
            </w:r>
          </w:p>
        </w:tc>
      </w:tr>
      <w:tr w:rsidR="0091060C" w:rsidRPr="0091060C" w14:paraId="008BCD94" w14:textId="77777777" w:rsidTr="00910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39FE6EA6" w14:textId="77777777" w:rsidR="0091060C" w:rsidRPr="0091060C" w:rsidRDefault="0091060C" w:rsidP="009424EB">
            <w:r w:rsidRPr="0091060C">
              <w:t>Retail</w:t>
            </w:r>
          </w:p>
        </w:tc>
        <w:tc>
          <w:tcPr>
            <w:tcW w:w="3348" w:type="dxa"/>
          </w:tcPr>
          <w:p w14:paraId="70E79D56"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480</w:t>
            </w:r>
          </w:p>
        </w:tc>
      </w:tr>
      <w:tr w:rsidR="0091060C" w:rsidRPr="0091060C" w14:paraId="030D4BAF" w14:textId="77777777" w:rsidTr="0091060C">
        <w:tc>
          <w:tcPr>
            <w:cnfStyle w:val="001000000000" w:firstRow="0" w:lastRow="0" w:firstColumn="1" w:lastColumn="0" w:oddVBand="0" w:evenVBand="0" w:oddHBand="0" w:evenHBand="0" w:firstRowFirstColumn="0" w:firstRowLastColumn="0" w:lastRowFirstColumn="0" w:lastRowLastColumn="0"/>
            <w:tcW w:w="3348" w:type="dxa"/>
          </w:tcPr>
          <w:p w14:paraId="0E5A5872" w14:textId="77777777" w:rsidR="0091060C" w:rsidRPr="0091060C" w:rsidRDefault="0091060C" w:rsidP="009424EB">
            <w:r w:rsidRPr="0091060C">
              <w:t>School</w:t>
            </w:r>
          </w:p>
        </w:tc>
        <w:tc>
          <w:tcPr>
            <w:tcW w:w="3348" w:type="dxa"/>
          </w:tcPr>
          <w:p w14:paraId="3AFFD14D"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180</w:t>
            </w:r>
          </w:p>
        </w:tc>
      </w:tr>
      <w:tr w:rsidR="0091060C" w:rsidRPr="0091060C" w14:paraId="3D3A25B9" w14:textId="77777777" w:rsidTr="00910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301D2622" w14:textId="77777777" w:rsidR="0091060C" w:rsidRPr="0091060C" w:rsidRDefault="0091060C" w:rsidP="009424EB">
            <w:r w:rsidRPr="0091060C">
              <w:t>Vending</w:t>
            </w:r>
          </w:p>
        </w:tc>
        <w:tc>
          <w:tcPr>
            <w:tcW w:w="3348" w:type="dxa"/>
          </w:tcPr>
          <w:p w14:paraId="694CAA9D"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90</w:t>
            </w:r>
          </w:p>
        </w:tc>
      </w:tr>
      <w:tr w:rsidR="0091060C" w:rsidRPr="0091060C" w14:paraId="2F82D1C2" w14:textId="77777777" w:rsidTr="0091060C">
        <w:tc>
          <w:tcPr>
            <w:cnfStyle w:val="001000000000" w:firstRow="0" w:lastRow="0" w:firstColumn="1" w:lastColumn="0" w:oddVBand="0" w:evenVBand="0" w:oddHBand="0" w:evenHBand="0" w:firstRowFirstColumn="0" w:firstRowLastColumn="0" w:lastRowFirstColumn="0" w:lastRowLastColumn="0"/>
            <w:tcW w:w="3348" w:type="dxa"/>
          </w:tcPr>
          <w:p w14:paraId="7AC5F821" w14:textId="77777777" w:rsidR="0091060C" w:rsidRPr="0091060C" w:rsidRDefault="0091060C" w:rsidP="009424EB">
            <w:r w:rsidRPr="0091060C">
              <w:t>Wholesale</w:t>
            </w:r>
          </w:p>
        </w:tc>
        <w:tc>
          <w:tcPr>
            <w:tcW w:w="3348" w:type="dxa"/>
          </w:tcPr>
          <w:p w14:paraId="17CD0699"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135</w:t>
            </w:r>
          </w:p>
        </w:tc>
      </w:tr>
      <w:tr w:rsidR="0091060C" w:rsidRPr="0091060C" w14:paraId="49974631" w14:textId="77777777" w:rsidTr="00910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48B5BF77" w14:textId="77777777" w:rsidR="0091060C" w:rsidRPr="0091060C" w:rsidRDefault="0091060C" w:rsidP="009424EB">
            <w:r w:rsidRPr="0091060C">
              <w:t>Grand Total</w:t>
            </w:r>
          </w:p>
        </w:tc>
        <w:tc>
          <w:tcPr>
            <w:tcW w:w="3348" w:type="dxa"/>
          </w:tcPr>
          <w:p w14:paraId="7F7F16B6"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885</w:t>
            </w:r>
          </w:p>
        </w:tc>
      </w:tr>
    </w:tbl>
    <w:p w14:paraId="5013819B" w14:textId="77777777" w:rsidR="000E0402" w:rsidRDefault="000E0402" w:rsidP="000E0402">
      <w:r>
        <w:t>In the next example, the table was changed to show sales by Location:</w:t>
      </w:r>
    </w:p>
    <w:p w14:paraId="175FFFE9" w14:textId="77777777" w:rsidR="000E0402" w:rsidRDefault="000E0402" w:rsidP="0091060C">
      <w:pPr>
        <w:pStyle w:val="TableTitle"/>
      </w:pPr>
      <w:r>
        <w:lastRenderedPageBreak/>
        <w:t>Pivot table generated in Excel showing Location and Sum of Price</w:t>
      </w:r>
    </w:p>
    <w:tbl>
      <w:tblPr>
        <w:tblStyle w:val="2ColumnTable"/>
        <w:tblW w:w="0" w:type="auto"/>
        <w:tblLook w:val="04A0" w:firstRow="1" w:lastRow="0" w:firstColumn="1" w:lastColumn="0" w:noHBand="0" w:noVBand="1"/>
      </w:tblPr>
      <w:tblGrid>
        <w:gridCol w:w="3348"/>
        <w:gridCol w:w="3348"/>
      </w:tblGrid>
      <w:tr w:rsidR="0091060C" w:rsidRPr="0091060C" w14:paraId="30F5F936" w14:textId="77777777" w:rsidTr="009106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684AF594" w14:textId="77777777" w:rsidR="0091060C" w:rsidRPr="0091060C" w:rsidRDefault="0091060C" w:rsidP="009424EB">
            <w:r w:rsidRPr="0091060C">
              <w:t>Location</w:t>
            </w:r>
          </w:p>
        </w:tc>
        <w:tc>
          <w:tcPr>
            <w:tcW w:w="3348" w:type="dxa"/>
          </w:tcPr>
          <w:p w14:paraId="1EBC181E" w14:textId="77777777" w:rsidR="0091060C" w:rsidRPr="0091060C" w:rsidRDefault="0091060C" w:rsidP="009424EB">
            <w:pPr>
              <w:cnfStyle w:val="100000000000" w:firstRow="1" w:lastRow="0" w:firstColumn="0" w:lastColumn="0" w:oddVBand="0" w:evenVBand="0" w:oddHBand="0" w:evenHBand="0" w:firstRowFirstColumn="0" w:firstRowLastColumn="0" w:lastRowFirstColumn="0" w:lastRowLastColumn="0"/>
            </w:pPr>
            <w:r w:rsidRPr="0091060C">
              <w:t>Sum of Price</w:t>
            </w:r>
          </w:p>
        </w:tc>
      </w:tr>
      <w:tr w:rsidR="0091060C" w:rsidRPr="0091060C" w14:paraId="243BD7A0" w14:textId="77777777" w:rsidTr="00910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67665CF0" w14:textId="77777777" w:rsidR="0091060C" w:rsidRPr="0091060C" w:rsidRDefault="0091060C" w:rsidP="009424EB">
            <w:r w:rsidRPr="0091060C">
              <w:t>Chicago</w:t>
            </w:r>
          </w:p>
        </w:tc>
        <w:tc>
          <w:tcPr>
            <w:tcW w:w="3348" w:type="dxa"/>
          </w:tcPr>
          <w:p w14:paraId="5D085899"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375</w:t>
            </w:r>
          </w:p>
        </w:tc>
      </w:tr>
      <w:tr w:rsidR="0091060C" w:rsidRPr="0091060C" w14:paraId="38318A34" w14:textId="77777777" w:rsidTr="0091060C">
        <w:tc>
          <w:tcPr>
            <w:cnfStyle w:val="001000000000" w:firstRow="0" w:lastRow="0" w:firstColumn="1" w:lastColumn="0" w:oddVBand="0" w:evenVBand="0" w:oddHBand="0" w:evenHBand="0" w:firstRowFirstColumn="0" w:firstRowLastColumn="0" w:lastRowFirstColumn="0" w:lastRowLastColumn="0"/>
            <w:tcW w:w="3348" w:type="dxa"/>
          </w:tcPr>
          <w:p w14:paraId="26CBDA23" w14:textId="77777777" w:rsidR="0091060C" w:rsidRPr="0091060C" w:rsidRDefault="0091060C" w:rsidP="009424EB">
            <w:r w:rsidRPr="0091060C">
              <w:t>Rome</w:t>
            </w:r>
          </w:p>
        </w:tc>
        <w:tc>
          <w:tcPr>
            <w:tcW w:w="3348" w:type="dxa"/>
          </w:tcPr>
          <w:p w14:paraId="757C2F5A"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255</w:t>
            </w:r>
          </w:p>
        </w:tc>
      </w:tr>
      <w:tr w:rsidR="0091060C" w:rsidRPr="0091060C" w14:paraId="7DC15592" w14:textId="77777777" w:rsidTr="00910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5F8FC621" w14:textId="77777777" w:rsidR="0091060C" w:rsidRPr="0091060C" w:rsidRDefault="0091060C" w:rsidP="009424EB">
            <w:r w:rsidRPr="0091060C">
              <w:t>Sydney</w:t>
            </w:r>
          </w:p>
        </w:tc>
        <w:tc>
          <w:tcPr>
            <w:tcW w:w="3348" w:type="dxa"/>
          </w:tcPr>
          <w:p w14:paraId="29B0C6A4" w14:textId="77777777" w:rsidR="0091060C" w:rsidRPr="0091060C" w:rsidRDefault="0091060C" w:rsidP="009424EB">
            <w:pPr>
              <w:cnfStyle w:val="000000100000" w:firstRow="0" w:lastRow="0" w:firstColumn="0" w:lastColumn="0" w:oddVBand="0" w:evenVBand="0" w:oddHBand="1" w:evenHBand="0" w:firstRowFirstColumn="0" w:firstRowLastColumn="0" w:lastRowFirstColumn="0" w:lastRowLastColumn="0"/>
            </w:pPr>
            <w:r w:rsidRPr="0091060C">
              <w:t>255</w:t>
            </w:r>
          </w:p>
        </w:tc>
      </w:tr>
      <w:tr w:rsidR="0091060C" w:rsidRPr="0091060C" w14:paraId="36502CF3" w14:textId="77777777" w:rsidTr="0091060C">
        <w:tc>
          <w:tcPr>
            <w:cnfStyle w:val="001000000000" w:firstRow="0" w:lastRow="0" w:firstColumn="1" w:lastColumn="0" w:oddVBand="0" w:evenVBand="0" w:oddHBand="0" w:evenHBand="0" w:firstRowFirstColumn="0" w:firstRowLastColumn="0" w:lastRowFirstColumn="0" w:lastRowLastColumn="0"/>
            <w:tcW w:w="3348" w:type="dxa"/>
          </w:tcPr>
          <w:p w14:paraId="7CFCB3A1" w14:textId="77777777" w:rsidR="0091060C" w:rsidRPr="0091060C" w:rsidRDefault="0091060C" w:rsidP="009424EB">
            <w:r w:rsidRPr="0091060C">
              <w:t>Grand Total</w:t>
            </w:r>
          </w:p>
        </w:tc>
        <w:tc>
          <w:tcPr>
            <w:tcW w:w="3348" w:type="dxa"/>
          </w:tcPr>
          <w:p w14:paraId="05840F6B" w14:textId="77777777" w:rsidR="0091060C" w:rsidRPr="0091060C" w:rsidRDefault="0091060C" w:rsidP="009424EB">
            <w:pPr>
              <w:cnfStyle w:val="000000000000" w:firstRow="0" w:lastRow="0" w:firstColumn="0" w:lastColumn="0" w:oddVBand="0" w:evenVBand="0" w:oddHBand="0" w:evenHBand="0" w:firstRowFirstColumn="0" w:firstRowLastColumn="0" w:lastRowFirstColumn="0" w:lastRowLastColumn="0"/>
            </w:pPr>
            <w:r w:rsidRPr="0091060C">
              <w:t>885</w:t>
            </w:r>
          </w:p>
        </w:tc>
      </w:tr>
    </w:tbl>
    <w:p w14:paraId="4C49C160" w14:textId="77777777" w:rsidR="000E0402" w:rsidRDefault="000E0402" w:rsidP="000E0402">
      <w:r>
        <w:t>In the next example, sales by Product:</w:t>
      </w:r>
    </w:p>
    <w:p w14:paraId="448C537F" w14:textId="77777777" w:rsidR="000E0402" w:rsidRDefault="000E0402" w:rsidP="0091060C">
      <w:pPr>
        <w:pStyle w:val="TableTitle"/>
      </w:pPr>
      <w:r>
        <w:t>Pivot table generated in Excel showing Product and Sum of Price</w:t>
      </w:r>
    </w:p>
    <w:tbl>
      <w:tblPr>
        <w:tblStyle w:val="2ColumnTable"/>
        <w:tblW w:w="0" w:type="auto"/>
        <w:tblLook w:val="04A0" w:firstRow="1" w:lastRow="0" w:firstColumn="1" w:lastColumn="0" w:noHBand="0" w:noVBand="1"/>
      </w:tblPr>
      <w:tblGrid>
        <w:gridCol w:w="3348"/>
        <w:gridCol w:w="3348"/>
      </w:tblGrid>
      <w:tr w:rsidR="008C565C" w:rsidRPr="008C565C" w14:paraId="0FCF8C11" w14:textId="77777777" w:rsidTr="008C56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307BBBEC" w14:textId="77777777" w:rsidR="008C565C" w:rsidRPr="008C565C" w:rsidRDefault="008C565C" w:rsidP="009424EB">
            <w:r w:rsidRPr="008C565C">
              <w:t>Product</w:t>
            </w:r>
          </w:p>
        </w:tc>
        <w:tc>
          <w:tcPr>
            <w:tcW w:w="3348" w:type="dxa"/>
          </w:tcPr>
          <w:p w14:paraId="15E51126" w14:textId="77777777" w:rsidR="008C565C" w:rsidRPr="008C565C" w:rsidRDefault="008C565C" w:rsidP="009424EB">
            <w:pPr>
              <w:cnfStyle w:val="100000000000" w:firstRow="1" w:lastRow="0" w:firstColumn="0" w:lastColumn="0" w:oddVBand="0" w:evenVBand="0" w:oddHBand="0" w:evenHBand="0" w:firstRowFirstColumn="0" w:firstRowLastColumn="0" w:lastRowFirstColumn="0" w:lastRowLastColumn="0"/>
            </w:pPr>
            <w:r w:rsidRPr="008C565C">
              <w:t>Sum of Price</w:t>
            </w:r>
          </w:p>
        </w:tc>
      </w:tr>
      <w:tr w:rsidR="008C565C" w:rsidRPr="008C565C" w14:paraId="2F1D562E" w14:textId="77777777" w:rsidTr="008C5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283D1090" w14:textId="77777777" w:rsidR="008C565C" w:rsidRPr="008C565C" w:rsidRDefault="008C565C" w:rsidP="009424EB">
            <w:r w:rsidRPr="008C565C">
              <w:t>Dark</w:t>
            </w:r>
          </w:p>
        </w:tc>
        <w:tc>
          <w:tcPr>
            <w:tcW w:w="3348" w:type="dxa"/>
          </w:tcPr>
          <w:p w14:paraId="49B13A7B" w14:textId="77777777" w:rsidR="008C565C" w:rsidRPr="008C565C" w:rsidRDefault="008C565C" w:rsidP="009424EB">
            <w:pPr>
              <w:cnfStyle w:val="000000100000" w:firstRow="0" w:lastRow="0" w:firstColumn="0" w:lastColumn="0" w:oddVBand="0" w:evenVBand="0" w:oddHBand="1" w:evenHBand="0" w:firstRowFirstColumn="0" w:firstRowLastColumn="0" w:lastRowFirstColumn="0" w:lastRowLastColumn="0"/>
            </w:pPr>
            <w:r w:rsidRPr="008C565C">
              <w:t>270</w:t>
            </w:r>
          </w:p>
        </w:tc>
      </w:tr>
      <w:tr w:rsidR="008C565C" w:rsidRPr="008C565C" w14:paraId="55A08475" w14:textId="77777777" w:rsidTr="008C565C">
        <w:tc>
          <w:tcPr>
            <w:cnfStyle w:val="001000000000" w:firstRow="0" w:lastRow="0" w:firstColumn="1" w:lastColumn="0" w:oddVBand="0" w:evenVBand="0" w:oddHBand="0" w:evenHBand="0" w:firstRowFirstColumn="0" w:firstRowLastColumn="0" w:lastRowFirstColumn="0" w:lastRowLastColumn="0"/>
            <w:tcW w:w="3348" w:type="dxa"/>
          </w:tcPr>
          <w:p w14:paraId="137FDFDB" w14:textId="77777777" w:rsidR="008C565C" w:rsidRPr="008C565C" w:rsidRDefault="008C565C" w:rsidP="009424EB">
            <w:r w:rsidRPr="008C565C">
              <w:t>Dark almonds</w:t>
            </w:r>
          </w:p>
        </w:tc>
        <w:tc>
          <w:tcPr>
            <w:tcW w:w="3348" w:type="dxa"/>
          </w:tcPr>
          <w:p w14:paraId="2BBB906E" w14:textId="77777777" w:rsidR="008C565C" w:rsidRPr="008C565C" w:rsidRDefault="008C565C" w:rsidP="009424EB">
            <w:pPr>
              <w:cnfStyle w:val="000000000000" w:firstRow="0" w:lastRow="0" w:firstColumn="0" w:lastColumn="0" w:oddVBand="0" w:evenVBand="0" w:oddHBand="0" w:evenHBand="0" w:firstRowFirstColumn="0" w:firstRowLastColumn="0" w:lastRowFirstColumn="0" w:lastRowLastColumn="0"/>
            </w:pPr>
            <w:r w:rsidRPr="008C565C">
              <w:t>105</w:t>
            </w:r>
          </w:p>
        </w:tc>
      </w:tr>
      <w:tr w:rsidR="008C565C" w:rsidRPr="008C565C" w14:paraId="0C283660" w14:textId="77777777" w:rsidTr="008C5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0A0654B3" w14:textId="77777777" w:rsidR="008C565C" w:rsidRPr="008C565C" w:rsidRDefault="008C565C" w:rsidP="009424EB">
            <w:r w:rsidRPr="008C565C">
              <w:t>Milk</w:t>
            </w:r>
          </w:p>
        </w:tc>
        <w:tc>
          <w:tcPr>
            <w:tcW w:w="3348" w:type="dxa"/>
          </w:tcPr>
          <w:p w14:paraId="2FEC027D" w14:textId="77777777" w:rsidR="008C565C" w:rsidRPr="008C565C" w:rsidRDefault="008C565C" w:rsidP="009424EB">
            <w:pPr>
              <w:cnfStyle w:val="000000100000" w:firstRow="0" w:lastRow="0" w:firstColumn="0" w:lastColumn="0" w:oddVBand="0" w:evenVBand="0" w:oddHBand="1" w:evenHBand="0" w:firstRowFirstColumn="0" w:firstRowLastColumn="0" w:lastRowFirstColumn="0" w:lastRowLastColumn="0"/>
            </w:pPr>
            <w:r w:rsidRPr="008C565C">
              <w:t>105</w:t>
            </w:r>
          </w:p>
        </w:tc>
      </w:tr>
      <w:tr w:rsidR="008C565C" w:rsidRPr="008C565C" w14:paraId="1BA8C49C" w14:textId="77777777" w:rsidTr="008C565C">
        <w:tc>
          <w:tcPr>
            <w:cnfStyle w:val="001000000000" w:firstRow="0" w:lastRow="0" w:firstColumn="1" w:lastColumn="0" w:oddVBand="0" w:evenVBand="0" w:oddHBand="0" w:evenHBand="0" w:firstRowFirstColumn="0" w:firstRowLastColumn="0" w:lastRowFirstColumn="0" w:lastRowLastColumn="0"/>
            <w:tcW w:w="3348" w:type="dxa"/>
          </w:tcPr>
          <w:p w14:paraId="7DBAC6DB" w14:textId="77777777" w:rsidR="008C565C" w:rsidRPr="008C565C" w:rsidRDefault="008C565C" w:rsidP="009424EB">
            <w:r w:rsidRPr="008C565C">
              <w:t>Milk almonds</w:t>
            </w:r>
          </w:p>
        </w:tc>
        <w:tc>
          <w:tcPr>
            <w:tcW w:w="3348" w:type="dxa"/>
          </w:tcPr>
          <w:p w14:paraId="016BB26E" w14:textId="77777777" w:rsidR="008C565C" w:rsidRPr="008C565C" w:rsidRDefault="008C565C" w:rsidP="009424EB">
            <w:pPr>
              <w:cnfStyle w:val="000000000000" w:firstRow="0" w:lastRow="0" w:firstColumn="0" w:lastColumn="0" w:oddVBand="0" w:evenVBand="0" w:oddHBand="0" w:evenHBand="0" w:firstRowFirstColumn="0" w:firstRowLastColumn="0" w:lastRowFirstColumn="0" w:lastRowLastColumn="0"/>
            </w:pPr>
            <w:r w:rsidRPr="008C565C">
              <w:t>150</w:t>
            </w:r>
          </w:p>
        </w:tc>
      </w:tr>
      <w:tr w:rsidR="008C565C" w:rsidRPr="008C565C" w14:paraId="2E831E92" w14:textId="77777777" w:rsidTr="008C5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348B5350" w14:textId="77777777" w:rsidR="008C565C" w:rsidRPr="008C565C" w:rsidRDefault="008C565C" w:rsidP="009424EB">
            <w:r w:rsidRPr="008C565C">
              <w:t>White</w:t>
            </w:r>
          </w:p>
        </w:tc>
        <w:tc>
          <w:tcPr>
            <w:tcW w:w="3348" w:type="dxa"/>
          </w:tcPr>
          <w:p w14:paraId="600803B5" w14:textId="77777777" w:rsidR="008C565C" w:rsidRPr="008C565C" w:rsidRDefault="008C565C" w:rsidP="009424EB">
            <w:pPr>
              <w:cnfStyle w:val="000000100000" w:firstRow="0" w:lastRow="0" w:firstColumn="0" w:lastColumn="0" w:oddVBand="0" w:evenVBand="0" w:oddHBand="1" w:evenHBand="0" w:firstRowFirstColumn="0" w:firstRowLastColumn="0" w:lastRowFirstColumn="0" w:lastRowLastColumn="0"/>
            </w:pPr>
            <w:r w:rsidRPr="008C565C">
              <w:t>150</w:t>
            </w:r>
          </w:p>
        </w:tc>
      </w:tr>
      <w:tr w:rsidR="008C565C" w:rsidRPr="008C565C" w14:paraId="4F36F154" w14:textId="77777777" w:rsidTr="008C565C">
        <w:tc>
          <w:tcPr>
            <w:cnfStyle w:val="001000000000" w:firstRow="0" w:lastRow="0" w:firstColumn="1" w:lastColumn="0" w:oddVBand="0" w:evenVBand="0" w:oddHBand="0" w:evenHBand="0" w:firstRowFirstColumn="0" w:firstRowLastColumn="0" w:lastRowFirstColumn="0" w:lastRowLastColumn="0"/>
            <w:tcW w:w="3348" w:type="dxa"/>
          </w:tcPr>
          <w:p w14:paraId="773880CE" w14:textId="77777777" w:rsidR="008C565C" w:rsidRPr="008C565C" w:rsidRDefault="008C565C" w:rsidP="009424EB">
            <w:r w:rsidRPr="008C565C">
              <w:t>White peanuts</w:t>
            </w:r>
          </w:p>
        </w:tc>
        <w:tc>
          <w:tcPr>
            <w:tcW w:w="3348" w:type="dxa"/>
          </w:tcPr>
          <w:p w14:paraId="4DB260C3" w14:textId="77777777" w:rsidR="008C565C" w:rsidRPr="008C565C" w:rsidRDefault="008C565C" w:rsidP="009424EB">
            <w:pPr>
              <w:cnfStyle w:val="000000000000" w:firstRow="0" w:lastRow="0" w:firstColumn="0" w:lastColumn="0" w:oddVBand="0" w:evenVBand="0" w:oddHBand="0" w:evenHBand="0" w:firstRowFirstColumn="0" w:firstRowLastColumn="0" w:lastRowFirstColumn="0" w:lastRowLastColumn="0"/>
            </w:pPr>
            <w:r w:rsidRPr="008C565C">
              <w:t>105</w:t>
            </w:r>
          </w:p>
        </w:tc>
      </w:tr>
      <w:tr w:rsidR="008C565C" w:rsidRPr="008C565C" w14:paraId="41E44559" w14:textId="77777777" w:rsidTr="008C5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09D51137" w14:textId="77777777" w:rsidR="008C565C" w:rsidRPr="008C565C" w:rsidRDefault="008C565C" w:rsidP="009424EB">
            <w:r w:rsidRPr="008C565C">
              <w:t>Grand Total</w:t>
            </w:r>
          </w:p>
        </w:tc>
        <w:tc>
          <w:tcPr>
            <w:tcW w:w="3348" w:type="dxa"/>
          </w:tcPr>
          <w:p w14:paraId="4E021B75" w14:textId="77777777" w:rsidR="008C565C" w:rsidRPr="008C565C" w:rsidRDefault="008C565C" w:rsidP="009424EB">
            <w:pPr>
              <w:cnfStyle w:val="000000100000" w:firstRow="0" w:lastRow="0" w:firstColumn="0" w:lastColumn="0" w:oddVBand="0" w:evenVBand="0" w:oddHBand="1" w:evenHBand="0" w:firstRowFirstColumn="0" w:firstRowLastColumn="0" w:lastRowFirstColumn="0" w:lastRowLastColumn="0"/>
            </w:pPr>
            <w:r w:rsidRPr="008C565C">
              <w:t>885</w:t>
            </w:r>
          </w:p>
        </w:tc>
      </w:tr>
    </w:tbl>
    <w:p w14:paraId="01A55A48" w14:textId="77777777" w:rsidR="000E0402" w:rsidRDefault="000E0402" w:rsidP="000E0402">
      <w:r>
        <w:t>Pivot Tables are easily changed to create the type of report necessary for your reporting needs, based on the values contained in the Pivot Table data. Visual Reports will be used to create the Pivot Diagram or Pivot Table but the project manager will need to customize the generated re-port.</w:t>
      </w:r>
    </w:p>
    <w:p w14:paraId="3F8522AB" w14:textId="77777777" w:rsidR="000E0402" w:rsidRDefault="000E0402" w:rsidP="004E3C3B">
      <w:pPr>
        <w:pStyle w:val="Heading3"/>
      </w:pPr>
      <w:r>
        <w:t>Viewing Visual Reports</w:t>
      </w:r>
    </w:p>
    <w:p w14:paraId="718FE1E5" w14:textId="77777777" w:rsidR="000E0402" w:rsidRDefault="000E0402" w:rsidP="000E0402">
      <w:r>
        <w:t>Project 2013 comes with built in Visual Report templates to report on cost, work and resource data. Having a specific goal in mind for the type of report you want will help generate more meaningful report data.</w:t>
      </w:r>
    </w:p>
    <w:p w14:paraId="37DA0973" w14:textId="77777777" w:rsidR="000E0402" w:rsidRDefault="000E0402" w:rsidP="000E0402">
      <w:r>
        <w:lastRenderedPageBreak/>
        <w:t>To open the Visual Reports – Create Report dialog box:</w:t>
      </w:r>
    </w:p>
    <w:p w14:paraId="42A952F9" w14:textId="77777777" w:rsidR="000E0402" w:rsidRDefault="000E0402" w:rsidP="003B20AB">
      <w:pPr>
        <w:pStyle w:val="UnorderedList1"/>
      </w:pPr>
      <w:r>
        <w:t xml:space="preserve">Report </w:t>
      </w:r>
      <w:r w:rsidRPr="00FB0162">
        <w:rPr>
          <w:rFonts w:ascii="Wingdings" w:hAnsi="Wingdings"/>
        </w:rPr>
        <w:t></w:t>
      </w:r>
      <w:r>
        <w:t xml:space="preserve"> Visual Reports</w:t>
      </w:r>
    </w:p>
    <w:p w14:paraId="74E0FE42" w14:textId="77777777" w:rsidR="000E0402" w:rsidRDefault="000E0402" w:rsidP="000E0402">
      <w:r>
        <w:t>To create a report:</w:t>
      </w:r>
    </w:p>
    <w:p w14:paraId="76872814" w14:textId="77777777" w:rsidR="000E0402" w:rsidRDefault="000E0402" w:rsidP="003B20AB">
      <w:pPr>
        <w:pStyle w:val="UnorderedList1"/>
      </w:pPr>
      <w:r>
        <w:t>Select any report.</w:t>
      </w:r>
    </w:p>
    <w:p w14:paraId="3A197C14" w14:textId="77777777" w:rsidR="000E0402" w:rsidRDefault="000E0402" w:rsidP="003B20AB">
      <w:pPr>
        <w:pStyle w:val="UnorderedList1"/>
      </w:pPr>
      <w:r>
        <w:t xml:space="preserve">Change timeframe (Days, Weeks, </w:t>
      </w:r>
      <w:proofErr w:type="gramStart"/>
      <w:r>
        <w:t>Months</w:t>
      </w:r>
      <w:proofErr w:type="gramEnd"/>
      <w:r>
        <w:t>) for assignment (usage) data.</w:t>
      </w:r>
    </w:p>
    <w:p w14:paraId="7EB9EBFF" w14:textId="77777777" w:rsidR="000E0402" w:rsidRDefault="000E0402" w:rsidP="003B20AB">
      <w:pPr>
        <w:pStyle w:val="UnorderedList1"/>
      </w:pPr>
      <w:r>
        <w:t xml:space="preserve">Click </w:t>
      </w:r>
      <w:r w:rsidRPr="003B20AB">
        <w:rPr>
          <w:rStyle w:val="UIInteraction"/>
        </w:rPr>
        <w:t>View</w:t>
      </w:r>
      <w:r>
        <w:t>.</w:t>
      </w:r>
    </w:p>
    <w:p w14:paraId="3D9F8295" w14:textId="038E3512" w:rsidR="000E0402" w:rsidRDefault="004F6934" w:rsidP="000E0402">
      <w:r>
        <w:rPr>
          <w:noProof/>
        </w:rPr>
        <w:drawing>
          <wp:inline distT="0" distB="0" distL="0" distR="0" wp14:anchorId="5FAA533A" wp14:editId="2BA75ECF">
            <wp:extent cx="4114800" cy="37161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4800" cy="3716158"/>
                    </a:xfrm>
                    <a:prstGeom prst="rect">
                      <a:avLst/>
                    </a:prstGeom>
                    <a:noFill/>
                    <a:ln>
                      <a:noFill/>
                    </a:ln>
                  </pic:spPr>
                </pic:pic>
              </a:graphicData>
            </a:graphic>
          </wp:inline>
        </w:drawing>
      </w:r>
    </w:p>
    <w:p w14:paraId="2B616C04" w14:textId="7280297D" w:rsidR="000E0402" w:rsidRDefault="000E0402" w:rsidP="004F6934">
      <w:pPr>
        <w:pStyle w:val="FigureCaption"/>
      </w:pPr>
      <w:r>
        <w:t>Visual Reports selection dialog box.</w:t>
      </w:r>
      <w:r w:rsidR="004F6934">
        <w:t xml:space="preserve"> [12-27 Visual reports </w:t>
      </w:r>
      <w:proofErr w:type="spellStart"/>
      <w:r w:rsidR="004F6934">
        <w:t>create.tif</w:t>
      </w:r>
      <w:proofErr w:type="spellEnd"/>
      <w:r w:rsidR="004F6934">
        <w:t>]</w:t>
      </w:r>
    </w:p>
    <w:p w14:paraId="53799FC8" w14:textId="77777777" w:rsidR="000E0402" w:rsidRDefault="000E0402" w:rsidP="000E0402">
      <w:r>
        <w:t>The report will generate by creating an OLAP cube and will open either Visio or Excel. In the generated Pivot Table select the data to be viewed on the report. Notice that the data viewed on the table can also be viewed in chart format.</w:t>
      </w:r>
    </w:p>
    <w:p w14:paraId="7BF39CAF" w14:textId="77777777" w:rsidR="000E0402" w:rsidRDefault="000E0402" w:rsidP="000E0402">
      <w:r>
        <w:lastRenderedPageBreak/>
        <w:t>Options are available for saving the generated OLAP cube or creating an Access database from the data by clicking the Save Data… button.</w:t>
      </w:r>
    </w:p>
    <w:p w14:paraId="4BCEEE65" w14:textId="117E5D43" w:rsidR="000E0402" w:rsidRDefault="00BD443F" w:rsidP="00BD443F">
      <w:pPr>
        <w:pStyle w:val="CalloutTip"/>
      </w:pPr>
      <w:r w:rsidRPr="00BD443F">
        <w:t xml:space="preserve">Visual report templates contain MS Project </w:t>
      </w:r>
      <w:r>
        <w:t>Standard</w:t>
      </w:r>
      <w:r w:rsidRPr="00BD443F">
        <w:t xml:space="preserve"> field data. If customized field data was created, customized templates can be created to contain the customized fields.</w:t>
      </w:r>
    </w:p>
    <w:p w14:paraId="5C9C6617" w14:textId="77777777" w:rsidR="000E0402" w:rsidRDefault="000E0402" w:rsidP="00811044">
      <w:pPr>
        <w:pStyle w:val="Heading2"/>
      </w:pPr>
      <w:commentRangeStart w:id="11"/>
      <w:commentRangeStart w:id="12"/>
      <w:r>
        <w:t>Dashboard Reports</w:t>
      </w:r>
    </w:p>
    <w:p w14:paraId="7705728B" w14:textId="77777777" w:rsidR="000E0402" w:rsidRDefault="000E0402" w:rsidP="00811044">
      <w:pPr>
        <w:pStyle w:val="Heading3"/>
      </w:pPr>
      <w:r>
        <w:t>What are Dashboard Reports?</w:t>
      </w:r>
      <w:commentRangeEnd w:id="11"/>
      <w:r w:rsidR="0068144E">
        <w:rPr>
          <w:rStyle w:val="CommentReference"/>
          <w:rFonts w:asciiTheme="minorHAnsi" w:eastAsiaTheme="minorEastAsia" w:hAnsiTheme="minorHAnsi" w:cstheme="minorBidi"/>
          <w:b w:val="0"/>
          <w:bCs w:val="0"/>
          <w:color w:val="auto"/>
        </w:rPr>
        <w:commentReference w:id="11"/>
      </w:r>
      <w:commentRangeEnd w:id="12"/>
      <w:r w:rsidR="00804EE4">
        <w:rPr>
          <w:rStyle w:val="CommentReference"/>
          <w:rFonts w:asciiTheme="minorHAnsi" w:eastAsiaTheme="minorEastAsia" w:hAnsiTheme="minorHAnsi" w:cstheme="minorBidi"/>
          <w:b w:val="0"/>
          <w:bCs w:val="0"/>
          <w:color w:val="auto"/>
        </w:rPr>
        <w:commentReference w:id="12"/>
      </w:r>
    </w:p>
    <w:p w14:paraId="270837CF" w14:textId="257D1EBF" w:rsidR="000E0402" w:rsidRDefault="000E0402" w:rsidP="000E0402">
      <w:r>
        <w:t>Dashboard reports are reports that display project data is tabular and graphic form. Each report displays different data and can be customized to tailor the reports for each user</w:t>
      </w:r>
      <w:r w:rsidR="00642915">
        <w:t>’</w:t>
      </w:r>
      <w:r>
        <w:t xml:space="preserve">s needs. </w:t>
      </w:r>
    </w:p>
    <w:p w14:paraId="28523225" w14:textId="745A6DA2" w:rsidR="00804EE4" w:rsidRDefault="00804EE4" w:rsidP="009D4C68">
      <w:pPr>
        <w:pStyle w:val="Heading3"/>
      </w:pPr>
      <w:r>
        <w:t>Introduction to Dashboards</w:t>
      </w:r>
    </w:p>
    <w:p w14:paraId="0151B6AD" w14:textId="56112815" w:rsidR="000E0402" w:rsidRDefault="000E0402" w:rsidP="000E0402">
      <w:r>
        <w:t xml:space="preserve">Below is a view of the </w:t>
      </w:r>
      <w:proofErr w:type="spellStart"/>
      <w:r>
        <w:t>Overallocated</w:t>
      </w:r>
      <w:proofErr w:type="spellEnd"/>
      <w:r>
        <w:t xml:space="preserve"> Resources Dashboard Report. Note that </w:t>
      </w:r>
      <w:r w:rsidR="001E0267">
        <w:t>it contains</w:t>
      </w:r>
      <w:r>
        <w:t xml:space="preserve"> two charts each representing different resource data. </w:t>
      </w:r>
      <w:r w:rsidR="00FD6212">
        <w:t>The first chart</w:t>
      </w:r>
      <w:r>
        <w:t xml:space="preserve"> represents Actual Work v Remaining Work. </w:t>
      </w:r>
      <w:r w:rsidR="00FD6212">
        <w:t>The second</w:t>
      </w:r>
      <w:r w:rsidR="001E0267">
        <w:t xml:space="preserve"> chart</w:t>
      </w:r>
      <w:r>
        <w:t xml:space="preserve"> display</w:t>
      </w:r>
      <w:r w:rsidR="001E0267">
        <w:t>s</w:t>
      </w:r>
      <w:r w:rsidR="000A7C7B">
        <w:t xml:space="preserve"> </w:t>
      </w:r>
      <w:r>
        <w:t xml:space="preserve">resources that are </w:t>
      </w:r>
      <w:proofErr w:type="spellStart"/>
      <w:proofErr w:type="gramStart"/>
      <w:r>
        <w:t>Overallocated</w:t>
      </w:r>
      <w:proofErr w:type="spellEnd"/>
      <w:proofErr w:type="gramEnd"/>
      <w:r>
        <w:t xml:space="preserve"> at the day level. Each of these reports may be altered to adjust the chart type, chart elements and details of the display data. </w:t>
      </w:r>
    </w:p>
    <w:p w14:paraId="36D9C059" w14:textId="7800775C" w:rsidR="000E0402" w:rsidRDefault="00811044" w:rsidP="000E0402">
      <w:commentRangeStart w:id="13"/>
      <w:commentRangeStart w:id="14"/>
      <w:r>
        <w:rPr>
          <w:noProof/>
        </w:rPr>
        <w:lastRenderedPageBreak/>
        <w:drawing>
          <wp:inline distT="0" distB="0" distL="0" distR="0" wp14:anchorId="1DEABAB9" wp14:editId="6F351422">
            <wp:extent cx="4114800" cy="3045759"/>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4800" cy="3045759"/>
                    </a:xfrm>
                    <a:prstGeom prst="rect">
                      <a:avLst/>
                    </a:prstGeom>
                    <a:noFill/>
                    <a:ln>
                      <a:noFill/>
                    </a:ln>
                  </pic:spPr>
                </pic:pic>
              </a:graphicData>
            </a:graphic>
          </wp:inline>
        </w:drawing>
      </w:r>
      <w:commentRangeEnd w:id="13"/>
      <w:r w:rsidR="00413584">
        <w:rPr>
          <w:rStyle w:val="CommentReference"/>
        </w:rPr>
        <w:commentReference w:id="13"/>
      </w:r>
      <w:commentRangeEnd w:id="14"/>
      <w:r w:rsidR="009E6C96">
        <w:rPr>
          <w:rStyle w:val="CommentReference"/>
        </w:rPr>
        <w:commentReference w:id="14"/>
      </w:r>
    </w:p>
    <w:p w14:paraId="5AB4E455" w14:textId="23ABFDC5" w:rsidR="000E0402" w:rsidRDefault="000E0402" w:rsidP="00811044">
      <w:pPr>
        <w:pStyle w:val="FigureCaption"/>
      </w:pPr>
      <w:r>
        <w:t xml:space="preserve">Dashboard Report – </w:t>
      </w:r>
      <w:r w:rsidR="004E5182">
        <w:t xml:space="preserve">Actual Work </w:t>
      </w:r>
      <w:proofErr w:type="gramStart"/>
      <w:r w:rsidR="004E5182">
        <w:t>Versus</w:t>
      </w:r>
      <w:proofErr w:type="gramEnd"/>
      <w:r w:rsidR="004E5182">
        <w:t xml:space="preserve"> </w:t>
      </w:r>
      <w:proofErr w:type="spellStart"/>
      <w:r w:rsidR="004E5182">
        <w:t>Remaning</w:t>
      </w:r>
      <w:proofErr w:type="spellEnd"/>
      <w:r w:rsidR="004E5182">
        <w:t xml:space="preserve"> Work Chart</w:t>
      </w:r>
      <w:r>
        <w:t>.</w:t>
      </w:r>
      <w:r w:rsidR="00811044">
        <w:t xml:space="preserve"> [</w:t>
      </w:r>
      <w:r w:rsidR="004E5182">
        <w:t xml:space="preserve">Dashboard Report-Actual Work Versus </w:t>
      </w:r>
      <w:proofErr w:type="spellStart"/>
      <w:r w:rsidR="004E5182">
        <w:t>Remaning</w:t>
      </w:r>
      <w:proofErr w:type="spellEnd"/>
      <w:r w:rsidR="004E5182">
        <w:t xml:space="preserve"> Work </w:t>
      </w:r>
      <w:proofErr w:type="spellStart"/>
      <w:r w:rsidR="004E5182">
        <w:t>Chart.tif</w:t>
      </w:r>
      <w:proofErr w:type="spellEnd"/>
      <w:r w:rsidR="00811044">
        <w:t>]</w:t>
      </w:r>
    </w:p>
    <w:p w14:paraId="3701F04A" w14:textId="5ECF59E2" w:rsidR="004E5182" w:rsidRDefault="004E5182" w:rsidP="00811044">
      <w:pPr>
        <w:pStyle w:val="FigureCaption"/>
      </w:pPr>
      <w:r>
        <w:t xml:space="preserve">Dashboard Report – </w:t>
      </w:r>
      <w:proofErr w:type="spellStart"/>
      <w:r>
        <w:t>Overallocated</w:t>
      </w:r>
      <w:proofErr w:type="spellEnd"/>
      <w:r>
        <w:t xml:space="preserve"> Resources Chart [Dashboard Report-</w:t>
      </w:r>
      <w:proofErr w:type="spellStart"/>
      <w:r>
        <w:t>Overallocated</w:t>
      </w:r>
      <w:proofErr w:type="spellEnd"/>
      <w:r>
        <w:t xml:space="preserve"> Resources </w:t>
      </w:r>
      <w:proofErr w:type="spellStart"/>
      <w:r>
        <w:t>Chart.tif</w:t>
      </w:r>
      <w:proofErr w:type="spellEnd"/>
    </w:p>
    <w:p w14:paraId="68A8798D" w14:textId="77777777" w:rsidR="000E0402" w:rsidRDefault="000E0402" w:rsidP="00AC7CE4">
      <w:pPr>
        <w:pStyle w:val="Heading3"/>
      </w:pPr>
      <w:r>
        <w:t>Data included in the Dashboard Reports</w:t>
      </w:r>
    </w:p>
    <w:p w14:paraId="224C0CE9" w14:textId="2282E311" w:rsidR="000E0402" w:rsidRDefault="000E0402" w:rsidP="000E0402">
      <w:r>
        <w:t xml:space="preserve">Dashboard Reports contain data relating to project progress, variance calculations, and critical path. Below </w:t>
      </w:r>
      <w:r w:rsidR="002E6666">
        <w:t>is</w:t>
      </w:r>
      <w:r>
        <w:t xml:space="preserve"> some of the data which are included in the reports. If you are not using the data needed to populate the reports, the reports will not display properly. </w:t>
      </w:r>
    </w:p>
    <w:p w14:paraId="5A9815B1" w14:textId="77777777" w:rsidR="000E0402" w:rsidRDefault="000E0402" w:rsidP="000E0402">
      <w:r>
        <w:t xml:space="preserve">Some of the data needed for the reports includes the following project data values: </w:t>
      </w:r>
    </w:p>
    <w:p w14:paraId="17851958" w14:textId="77777777" w:rsidR="000E0402" w:rsidRDefault="000E0402" w:rsidP="006F1FB8">
      <w:pPr>
        <w:pStyle w:val="UnorderedList1"/>
      </w:pPr>
      <w:r>
        <w:t xml:space="preserve">Task Duration, Cost and Work. </w:t>
      </w:r>
    </w:p>
    <w:p w14:paraId="682A09FA" w14:textId="77777777" w:rsidR="000E0402" w:rsidRDefault="000E0402" w:rsidP="006F1FB8">
      <w:pPr>
        <w:pStyle w:val="UnorderedList1"/>
      </w:pPr>
      <w:r>
        <w:t xml:space="preserve">Resource Cost and Work. </w:t>
      </w:r>
    </w:p>
    <w:p w14:paraId="2FCDA0D3" w14:textId="77777777" w:rsidR="000E0402" w:rsidRDefault="000E0402" w:rsidP="006F1FB8">
      <w:pPr>
        <w:pStyle w:val="UnorderedList1"/>
      </w:pPr>
      <w:r>
        <w:t xml:space="preserve">Baseline comparison. </w:t>
      </w:r>
    </w:p>
    <w:p w14:paraId="7E9F92CB" w14:textId="77777777" w:rsidR="000E0402" w:rsidRDefault="000E0402" w:rsidP="006F1FB8">
      <w:pPr>
        <w:pStyle w:val="UnorderedList1"/>
      </w:pPr>
      <w:r>
        <w:t xml:space="preserve">Status date. </w:t>
      </w:r>
    </w:p>
    <w:p w14:paraId="4ACF7546" w14:textId="77777777" w:rsidR="000E0402" w:rsidRDefault="000E0402" w:rsidP="006F1FB8">
      <w:pPr>
        <w:pStyle w:val="UnorderedList1"/>
      </w:pPr>
      <w:r>
        <w:t>Status field: Late, On Time, Future</w:t>
      </w:r>
    </w:p>
    <w:p w14:paraId="13D2DE1E" w14:textId="77777777" w:rsidR="000E0402" w:rsidRDefault="000E0402" w:rsidP="000E0402">
      <w:r>
        <w:t xml:space="preserve">To Display a Dashboard Report: </w:t>
      </w:r>
    </w:p>
    <w:p w14:paraId="1B9FD6A7" w14:textId="77777777" w:rsidR="000E0402" w:rsidRDefault="000E0402" w:rsidP="006F1FB8">
      <w:pPr>
        <w:pStyle w:val="OrderedList1"/>
        <w:numPr>
          <w:ilvl w:val="0"/>
          <w:numId w:val="34"/>
        </w:numPr>
      </w:pPr>
      <w:r>
        <w:lastRenderedPageBreak/>
        <w:t xml:space="preserve">Click on the </w:t>
      </w:r>
      <w:r w:rsidRPr="006F1FB8">
        <w:rPr>
          <w:rStyle w:val="UIInteraction"/>
        </w:rPr>
        <w:t>Reports</w:t>
      </w:r>
      <w:r>
        <w:t xml:space="preserve"> tab.</w:t>
      </w:r>
    </w:p>
    <w:p w14:paraId="5DFA8F85" w14:textId="77777777" w:rsidR="000E0402" w:rsidRDefault="000E0402" w:rsidP="006F1FB8">
      <w:pPr>
        <w:pStyle w:val="OrderedList1"/>
      </w:pPr>
      <w:r>
        <w:t xml:space="preserve">Click on a Report Category: </w:t>
      </w:r>
      <w:r w:rsidRPr="00165CC4">
        <w:rPr>
          <w:rStyle w:val="UIInteraction"/>
        </w:rPr>
        <w:t>Dashboards</w:t>
      </w:r>
      <w:r>
        <w:t xml:space="preserve">, </w:t>
      </w:r>
      <w:r w:rsidRPr="00165CC4">
        <w:rPr>
          <w:rStyle w:val="UIInteraction"/>
        </w:rPr>
        <w:t>Resources</w:t>
      </w:r>
      <w:r>
        <w:t xml:space="preserve">, </w:t>
      </w:r>
      <w:r w:rsidRPr="00165CC4">
        <w:rPr>
          <w:rStyle w:val="UIInteraction"/>
        </w:rPr>
        <w:t>Costs</w:t>
      </w:r>
      <w:r>
        <w:t xml:space="preserve">, </w:t>
      </w:r>
      <w:r w:rsidRPr="00165CC4">
        <w:rPr>
          <w:rStyle w:val="UIInteraction"/>
        </w:rPr>
        <w:t>In Progress</w:t>
      </w:r>
      <w:r>
        <w:t>.</w:t>
      </w:r>
    </w:p>
    <w:p w14:paraId="7060CCC3" w14:textId="20E03C6C" w:rsidR="000E0402" w:rsidRDefault="00C2746B" w:rsidP="000E0402">
      <w:r>
        <w:rPr>
          <w:noProof/>
        </w:rPr>
        <w:drawing>
          <wp:inline distT="0" distB="0" distL="0" distR="0" wp14:anchorId="65174BE8" wp14:editId="4FF15D88">
            <wp:extent cx="4114800" cy="1143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4800" cy="1143000"/>
                    </a:xfrm>
                    <a:prstGeom prst="rect">
                      <a:avLst/>
                    </a:prstGeom>
                    <a:noFill/>
                    <a:ln>
                      <a:noFill/>
                    </a:ln>
                  </pic:spPr>
                </pic:pic>
              </a:graphicData>
            </a:graphic>
          </wp:inline>
        </w:drawing>
      </w:r>
    </w:p>
    <w:p w14:paraId="4C9C40D0" w14:textId="3E5213D8" w:rsidR="000E0402" w:rsidRDefault="000E0402" w:rsidP="00C2746B">
      <w:pPr>
        <w:pStyle w:val="FigureCaption"/>
      </w:pPr>
      <w:r>
        <w:t>Ribbon bar for dashboard reports.</w:t>
      </w:r>
      <w:r w:rsidR="00C2746B">
        <w:t xml:space="preserve"> [Report ribbon dashboard </w:t>
      </w:r>
      <w:proofErr w:type="spellStart"/>
      <w:r w:rsidR="00C2746B">
        <w:t>reports.tif</w:t>
      </w:r>
      <w:proofErr w:type="spellEnd"/>
      <w:r w:rsidR="00C2746B">
        <w:t>]</w:t>
      </w:r>
    </w:p>
    <w:p w14:paraId="216F3BAA" w14:textId="77777777" w:rsidR="000E0402" w:rsidRDefault="000E0402" w:rsidP="00C2746B">
      <w:pPr>
        <w:pStyle w:val="OrderedList1"/>
      </w:pPr>
      <w:r>
        <w:t>Click on a Report to display.</w:t>
      </w:r>
    </w:p>
    <w:p w14:paraId="4350A2E7" w14:textId="77777777" w:rsidR="000E0402" w:rsidRDefault="000E0402" w:rsidP="00C2746B">
      <w:r>
        <w:t xml:space="preserve">To change parameter values displayed on a Dashboard Report: </w:t>
      </w:r>
    </w:p>
    <w:p w14:paraId="07864FF6" w14:textId="77777777" w:rsidR="000E0402" w:rsidRDefault="000E0402" w:rsidP="00C2746B">
      <w:pPr>
        <w:pStyle w:val="OrderedList1"/>
        <w:numPr>
          <w:ilvl w:val="0"/>
          <w:numId w:val="35"/>
        </w:numPr>
      </w:pPr>
      <w:r>
        <w:t xml:space="preserve">Click on the </w:t>
      </w:r>
      <w:r w:rsidRPr="00C2746B">
        <w:rPr>
          <w:rStyle w:val="UIInteraction"/>
        </w:rPr>
        <w:t>Reports</w:t>
      </w:r>
      <w:r>
        <w:t xml:space="preserve"> tab</w:t>
      </w:r>
    </w:p>
    <w:p w14:paraId="46B65441" w14:textId="77777777" w:rsidR="000E0402" w:rsidRDefault="000E0402" w:rsidP="00C2746B">
      <w:pPr>
        <w:pStyle w:val="OrderedList1"/>
      </w:pPr>
      <w:r>
        <w:t xml:space="preserve">Click on a Report Category: </w:t>
      </w:r>
      <w:r w:rsidRPr="00C2746B">
        <w:rPr>
          <w:rStyle w:val="UIInteraction"/>
        </w:rPr>
        <w:t>Dashboards</w:t>
      </w:r>
      <w:r>
        <w:t xml:space="preserve">, </w:t>
      </w:r>
      <w:r w:rsidRPr="00C2746B">
        <w:rPr>
          <w:rStyle w:val="UIInteraction"/>
        </w:rPr>
        <w:t>Resources</w:t>
      </w:r>
      <w:r>
        <w:t xml:space="preserve">, </w:t>
      </w:r>
      <w:r w:rsidRPr="00C2746B">
        <w:rPr>
          <w:rStyle w:val="UIInteraction"/>
        </w:rPr>
        <w:t>Costs</w:t>
      </w:r>
      <w:r>
        <w:t xml:space="preserve">, </w:t>
      </w:r>
      <w:r w:rsidRPr="00C2746B">
        <w:rPr>
          <w:rStyle w:val="UIInteraction"/>
        </w:rPr>
        <w:t>In Progress</w:t>
      </w:r>
    </w:p>
    <w:p w14:paraId="5BCB0AD1" w14:textId="77777777" w:rsidR="000E0402" w:rsidRDefault="000E0402" w:rsidP="00C2746B">
      <w:pPr>
        <w:pStyle w:val="OrderedList1"/>
      </w:pPr>
      <w:r>
        <w:t>Click on a Report to display</w:t>
      </w:r>
    </w:p>
    <w:p w14:paraId="176ADF87" w14:textId="77777777" w:rsidR="000E0402" w:rsidRDefault="000E0402" w:rsidP="00C2746B">
      <w:pPr>
        <w:pStyle w:val="OrderedList1"/>
      </w:pPr>
      <w:r>
        <w:t>Click inside of a graph. Options will appear on the right side of the view.</w:t>
      </w:r>
    </w:p>
    <w:p w14:paraId="7A0DEB39" w14:textId="2F6AF839" w:rsidR="000E0402" w:rsidRDefault="000E0402" w:rsidP="00C2746B">
      <w:pPr>
        <w:pStyle w:val="OrderedList1"/>
      </w:pPr>
      <w:r>
        <w:t xml:space="preserve">Change options as necessary. Close options by clicking on the X in the upper </w:t>
      </w:r>
      <w:r w:rsidR="002E6666">
        <w:t xml:space="preserve">right </w:t>
      </w:r>
      <w:r>
        <w:t xml:space="preserve">corner of the options box. </w:t>
      </w:r>
    </w:p>
    <w:p w14:paraId="0305D7DB" w14:textId="2BDA961A" w:rsidR="000E0402" w:rsidRDefault="000E0402" w:rsidP="00C2746B">
      <w:pPr>
        <w:pStyle w:val="OrderedList1"/>
      </w:pPr>
      <w:r>
        <w:t xml:space="preserve">Other changes may be made by clicking on formatting changes on the Design </w:t>
      </w:r>
      <w:r w:rsidR="002E6666">
        <w:t xml:space="preserve">tab </w:t>
      </w:r>
      <w:r>
        <w:t>which will appear when a Report is selected.</w:t>
      </w:r>
    </w:p>
    <w:p w14:paraId="1236A07D" w14:textId="46796160" w:rsidR="000E0402" w:rsidRDefault="00B754CF" w:rsidP="00B754CF">
      <w:pPr>
        <w:pStyle w:val="CalloutNote"/>
      </w:pPr>
      <w:r w:rsidRPr="00B754CF">
        <w:t xml:space="preserve">Changes to Dashboard Reports will be remembered within the file and will appear the next time the report is viewed.  </w:t>
      </w:r>
    </w:p>
    <w:p w14:paraId="54B78A2B" w14:textId="7BBD1D49" w:rsidR="000E0402" w:rsidRDefault="00B754CF" w:rsidP="00B754CF">
      <w:pPr>
        <w:pStyle w:val="CalloutTip"/>
      </w:pPr>
      <w:r w:rsidRPr="00B754CF">
        <w:t xml:space="preserve">Clicking on the </w:t>
      </w:r>
      <w:r w:rsidRPr="00B754CF">
        <w:rPr>
          <w:rStyle w:val="UIInteraction"/>
        </w:rPr>
        <w:t>Page Breaks</w:t>
      </w:r>
      <w:r w:rsidRPr="00B754CF">
        <w:t xml:space="preserve"> button will display the page breaks as </w:t>
      </w:r>
      <w:r w:rsidR="002E6666">
        <w:t>they will occur when</w:t>
      </w:r>
      <w:r w:rsidR="002E6666" w:rsidRPr="00B754CF">
        <w:t xml:space="preserve"> </w:t>
      </w:r>
      <w:r w:rsidRPr="00B754CF">
        <w:t>printing the report. The separate report graphics and tables may be dragged to different pages for printing purposes.</w:t>
      </w:r>
    </w:p>
    <w:p w14:paraId="203C6B4A" w14:textId="77777777" w:rsidR="000E0402" w:rsidRDefault="000E0402" w:rsidP="00585BAB">
      <w:pPr>
        <w:pStyle w:val="Heading2"/>
      </w:pPr>
      <w:r>
        <w:t>Timeline View Report</w:t>
      </w:r>
    </w:p>
    <w:p w14:paraId="55E804BD" w14:textId="7A216291" w:rsidR="00A44F1A" w:rsidRDefault="00A44F1A" w:rsidP="00A44F1A">
      <w:r>
        <w:t xml:space="preserve">A timeline is a graphic that is usually displayed with long bars and key dates or date ranges. To create a high-level timeline report for an </w:t>
      </w:r>
      <w:r>
        <w:lastRenderedPageBreak/>
        <w:t>executive (or others who need to see a subset of your schedule), use Timeline view.</w:t>
      </w:r>
    </w:p>
    <w:p w14:paraId="48ECBD4A" w14:textId="77777777" w:rsidR="000E0402" w:rsidRDefault="000E0402" w:rsidP="001E3B35">
      <w:pPr>
        <w:pStyle w:val="Heading3"/>
      </w:pPr>
      <w:r>
        <w:t>Customizing Timeline Views</w:t>
      </w:r>
    </w:p>
    <w:p w14:paraId="3D269DB2" w14:textId="77777777" w:rsidR="000E0402" w:rsidRDefault="000E0402" w:rsidP="000E0402">
      <w:r>
        <w:t xml:space="preserve">The purpose of the Timeline view is to display project tasks using a timeline format and export the view to other applications such as Word, Excel, Outlook and </w:t>
      </w:r>
      <w:proofErr w:type="spellStart"/>
      <w:r>
        <w:t>Powerpoint</w:t>
      </w:r>
      <w:proofErr w:type="spellEnd"/>
      <w:r>
        <w:t>.</w:t>
      </w:r>
    </w:p>
    <w:p w14:paraId="0D7C7907" w14:textId="77777777" w:rsidR="000E0402" w:rsidRDefault="000E0402" w:rsidP="000E0402">
      <w:r>
        <w:t xml:space="preserve">Gantt </w:t>
      </w:r>
      <w:proofErr w:type="gramStart"/>
      <w:r>
        <w:t>Chart</w:t>
      </w:r>
      <w:proofErr w:type="gramEnd"/>
      <w:r>
        <w:t xml:space="preserve"> with Timeline is the default view in Project 2013. This view is a split screen with the Timeline view on the top and the Gantt Chart View on the bottom.</w:t>
      </w:r>
    </w:p>
    <w:p w14:paraId="7B3BC054" w14:textId="77777777" w:rsidR="000E0402" w:rsidRDefault="000E0402" w:rsidP="000E0402">
      <w:r>
        <w:t>To turn Timeline view off/on:</w:t>
      </w:r>
    </w:p>
    <w:p w14:paraId="3E4E5EF6" w14:textId="77777777" w:rsidR="000E0402" w:rsidRDefault="000E0402" w:rsidP="001E3B35">
      <w:pPr>
        <w:pStyle w:val="UnorderedList1"/>
      </w:pPr>
      <w:r w:rsidRPr="001E3B35">
        <w:rPr>
          <w:rStyle w:val="UIInteraction"/>
        </w:rPr>
        <w:t>Task</w:t>
      </w:r>
      <w:r>
        <w:t xml:space="preserve"> </w:t>
      </w:r>
      <w:r w:rsidRPr="00FB0162">
        <w:rPr>
          <w:rFonts w:ascii="Wingdings" w:hAnsi="Wingdings"/>
        </w:rPr>
        <w:t></w:t>
      </w:r>
      <w:r>
        <w:t xml:space="preserve"> </w:t>
      </w:r>
      <w:r w:rsidRPr="001E3B35">
        <w:rPr>
          <w:rStyle w:val="UIInteraction"/>
        </w:rPr>
        <w:t>Gantt Chart</w:t>
      </w:r>
    </w:p>
    <w:p w14:paraId="5F9DD45D" w14:textId="77777777" w:rsidR="000E0402" w:rsidRDefault="000E0402" w:rsidP="001E3B35">
      <w:pPr>
        <w:pStyle w:val="UnorderedList1"/>
      </w:pPr>
      <w:r w:rsidRPr="001E3B35">
        <w:rPr>
          <w:rStyle w:val="UIInteraction"/>
        </w:rPr>
        <w:t>View</w:t>
      </w:r>
      <w:r>
        <w:t xml:space="preserve"> </w:t>
      </w:r>
      <w:r w:rsidRPr="00FB0162">
        <w:rPr>
          <w:rFonts w:ascii="Wingdings" w:hAnsi="Wingdings"/>
        </w:rPr>
        <w:t></w:t>
      </w:r>
      <w:r>
        <w:t xml:space="preserve"> </w:t>
      </w:r>
      <w:r w:rsidRPr="001E3B35">
        <w:rPr>
          <w:rStyle w:val="UIInteraction"/>
        </w:rPr>
        <w:t>Timeline</w:t>
      </w:r>
    </w:p>
    <w:p w14:paraId="44E8DB30" w14:textId="0D9D1AAF" w:rsidR="000E0402" w:rsidRDefault="001E3B35" w:rsidP="000E0402">
      <w:r>
        <w:rPr>
          <w:noProof/>
        </w:rPr>
        <w:drawing>
          <wp:inline distT="0" distB="0" distL="0" distR="0" wp14:anchorId="3D614CF4" wp14:editId="07EF97BE">
            <wp:extent cx="3876675" cy="2085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76675" cy="2085975"/>
                    </a:xfrm>
                    <a:prstGeom prst="rect">
                      <a:avLst/>
                    </a:prstGeom>
                    <a:noFill/>
                    <a:ln>
                      <a:noFill/>
                    </a:ln>
                  </pic:spPr>
                </pic:pic>
              </a:graphicData>
            </a:graphic>
          </wp:inline>
        </w:drawing>
      </w:r>
    </w:p>
    <w:p w14:paraId="342D8D64" w14:textId="5392D462" w:rsidR="000E0402" w:rsidRDefault="000E0402" w:rsidP="001E3B35">
      <w:pPr>
        <w:pStyle w:val="FigureCaption"/>
      </w:pPr>
      <w:r>
        <w:t>Spit view section of the View ribbon.</w:t>
      </w:r>
      <w:r w:rsidR="001E3B35">
        <w:t xml:space="preserve"> [12-29 Timeline ribbon </w:t>
      </w:r>
      <w:proofErr w:type="spellStart"/>
      <w:r w:rsidR="001E3B35">
        <w:t>option.tif</w:t>
      </w:r>
      <w:proofErr w:type="spellEnd"/>
      <w:r w:rsidR="001E3B35">
        <w:t>]</w:t>
      </w:r>
    </w:p>
    <w:p w14:paraId="5295FDB5" w14:textId="77777777" w:rsidR="000E0402" w:rsidRDefault="000E0402" w:rsidP="000E0402">
      <w:r>
        <w:t>Below is a view of the default Timeline view. The Timeline view is showing the information for the project summary task. The length of the timeline represents the duration of the project. There is a timeframe window open in the middle to highlight a specific timeframe:</w:t>
      </w:r>
    </w:p>
    <w:p w14:paraId="5F32F46D" w14:textId="7F19631F" w:rsidR="000E0402" w:rsidRDefault="00801080" w:rsidP="000E0402">
      <w:r>
        <w:rPr>
          <w:noProof/>
        </w:rPr>
        <w:lastRenderedPageBreak/>
        <w:drawing>
          <wp:inline distT="0" distB="0" distL="0" distR="0" wp14:anchorId="6D05ECB9" wp14:editId="0DB416BB">
            <wp:extent cx="4114800" cy="2074181"/>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14800" cy="2074181"/>
                    </a:xfrm>
                    <a:prstGeom prst="rect">
                      <a:avLst/>
                    </a:prstGeom>
                    <a:noFill/>
                    <a:ln>
                      <a:noFill/>
                    </a:ln>
                  </pic:spPr>
                </pic:pic>
              </a:graphicData>
            </a:graphic>
          </wp:inline>
        </w:drawing>
      </w:r>
    </w:p>
    <w:p w14:paraId="40D7D41C" w14:textId="2617F347" w:rsidR="000E0402" w:rsidRDefault="000E0402" w:rsidP="00801080">
      <w:pPr>
        <w:pStyle w:val="FigureCaption"/>
      </w:pPr>
      <w:r>
        <w:t>Default view of Timeline view.</w:t>
      </w:r>
      <w:r w:rsidR="00801080">
        <w:t xml:space="preserve"> [12-30 timeline view - another </w:t>
      </w:r>
      <w:proofErr w:type="spellStart"/>
      <w:r w:rsidR="00801080">
        <w:t>option.tif</w:t>
      </w:r>
      <w:proofErr w:type="spellEnd"/>
      <w:r w:rsidR="00801080">
        <w:t>]</w:t>
      </w:r>
    </w:p>
    <w:p w14:paraId="32F12032" w14:textId="77777777" w:rsidR="000E0402" w:rsidRDefault="000E0402" w:rsidP="000E0402">
      <w:r>
        <w:t>To format or add more data to the Timeline view:</w:t>
      </w:r>
    </w:p>
    <w:p w14:paraId="676CF8D3" w14:textId="77777777" w:rsidR="000E0402" w:rsidRDefault="000E0402" w:rsidP="002210AE">
      <w:pPr>
        <w:pStyle w:val="UnorderedList1"/>
      </w:pPr>
      <w:r>
        <w:t>Click inside the Timeline view window</w:t>
      </w:r>
    </w:p>
    <w:p w14:paraId="5A92AE9C" w14:textId="77777777" w:rsidR="000E0402" w:rsidRDefault="000E0402" w:rsidP="002210AE">
      <w:pPr>
        <w:pStyle w:val="UnorderedList1"/>
      </w:pPr>
      <w:r>
        <w:t>Click on the Format tab</w:t>
      </w:r>
    </w:p>
    <w:p w14:paraId="48418F75" w14:textId="2D56E4A5" w:rsidR="000E0402" w:rsidRDefault="000E0402" w:rsidP="000E0402">
      <w:r>
        <w:t xml:space="preserve">Below is a view of the Timeline </w:t>
      </w:r>
      <w:r w:rsidR="006D437F">
        <w:t>F</w:t>
      </w:r>
      <w:r>
        <w:t xml:space="preserve">ormat </w:t>
      </w:r>
      <w:r w:rsidR="006D437F">
        <w:t>tab</w:t>
      </w:r>
      <w:r>
        <w:t>. Use the buttons on this bar to add additional tasks and format the Timeline view.</w:t>
      </w:r>
    </w:p>
    <w:p w14:paraId="16294DDA" w14:textId="2DEBCA6A" w:rsidR="000E0402" w:rsidRDefault="002210AE" w:rsidP="000E0402">
      <w:r>
        <w:rPr>
          <w:noProof/>
        </w:rPr>
        <w:drawing>
          <wp:inline distT="0" distB="0" distL="0" distR="0" wp14:anchorId="4BF5D9A1" wp14:editId="41EFB38A">
            <wp:extent cx="4114800" cy="779929"/>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14800" cy="779929"/>
                    </a:xfrm>
                    <a:prstGeom prst="rect">
                      <a:avLst/>
                    </a:prstGeom>
                    <a:noFill/>
                    <a:ln>
                      <a:noFill/>
                    </a:ln>
                  </pic:spPr>
                </pic:pic>
              </a:graphicData>
            </a:graphic>
          </wp:inline>
        </w:drawing>
      </w:r>
    </w:p>
    <w:p w14:paraId="499C6F93" w14:textId="3BF53EE9" w:rsidR="000E0402" w:rsidRDefault="000E0402" w:rsidP="002210AE">
      <w:pPr>
        <w:pStyle w:val="FigureCaption"/>
      </w:pPr>
      <w:r>
        <w:t>Format ribbon for Timeline View.</w:t>
      </w:r>
      <w:r w:rsidR="002210AE">
        <w:t xml:space="preserve"> [12-30A Timeline format </w:t>
      </w:r>
      <w:proofErr w:type="spellStart"/>
      <w:r w:rsidR="002210AE">
        <w:t>bar.tif</w:t>
      </w:r>
      <w:proofErr w:type="spellEnd"/>
      <w:r w:rsidR="002210AE">
        <w:t>]</w:t>
      </w:r>
    </w:p>
    <w:p w14:paraId="117129E8" w14:textId="77777777" w:rsidR="000E0402" w:rsidRDefault="000E0402" w:rsidP="000E0402">
      <w:r>
        <w:t>Within the Timeline view there is a timeframe window highlighted in the diagram below.</w:t>
      </w:r>
    </w:p>
    <w:p w14:paraId="3D61520B" w14:textId="77777777" w:rsidR="000E0402" w:rsidRDefault="000E0402" w:rsidP="00E9163C">
      <w:pPr>
        <w:pStyle w:val="UnorderedList1"/>
      </w:pPr>
      <w:r>
        <w:t>The Timeframe window may be dragged left and right to emphasize different timeframes of the project schedule. The Gantt bars will adjust as the timeframe window is moved.</w:t>
      </w:r>
    </w:p>
    <w:p w14:paraId="599542A4" w14:textId="77777777" w:rsidR="000E0402" w:rsidRDefault="000E0402" w:rsidP="00E9163C">
      <w:pPr>
        <w:pStyle w:val="UnorderedList1"/>
      </w:pPr>
      <w:r>
        <w:t>Change the timeframe window by clicking in the timeline view and clicking the zoom slider in the lower right corner of the screen.</w:t>
      </w:r>
    </w:p>
    <w:p w14:paraId="4E2A74D4" w14:textId="77777777" w:rsidR="000E0402" w:rsidRDefault="000E0402" w:rsidP="00E9163C">
      <w:pPr>
        <w:pStyle w:val="UnorderedList1"/>
      </w:pPr>
      <w:r>
        <w:lastRenderedPageBreak/>
        <w:t>The time density of the Timeline view does not have to match the time density of the Gantt Chart View.</w:t>
      </w:r>
    </w:p>
    <w:p w14:paraId="4DD0CE65" w14:textId="77777777" w:rsidR="000E0402" w:rsidRDefault="000E0402" w:rsidP="00E9163C">
      <w:pPr>
        <w:pStyle w:val="UnorderedList1"/>
      </w:pPr>
      <w:r>
        <w:t xml:space="preserve">To turn on and off the Timeframe window, click the </w:t>
      </w:r>
      <w:proofErr w:type="gramStart"/>
      <w:r>
        <w:t>Pan &amp;</w:t>
      </w:r>
      <w:proofErr w:type="gramEnd"/>
      <w:r>
        <w:t xml:space="preserve"> Zoom button on the Format bar.</w:t>
      </w:r>
    </w:p>
    <w:p w14:paraId="5E8AC950" w14:textId="77777777" w:rsidR="000E0402" w:rsidRDefault="000E0402" w:rsidP="00E9163C">
      <w:pPr>
        <w:pStyle w:val="UnorderedList1"/>
      </w:pPr>
      <w:r>
        <w:t>Use the Date format button on the Format bar to format the dates in the Timeline view.</w:t>
      </w:r>
    </w:p>
    <w:p w14:paraId="0D59ECFD" w14:textId="77777777" w:rsidR="000E0402" w:rsidRDefault="000E0402" w:rsidP="00E9163C">
      <w:pPr>
        <w:pStyle w:val="UnorderedList1"/>
      </w:pPr>
      <w:r>
        <w:t>Use the Detailed Timeline button to show task names and dates in the view.</w:t>
      </w:r>
    </w:p>
    <w:p w14:paraId="4DE5611A" w14:textId="77777777" w:rsidR="000E0402" w:rsidRDefault="000E0402" w:rsidP="000E0402">
      <w:r>
        <w:t>The view below shows the standard Timeline view with the Gantt chart view below:</w:t>
      </w:r>
    </w:p>
    <w:p w14:paraId="73CB0F50" w14:textId="416D6F0B" w:rsidR="000E0402" w:rsidRDefault="00814452" w:rsidP="000E0402">
      <w:r>
        <w:rPr>
          <w:noProof/>
        </w:rPr>
        <w:drawing>
          <wp:inline distT="0" distB="0" distL="0" distR="0" wp14:anchorId="5533B14C" wp14:editId="51761FB2">
            <wp:extent cx="4114800" cy="2304018"/>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4800" cy="2304018"/>
                    </a:xfrm>
                    <a:prstGeom prst="rect">
                      <a:avLst/>
                    </a:prstGeom>
                    <a:noFill/>
                    <a:ln>
                      <a:noFill/>
                    </a:ln>
                  </pic:spPr>
                </pic:pic>
              </a:graphicData>
            </a:graphic>
          </wp:inline>
        </w:drawing>
      </w:r>
    </w:p>
    <w:p w14:paraId="50176D58" w14:textId="24B02CA1" w:rsidR="000E0402" w:rsidRDefault="000E0402" w:rsidP="00814452">
      <w:pPr>
        <w:pStyle w:val="FigureCaption"/>
      </w:pPr>
      <w:r>
        <w:t>Timeline view with Gantt chart.</w:t>
      </w:r>
      <w:r w:rsidR="00814452">
        <w:t xml:space="preserve"> [12-31 Timeline with </w:t>
      </w:r>
      <w:proofErr w:type="spellStart"/>
      <w:r w:rsidR="00814452">
        <w:t>Gantt.tif</w:t>
      </w:r>
      <w:proofErr w:type="spellEnd"/>
      <w:r w:rsidR="00814452">
        <w:t>]</w:t>
      </w:r>
    </w:p>
    <w:p w14:paraId="2DCA976C" w14:textId="77777777" w:rsidR="000E0402" w:rsidRDefault="000E0402" w:rsidP="000E0402">
      <w:r>
        <w:t>Adding additional tasks to the Timeline view will help build a better picture of your project. Tasks can be individually included to the Timeline view via the Task Information dialog box under the General tab. Double click a task to display the Task Information dialog box.</w:t>
      </w:r>
    </w:p>
    <w:p w14:paraId="501FC487" w14:textId="2BA76022" w:rsidR="000E0402" w:rsidRDefault="009E5499" w:rsidP="000E0402">
      <w:r>
        <w:rPr>
          <w:noProof/>
        </w:rPr>
        <w:lastRenderedPageBreak/>
        <w:drawing>
          <wp:inline distT="0" distB="0" distL="0" distR="0" wp14:anchorId="16477B56" wp14:editId="0B275330">
            <wp:extent cx="4114800" cy="2548186"/>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4800" cy="2548186"/>
                    </a:xfrm>
                    <a:prstGeom prst="rect">
                      <a:avLst/>
                    </a:prstGeom>
                    <a:noFill/>
                    <a:ln>
                      <a:noFill/>
                    </a:ln>
                  </pic:spPr>
                </pic:pic>
              </a:graphicData>
            </a:graphic>
          </wp:inline>
        </w:drawing>
      </w:r>
    </w:p>
    <w:p w14:paraId="6DC35505" w14:textId="1C8E4000" w:rsidR="000E0402" w:rsidRDefault="000E0402" w:rsidP="009E5499">
      <w:pPr>
        <w:pStyle w:val="FigureCaption"/>
      </w:pPr>
      <w:r>
        <w:t>Task Information dialog box, General tab showing Display on Timeline option.</w:t>
      </w:r>
      <w:r w:rsidR="009E5499">
        <w:t xml:space="preserve"> [12-32 Task info box.ai]</w:t>
      </w:r>
    </w:p>
    <w:p w14:paraId="79A182D2" w14:textId="798E5472" w:rsidR="000E0402" w:rsidRDefault="000E0402" w:rsidP="000E0402">
      <w:r>
        <w:t xml:space="preserve">The timeline format </w:t>
      </w:r>
      <w:r w:rsidR="00B4225F">
        <w:t xml:space="preserve">tab </w:t>
      </w:r>
      <w:r>
        <w:t>has several command buttons that will help flag tasks for inclusion into the Timeline view. Clicking the Existing Tasks button will display a list of all tasks for a project where you can scroll through and select the tasks you want displayed in the Timeline view.</w:t>
      </w:r>
    </w:p>
    <w:p w14:paraId="4424A29B" w14:textId="77777777" w:rsidR="000E0402" w:rsidRDefault="000E0402" w:rsidP="000E0402">
      <w:r>
        <w:t>To add tasks to the timeline view using the Existing Tasks button:</w:t>
      </w:r>
    </w:p>
    <w:p w14:paraId="4C7EF8F0" w14:textId="77777777" w:rsidR="000E0402" w:rsidRDefault="000E0402" w:rsidP="00B965B2">
      <w:pPr>
        <w:pStyle w:val="UnorderedList1"/>
      </w:pPr>
      <w:r>
        <w:t>Click in the Timeline view.</w:t>
      </w:r>
    </w:p>
    <w:p w14:paraId="3E20E6DB" w14:textId="77777777" w:rsidR="000E0402" w:rsidRDefault="000E0402" w:rsidP="00B965B2">
      <w:pPr>
        <w:pStyle w:val="UnorderedList1"/>
      </w:pPr>
      <w:r>
        <w:t xml:space="preserve">Click </w:t>
      </w:r>
      <w:r w:rsidRPr="00B965B2">
        <w:rPr>
          <w:rStyle w:val="UIInteraction"/>
        </w:rPr>
        <w:t>Existing Tasks</w:t>
      </w:r>
      <w:r>
        <w:t>.</w:t>
      </w:r>
    </w:p>
    <w:p w14:paraId="0F4526F8" w14:textId="77777777" w:rsidR="000E0402" w:rsidRDefault="000E0402" w:rsidP="00B965B2">
      <w:pPr>
        <w:pStyle w:val="UnorderedList1"/>
      </w:pPr>
      <w:r>
        <w:t>Using the check boxes, select the tasks to add.</w:t>
      </w:r>
    </w:p>
    <w:p w14:paraId="6AF4AF8A" w14:textId="77777777" w:rsidR="000E0402" w:rsidRDefault="000E0402" w:rsidP="00B965B2">
      <w:pPr>
        <w:pStyle w:val="UnorderedList1"/>
      </w:pPr>
      <w:r>
        <w:t xml:space="preserve">Click </w:t>
      </w:r>
      <w:r w:rsidRPr="00542270">
        <w:rPr>
          <w:rStyle w:val="UIInteraction"/>
        </w:rPr>
        <w:t>OK</w:t>
      </w:r>
      <w:r>
        <w:t xml:space="preserve"> to close.</w:t>
      </w:r>
    </w:p>
    <w:p w14:paraId="47FF2ADB" w14:textId="77777777" w:rsidR="000E0402" w:rsidRDefault="000E0402" w:rsidP="000E0402">
      <w:r>
        <w:t>See below for an example of the Existing Tasks choice list. It is easy to tell the difference be-tween summary and detail tasks:</w:t>
      </w:r>
    </w:p>
    <w:p w14:paraId="231BF8CA" w14:textId="4E2FC80B" w:rsidR="000E0402" w:rsidRDefault="00EE5BA5" w:rsidP="000E0402">
      <w:r>
        <w:rPr>
          <w:noProof/>
        </w:rPr>
        <w:lastRenderedPageBreak/>
        <w:drawing>
          <wp:inline distT="0" distB="0" distL="0" distR="0" wp14:anchorId="7299A614" wp14:editId="524C24E2">
            <wp:extent cx="3876675" cy="36385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76675" cy="3638550"/>
                    </a:xfrm>
                    <a:prstGeom prst="rect">
                      <a:avLst/>
                    </a:prstGeom>
                    <a:noFill/>
                    <a:ln>
                      <a:noFill/>
                    </a:ln>
                  </pic:spPr>
                </pic:pic>
              </a:graphicData>
            </a:graphic>
          </wp:inline>
        </w:drawing>
      </w:r>
    </w:p>
    <w:p w14:paraId="03242013" w14:textId="7A6E17C7" w:rsidR="000E0402" w:rsidRDefault="000E0402" w:rsidP="00EE5BA5">
      <w:pPr>
        <w:pStyle w:val="FigureCaption"/>
      </w:pPr>
      <w:r>
        <w:t>Add Tasks to Timeline dialog box.</w:t>
      </w:r>
      <w:r w:rsidR="00EE5BA5">
        <w:t xml:space="preserve"> [12-33 Add Tasks to </w:t>
      </w:r>
      <w:proofErr w:type="spellStart"/>
      <w:r w:rsidR="00EE5BA5">
        <w:t>Timeline.tif</w:t>
      </w:r>
      <w:proofErr w:type="spellEnd"/>
      <w:r w:rsidR="00EE5BA5">
        <w:t>]</w:t>
      </w:r>
    </w:p>
    <w:p w14:paraId="1BEF1F58" w14:textId="6DCF4B10" w:rsidR="000E0402" w:rsidRDefault="000E0402" w:rsidP="000E0402">
      <w:r>
        <w:t>The timeline view should be planned carefully to create a meaningful report. Too much information can confuse the reader. Consider creating a high level tasks report that shows summary sections of work within timeframes. Below is a view where outline Level 1 tasks have been added to the Timeline view.</w:t>
      </w:r>
    </w:p>
    <w:p w14:paraId="3F922D6A" w14:textId="77777777" w:rsidR="000E0402" w:rsidRDefault="000E0402" w:rsidP="000E0402">
      <w:r>
        <w:t>To add Outline Level 1 tasks (Summaries) to the Timeline view:</w:t>
      </w:r>
    </w:p>
    <w:p w14:paraId="65E5200F" w14:textId="77777777" w:rsidR="000E0402" w:rsidRDefault="000E0402" w:rsidP="00682432">
      <w:pPr>
        <w:pStyle w:val="UnorderedList1"/>
      </w:pPr>
      <w:r w:rsidRPr="00682432">
        <w:rPr>
          <w:rStyle w:val="UIInteraction"/>
        </w:rPr>
        <w:t>Tasks</w:t>
      </w:r>
      <w:r>
        <w:t xml:space="preserve"> </w:t>
      </w:r>
      <w:r w:rsidRPr="00FB0162">
        <w:rPr>
          <w:rFonts w:ascii="Wingdings" w:hAnsi="Wingdings"/>
        </w:rPr>
        <w:t></w:t>
      </w:r>
      <w:r>
        <w:t xml:space="preserve"> </w:t>
      </w:r>
      <w:r w:rsidRPr="00682432">
        <w:rPr>
          <w:rStyle w:val="UIInteraction"/>
        </w:rPr>
        <w:t>Gantt Chart</w:t>
      </w:r>
    </w:p>
    <w:p w14:paraId="220BD683" w14:textId="77777777" w:rsidR="000E0402" w:rsidRDefault="000E0402" w:rsidP="00682432">
      <w:pPr>
        <w:pStyle w:val="UnorderedList1"/>
      </w:pPr>
      <w:r w:rsidRPr="00682432">
        <w:rPr>
          <w:rStyle w:val="UIInteraction"/>
        </w:rPr>
        <w:t>View</w:t>
      </w:r>
      <w:r>
        <w:t xml:space="preserve"> </w:t>
      </w:r>
      <w:r w:rsidRPr="00FB0162">
        <w:rPr>
          <w:rFonts w:ascii="Wingdings" w:hAnsi="Wingdings"/>
        </w:rPr>
        <w:t></w:t>
      </w:r>
      <w:r>
        <w:t xml:space="preserve"> </w:t>
      </w:r>
      <w:r w:rsidRPr="00682432">
        <w:rPr>
          <w:rStyle w:val="UIInteraction"/>
        </w:rPr>
        <w:t>Outline</w:t>
      </w:r>
      <w:r>
        <w:t xml:space="preserve"> </w:t>
      </w:r>
      <w:r w:rsidRPr="00FB0162">
        <w:rPr>
          <w:rFonts w:ascii="Wingdings" w:hAnsi="Wingdings"/>
        </w:rPr>
        <w:t></w:t>
      </w:r>
      <w:r>
        <w:t xml:space="preserve"> </w:t>
      </w:r>
      <w:proofErr w:type="spellStart"/>
      <w:r w:rsidRPr="00682432">
        <w:rPr>
          <w:rStyle w:val="UIInteraction"/>
        </w:rPr>
        <w:t>Outline</w:t>
      </w:r>
      <w:proofErr w:type="spellEnd"/>
      <w:r w:rsidRPr="00682432">
        <w:rPr>
          <w:rStyle w:val="UIInteraction"/>
        </w:rPr>
        <w:t xml:space="preserve"> level 1</w:t>
      </w:r>
    </w:p>
    <w:p w14:paraId="3B312B1E" w14:textId="5B29FC59" w:rsidR="000E0402" w:rsidRDefault="000E0402" w:rsidP="00682432">
      <w:pPr>
        <w:pStyle w:val="UnorderedList1"/>
      </w:pPr>
      <w:r>
        <w:t xml:space="preserve">For each summary task to be added to the Timeline view, Select and Right click. Multiple </w:t>
      </w:r>
      <w:r w:rsidR="00682432">
        <w:t>selections</w:t>
      </w:r>
      <w:r>
        <w:t xml:space="preserve"> may</w:t>
      </w:r>
      <w:r w:rsidR="00B4225F">
        <w:t xml:space="preserve"> </w:t>
      </w:r>
      <w:r>
        <w:t>be made.</w:t>
      </w:r>
    </w:p>
    <w:p w14:paraId="684FFB55" w14:textId="77777777" w:rsidR="000E0402" w:rsidRDefault="000E0402" w:rsidP="00682432">
      <w:pPr>
        <w:pStyle w:val="UnorderedList1"/>
      </w:pPr>
      <w:r>
        <w:t xml:space="preserve">Click </w:t>
      </w:r>
      <w:r w:rsidRPr="00682432">
        <w:rPr>
          <w:rStyle w:val="UIInteraction"/>
        </w:rPr>
        <w:t>Add to timeline</w:t>
      </w:r>
    </w:p>
    <w:p w14:paraId="5F69D91F" w14:textId="5FCA3961" w:rsidR="000E0402" w:rsidRDefault="000E0402" w:rsidP="000E0402">
      <w:r>
        <w:t xml:space="preserve">The Timeline view below, displays Outline Level 1 Summary tasks only and the Gantt chart </w:t>
      </w:r>
      <w:r w:rsidR="00682432">
        <w:t>display</w:t>
      </w:r>
      <w:r>
        <w:t xml:space="preserve"> the same Outline Level 1 Summary tasks.</w:t>
      </w:r>
    </w:p>
    <w:p w14:paraId="7ABB7404" w14:textId="16DAF125" w:rsidR="000E0402" w:rsidRDefault="00682432" w:rsidP="000E0402">
      <w:r>
        <w:rPr>
          <w:noProof/>
        </w:rPr>
        <w:lastRenderedPageBreak/>
        <w:drawing>
          <wp:inline distT="0" distB="0" distL="0" distR="0" wp14:anchorId="68AD29D8" wp14:editId="4CA294F1">
            <wp:extent cx="4114800" cy="163115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4800" cy="1631152"/>
                    </a:xfrm>
                    <a:prstGeom prst="rect">
                      <a:avLst/>
                    </a:prstGeom>
                    <a:noFill/>
                    <a:ln>
                      <a:noFill/>
                    </a:ln>
                  </pic:spPr>
                </pic:pic>
              </a:graphicData>
            </a:graphic>
          </wp:inline>
        </w:drawing>
      </w:r>
    </w:p>
    <w:p w14:paraId="045EC407" w14:textId="73B1FBB4" w:rsidR="000E0402" w:rsidRDefault="000E0402" w:rsidP="00D77021">
      <w:pPr>
        <w:pStyle w:val="FigureCaption"/>
      </w:pPr>
      <w:r>
        <w:t>Timeline View Showing Outline Level 1 Summary Tasks.</w:t>
      </w:r>
      <w:r w:rsidR="00D77021">
        <w:t xml:space="preserve"> [12-34 default Timeline with </w:t>
      </w:r>
      <w:proofErr w:type="spellStart"/>
      <w:r w:rsidR="00D77021">
        <w:t>tasks.tif</w:t>
      </w:r>
      <w:proofErr w:type="spellEnd"/>
      <w:r w:rsidR="00D77021">
        <w:t>]</w:t>
      </w:r>
    </w:p>
    <w:p w14:paraId="4292FCB6" w14:textId="77777777" w:rsidR="000E0402" w:rsidRDefault="000E0402" w:rsidP="000E0402">
      <w:r>
        <w:t>Milestone and formatting for the bars can also be added to the Timeline view.</w:t>
      </w:r>
    </w:p>
    <w:p w14:paraId="1BF5A67D" w14:textId="77777777" w:rsidR="000E0402" w:rsidRDefault="000E0402" w:rsidP="000E0402">
      <w:r>
        <w:t>To add a milestone to the Timeline view:</w:t>
      </w:r>
    </w:p>
    <w:p w14:paraId="3A00D11E" w14:textId="77777777" w:rsidR="000E0402" w:rsidRDefault="000E0402" w:rsidP="005D36D5">
      <w:pPr>
        <w:pStyle w:val="UnorderedList1"/>
      </w:pPr>
      <w:r w:rsidRPr="005D36D5">
        <w:rPr>
          <w:rStyle w:val="UIInteraction"/>
        </w:rPr>
        <w:t>Tasks</w:t>
      </w:r>
      <w:r>
        <w:t xml:space="preserve"> </w:t>
      </w:r>
      <w:r w:rsidRPr="00FB0162">
        <w:rPr>
          <w:rFonts w:ascii="Wingdings" w:hAnsi="Wingdings"/>
        </w:rPr>
        <w:t></w:t>
      </w:r>
      <w:r>
        <w:t xml:space="preserve"> </w:t>
      </w:r>
      <w:r w:rsidRPr="005D36D5">
        <w:rPr>
          <w:rStyle w:val="UIInteraction"/>
        </w:rPr>
        <w:t>Gantt Chart</w:t>
      </w:r>
    </w:p>
    <w:p w14:paraId="4C633F38" w14:textId="77777777" w:rsidR="000E0402" w:rsidRDefault="000E0402" w:rsidP="005D36D5">
      <w:pPr>
        <w:pStyle w:val="UnorderedList1"/>
      </w:pPr>
      <w:r w:rsidRPr="005D36D5">
        <w:rPr>
          <w:rStyle w:val="UIInteraction"/>
        </w:rPr>
        <w:t>View</w:t>
      </w:r>
      <w:r>
        <w:t xml:space="preserve"> </w:t>
      </w:r>
      <w:r w:rsidRPr="00FB0162">
        <w:rPr>
          <w:rFonts w:ascii="Wingdings" w:hAnsi="Wingdings"/>
        </w:rPr>
        <w:t></w:t>
      </w:r>
      <w:r>
        <w:t xml:space="preserve"> </w:t>
      </w:r>
      <w:r w:rsidRPr="005D36D5">
        <w:rPr>
          <w:rStyle w:val="UIInteraction"/>
        </w:rPr>
        <w:t>Filter</w:t>
      </w:r>
      <w:r>
        <w:t xml:space="preserve"> </w:t>
      </w:r>
      <w:r w:rsidRPr="00FB0162">
        <w:rPr>
          <w:rFonts w:ascii="Wingdings" w:hAnsi="Wingdings"/>
        </w:rPr>
        <w:t></w:t>
      </w:r>
      <w:r>
        <w:t xml:space="preserve"> </w:t>
      </w:r>
      <w:r w:rsidRPr="005D36D5">
        <w:rPr>
          <w:rStyle w:val="UIInteraction"/>
        </w:rPr>
        <w:t>Milestone</w:t>
      </w:r>
    </w:p>
    <w:p w14:paraId="167D2096" w14:textId="1C83F91E" w:rsidR="000E0402" w:rsidRDefault="000E0402" w:rsidP="005D36D5">
      <w:pPr>
        <w:pStyle w:val="UnorderedList1"/>
      </w:pPr>
      <w:r>
        <w:t xml:space="preserve">Select the milestone tasks and </w:t>
      </w:r>
      <w:r w:rsidR="004C6B4F">
        <w:t>r</w:t>
      </w:r>
      <w:r>
        <w:t>ight click</w:t>
      </w:r>
    </w:p>
    <w:p w14:paraId="5957DAC8" w14:textId="77777777" w:rsidR="000E0402" w:rsidRDefault="000E0402" w:rsidP="005D36D5">
      <w:pPr>
        <w:pStyle w:val="UnorderedList1"/>
      </w:pPr>
      <w:r>
        <w:t xml:space="preserve">Click </w:t>
      </w:r>
      <w:r w:rsidRPr="00E55F70">
        <w:rPr>
          <w:rStyle w:val="UIInteraction"/>
        </w:rPr>
        <w:t>Add to timeline</w:t>
      </w:r>
      <w:r>
        <w:t>.</w:t>
      </w:r>
    </w:p>
    <w:p w14:paraId="1A70FEA7" w14:textId="447F89E4" w:rsidR="000E0402" w:rsidRDefault="000E0402" w:rsidP="00DA3425">
      <w:pPr>
        <w:pStyle w:val="ListParagraph1"/>
      </w:pPr>
      <w:r>
        <w:t xml:space="preserve">To add formatting to the bars, click on the bar and click on a formatting tool in the Font section of the </w:t>
      </w:r>
      <w:r w:rsidR="004C6B4F">
        <w:t>R</w:t>
      </w:r>
      <w:r>
        <w:t>ibbon</w:t>
      </w:r>
      <w:r w:rsidR="00635425">
        <w:t>.</w:t>
      </w:r>
    </w:p>
    <w:p w14:paraId="7BE617E5" w14:textId="77777777" w:rsidR="000E0402" w:rsidRDefault="000E0402" w:rsidP="000E0402">
      <w:r>
        <w:t>The diagram below displays Outline Level 1 tasks with milestones added and formatting:</w:t>
      </w:r>
    </w:p>
    <w:p w14:paraId="452F941E" w14:textId="00317BD8" w:rsidR="000E0402" w:rsidRDefault="00450341" w:rsidP="000E0402">
      <w:r>
        <w:rPr>
          <w:noProof/>
        </w:rPr>
        <w:drawing>
          <wp:inline distT="0" distB="0" distL="0" distR="0" wp14:anchorId="0BB84774" wp14:editId="11B1CB87">
            <wp:extent cx="4114800" cy="1807814"/>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14800" cy="1807814"/>
                    </a:xfrm>
                    <a:prstGeom prst="rect">
                      <a:avLst/>
                    </a:prstGeom>
                    <a:noFill/>
                    <a:ln>
                      <a:noFill/>
                    </a:ln>
                  </pic:spPr>
                </pic:pic>
              </a:graphicData>
            </a:graphic>
          </wp:inline>
        </w:drawing>
      </w:r>
    </w:p>
    <w:p w14:paraId="4D521A57" w14:textId="785DDC67" w:rsidR="000E0402" w:rsidRDefault="000E0402" w:rsidP="00450341">
      <w:pPr>
        <w:pStyle w:val="FigureCaption"/>
      </w:pPr>
      <w:r>
        <w:lastRenderedPageBreak/>
        <w:t>Timeline view with Summary tasks, formatting and milestones.</w:t>
      </w:r>
      <w:r w:rsidR="00450341">
        <w:t xml:space="preserve"> [12-35 Milestones added to </w:t>
      </w:r>
      <w:proofErr w:type="spellStart"/>
      <w:r w:rsidR="00450341">
        <w:t>Timeline.tif</w:t>
      </w:r>
      <w:proofErr w:type="spellEnd"/>
      <w:r w:rsidR="00450341">
        <w:t>]</w:t>
      </w:r>
    </w:p>
    <w:p w14:paraId="61C95478" w14:textId="0AD922A8" w:rsidR="000E0402" w:rsidRDefault="000E0402" w:rsidP="000E0402">
      <w:r>
        <w:t xml:space="preserve">Tasks may be added to the project using the Timeline view </w:t>
      </w:r>
      <w:r w:rsidR="00635425">
        <w:t>F</w:t>
      </w:r>
      <w:r>
        <w:t xml:space="preserve">ormat </w:t>
      </w:r>
      <w:r w:rsidR="00635425">
        <w:t>tab</w:t>
      </w:r>
      <w:r>
        <w:t>. When adding tasks using these buttons, the tasks will be added to the end of the project schedule and will start on the first day of the project or the current date depending on the scheduling option. The choices are:</w:t>
      </w:r>
    </w:p>
    <w:p w14:paraId="03BA69C5" w14:textId="77777777" w:rsidR="000E0402" w:rsidRDefault="000E0402" w:rsidP="001E258F">
      <w:pPr>
        <w:pStyle w:val="UnorderedList1"/>
      </w:pPr>
      <w:r>
        <w:t>Adding a new task to the timeline</w:t>
      </w:r>
    </w:p>
    <w:p w14:paraId="21786CCE" w14:textId="77777777" w:rsidR="000E0402" w:rsidRDefault="000E0402" w:rsidP="001E258F">
      <w:pPr>
        <w:pStyle w:val="UnorderedList1"/>
      </w:pPr>
      <w:r>
        <w:t>Adding a new callout task to the timeline</w:t>
      </w:r>
    </w:p>
    <w:p w14:paraId="23F2E431" w14:textId="77777777" w:rsidR="000E0402" w:rsidRDefault="000E0402" w:rsidP="001E258F">
      <w:pPr>
        <w:pStyle w:val="UnorderedList1"/>
      </w:pPr>
      <w:r>
        <w:t>Adding a new milestone to the timeline</w:t>
      </w:r>
    </w:p>
    <w:p w14:paraId="3828FEF9" w14:textId="47133184" w:rsidR="000E0402" w:rsidRDefault="000E0402" w:rsidP="000E0402">
      <w:r>
        <w:t>Below is a view showing a new callout task and a new milestone added to the timeline and the project schedule. Callout tasks are originally placed above the timeline spanning the timeframe of the task. After they are created, they may be dragged to alternate locations within the Timeline View.</w:t>
      </w:r>
    </w:p>
    <w:p w14:paraId="17CA61C3" w14:textId="79AE131E" w:rsidR="000E0402" w:rsidRDefault="004203C9" w:rsidP="000E0402">
      <w:r>
        <w:rPr>
          <w:noProof/>
        </w:rPr>
        <w:drawing>
          <wp:inline distT="0" distB="0" distL="0" distR="0" wp14:anchorId="45D7881F" wp14:editId="223AF783">
            <wp:extent cx="4114800" cy="1979953"/>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14800" cy="1979953"/>
                    </a:xfrm>
                    <a:prstGeom prst="rect">
                      <a:avLst/>
                    </a:prstGeom>
                    <a:noFill/>
                    <a:ln>
                      <a:noFill/>
                    </a:ln>
                  </pic:spPr>
                </pic:pic>
              </a:graphicData>
            </a:graphic>
          </wp:inline>
        </w:drawing>
      </w:r>
    </w:p>
    <w:p w14:paraId="4A153E5F" w14:textId="6BD9CB03" w:rsidR="000E0402" w:rsidRDefault="000E0402" w:rsidP="004203C9">
      <w:pPr>
        <w:pStyle w:val="FigureCaption"/>
      </w:pPr>
      <w:r>
        <w:t>Timeline view with Callout task and added milestone.</w:t>
      </w:r>
      <w:r w:rsidR="004203C9">
        <w:t xml:space="preserve"> [12-36 Timeline with callout &amp; </w:t>
      </w:r>
      <w:proofErr w:type="spellStart"/>
      <w:r w:rsidR="004203C9">
        <w:t>Milestone.tif</w:t>
      </w:r>
      <w:proofErr w:type="spellEnd"/>
      <w:r w:rsidR="004203C9">
        <w:t>]</w:t>
      </w:r>
    </w:p>
    <w:p w14:paraId="2C0695C2" w14:textId="77777777" w:rsidR="000E0402" w:rsidRDefault="000E0402" w:rsidP="000E0402">
      <w:r>
        <w:t>To display an existing task as a callout task:</w:t>
      </w:r>
    </w:p>
    <w:p w14:paraId="13AC05C0" w14:textId="77777777" w:rsidR="000E0402" w:rsidRDefault="000E0402" w:rsidP="003818AC">
      <w:pPr>
        <w:pStyle w:val="UnorderedList1"/>
      </w:pPr>
      <w:r>
        <w:t>Click on a task in the Timeline view</w:t>
      </w:r>
    </w:p>
    <w:p w14:paraId="49655B29" w14:textId="77777777" w:rsidR="000E0402" w:rsidRDefault="000E0402" w:rsidP="003818AC">
      <w:pPr>
        <w:pStyle w:val="UnorderedList1"/>
      </w:pPr>
      <w:r>
        <w:t xml:space="preserve">Click </w:t>
      </w:r>
      <w:r w:rsidRPr="003818AC">
        <w:rPr>
          <w:rStyle w:val="UIInteraction"/>
        </w:rPr>
        <w:t>Display as a Callout</w:t>
      </w:r>
    </w:p>
    <w:p w14:paraId="50670784" w14:textId="77777777" w:rsidR="000E0402" w:rsidRDefault="000E0402" w:rsidP="000E0402">
      <w:r>
        <w:t>To display a Callout task as a bar:</w:t>
      </w:r>
    </w:p>
    <w:p w14:paraId="1B9821B5" w14:textId="77777777" w:rsidR="000E0402" w:rsidRDefault="000E0402" w:rsidP="003818AC">
      <w:pPr>
        <w:pStyle w:val="UnorderedList1"/>
      </w:pPr>
      <w:r>
        <w:t>Click on the Callout task</w:t>
      </w:r>
    </w:p>
    <w:p w14:paraId="3651CC8F" w14:textId="77777777" w:rsidR="000E0402" w:rsidRDefault="000E0402" w:rsidP="003818AC">
      <w:pPr>
        <w:pStyle w:val="UnorderedList1"/>
      </w:pPr>
      <w:r>
        <w:lastRenderedPageBreak/>
        <w:t xml:space="preserve">Click </w:t>
      </w:r>
      <w:r w:rsidRPr="003818AC">
        <w:rPr>
          <w:rStyle w:val="UIInteraction"/>
        </w:rPr>
        <w:t>Display as Bar</w:t>
      </w:r>
    </w:p>
    <w:p w14:paraId="7B215F70" w14:textId="080D4C69" w:rsidR="000E0402" w:rsidRDefault="000E0402" w:rsidP="000E0402">
      <w:r>
        <w:t xml:space="preserve">To remove tasks from the Timeline view using the Timeline </w:t>
      </w:r>
      <w:r w:rsidR="006D437F">
        <w:t>F</w:t>
      </w:r>
      <w:r>
        <w:t xml:space="preserve">ormat </w:t>
      </w:r>
      <w:r w:rsidR="006D437F">
        <w:t>tab</w:t>
      </w:r>
      <w:r>
        <w:t>:</w:t>
      </w:r>
    </w:p>
    <w:p w14:paraId="4A57558E" w14:textId="77777777" w:rsidR="000E0402" w:rsidRDefault="000E0402" w:rsidP="003818AC">
      <w:pPr>
        <w:pStyle w:val="UnorderedList1"/>
      </w:pPr>
      <w:r>
        <w:t>Click the task in the Timeline view</w:t>
      </w:r>
    </w:p>
    <w:p w14:paraId="137A0AD2" w14:textId="77777777" w:rsidR="000E0402" w:rsidRDefault="000E0402" w:rsidP="003818AC">
      <w:pPr>
        <w:pStyle w:val="UnorderedList1"/>
      </w:pPr>
      <w:r>
        <w:t xml:space="preserve">Click </w:t>
      </w:r>
      <w:r w:rsidRPr="003818AC">
        <w:rPr>
          <w:rStyle w:val="UIInteraction"/>
        </w:rPr>
        <w:t>Remove from Timeline</w:t>
      </w:r>
    </w:p>
    <w:p w14:paraId="4BFDD2C9" w14:textId="554D3D1A" w:rsidR="000E0402" w:rsidRDefault="000E0402" w:rsidP="000E0402">
      <w:r>
        <w:t xml:space="preserve">Tasks may be formatted and highlighted as necessary. Text styles and format buttons are available on the Timeline </w:t>
      </w:r>
      <w:r w:rsidR="00635425">
        <w:t>F</w:t>
      </w:r>
      <w:r>
        <w:t xml:space="preserve">ormat </w:t>
      </w:r>
      <w:r w:rsidR="00635425">
        <w:t>tab</w:t>
      </w:r>
      <w:r>
        <w:t>. Changing the colors of the timeline bars is helpful when highlighting information.</w:t>
      </w:r>
    </w:p>
    <w:p w14:paraId="638C4135" w14:textId="199A9EF9" w:rsidR="000E0402" w:rsidRDefault="00612433" w:rsidP="00612433">
      <w:pPr>
        <w:pStyle w:val="CalloutTip"/>
      </w:pPr>
      <w:r w:rsidRPr="00612433">
        <w:t>Too much information results in a hard to read Timeline view. Select what is important and what will convey your message. The view will become more meaningful and will result in a useful reporting tool. Typically Summary Tasks and Milestones are included in the Timeline view which would provide a high level report.</w:t>
      </w:r>
    </w:p>
    <w:p w14:paraId="16AE8671" w14:textId="77777777" w:rsidR="000E0402" w:rsidRDefault="000E0402" w:rsidP="00612433">
      <w:pPr>
        <w:pStyle w:val="Heading3"/>
      </w:pPr>
      <w:r>
        <w:t>Exporting Timeline View</w:t>
      </w:r>
    </w:p>
    <w:p w14:paraId="40685E04" w14:textId="0F2E02EC" w:rsidR="000E0402" w:rsidRDefault="000E0402" w:rsidP="000E0402">
      <w:r>
        <w:t xml:space="preserve">Timeline view is </w:t>
      </w:r>
      <w:r w:rsidR="006D437F">
        <w:t xml:space="preserve">a </w:t>
      </w:r>
      <w:r>
        <w:t xml:space="preserve">great visual for executive summaries. To facilitate sharing information with executives, the Timeline may need to be exported to another application. </w:t>
      </w:r>
    </w:p>
    <w:p w14:paraId="7EEB856F" w14:textId="288F52FA" w:rsidR="000E0402" w:rsidRDefault="00D103AF" w:rsidP="00D103AF">
      <w:pPr>
        <w:pStyle w:val="CalloutTip"/>
      </w:pPr>
      <w:r w:rsidRPr="00D103AF">
        <w:t xml:space="preserve">Timeline view must be displayed before you can export it to another application. The simplest method is to click the Timeline checkbox on the View tab. If this option is </w:t>
      </w:r>
      <w:r>
        <w:t>unavailable</w:t>
      </w:r>
      <w:r w:rsidRPr="00D103AF">
        <w:t>, you may need to uncheck the Details checkbox on the same tab.</w:t>
      </w:r>
    </w:p>
    <w:p w14:paraId="2C6AE631" w14:textId="77777777" w:rsidR="000E0402" w:rsidRDefault="000E0402" w:rsidP="000E0402">
      <w:r>
        <w:t>To copy a timeline:</w:t>
      </w:r>
    </w:p>
    <w:p w14:paraId="1C0DAAD0" w14:textId="77777777" w:rsidR="000E0402" w:rsidRDefault="000E0402" w:rsidP="005451A7">
      <w:pPr>
        <w:pStyle w:val="OrderedList1"/>
        <w:numPr>
          <w:ilvl w:val="0"/>
          <w:numId w:val="36"/>
        </w:numPr>
      </w:pPr>
      <w:r>
        <w:t>Click inside the Timeline view.</w:t>
      </w:r>
    </w:p>
    <w:p w14:paraId="535EAC34" w14:textId="77777777" w:rsidR="000E0402" w:rsidRDefault="000E0402" w:rsidP="005451A7">
      <w:pPr>
        <w:pStyle w:val="OrderedList1"/>
      </w:pPr>
      <w:r>
        <w:t xml:space="preserve">In the </w:t>
      </w:r>
      <w:r w:rsidRPr="005451A7">
        <w:rPr>
          <w:rStyle w:val="UIInteraction"/>
        </w:rPr>
        <w:t>Timeline Tools</w:t>
      </w:r>
      <w:r>
        <w:t xml:space="preserve">, </w:t>
      </w:r>
      <w:r w:rsidRPr="005451A7">
        <w:rPr>
          <w:rStyle w:val="UIInteraction"/>
        </w:rPr>
        <w:t>Format</w:t>
      </w:r>
      <w:r>
        <w:t xml:space="preserve"> tab, click on </w:t>
      </w:r>
      <w:r w:rsidRPr="005451A7">
        <w:rPr>
          <w:rStyle w:val="UIInteraction"/>
        </w:rPr>
        <w:t>Copy Timeline</w:t>
      </w:r>
      <w:r>
        <w:t xml:space="preserve"> and choose the desired option.</w:t>
      </w:r>
    </w:p>
    <w:p w14:paraId="72011B08" w14:textId="77777777" w:rsidR="000E0402" w:rsidRDefault="000E0402" w:rsidP="005451A7">
      <w:pPr>
        <w:pStyle w:val="UnorderedList2"/>
      </w:pPr>
      <w:r w:rsidRPr="005451A7">
        <w:rPr>
          <w:rStyle w:val="Importantterm"/>
        </w:rPr>
        <w:t>For e-mail</w:t>
      </w:r>
      <w:r>
        <w:t xml:space="preserve"> – Timeline size is reduced to fit into an Outlook message. Small size.</w:t>
      </w:r>
    </w:p>
    <w:p w14:paraId="2F77016F" w14:textId="77777777" w:rsidR="000E0402" w:rsidRDefault="000E0402" w:rsidP="005451A7">
      <w:pPr>
        <w:pStyle w:val="UnorderedList2"/>
      </w:pPr>
      <w:r w:rsidRPr="005451A7">
        <w:rPr>
          <w:rStyle w:val="Importantterm"/>
        </w:rPr>
        <w:t>For presentation</w:t>
      </w:r>
      <w:r>
        <w:t xml:space="preserve"> – Optimized for a PowerPoint presentation. Medium size. </w:t>
      </w:r>
    </w:p>
    <w:p w14:paraId="037EDF03" w14:textId="77777777" w:rsidR="000E0402" w:rsidRDefault="000E0402" w:rsidP="005451A7">
      <w:pPr>
        <w:pStyle w:val="UnorderedList2"/>
      </w:pPr>
      <w:r w:rsidRPr="005451A7">
        <w:rPr>
          <w:rStyle w:val="Importantterm"/>
        </w:rPr>
        <w:t>Full Size</w:t>
      </w:r>
      <w:r>
        <w:t xml:space="preserve"> – Uses the full size of the timeline as displayed in Project. Large size. </w:t>
      </w:r>
    </w:p>
    <w:p w14:paraId="353E27D8" w14:textId="77777777" w:rsidR="000E0402" w:rsidRDefault="000E0402" w:rsidP="000E0402">
      <w:r>
        <w:t>You can paste in Outlook to email it to peers or in PowerPoint to format it further.</w:t>
      </w:r>
    </w:p>
    <w:p w14:paraId="2C8B5453" w14:textId="75750B08" w:rsidR="000E0402" w:rsidRDefault="00E82D78" w:rsidP="000E0402">
      <w:r>
        <w:rPr>
          <w:noProof/>
        </w:rPr>
        <w:lastRenderedPageBreak/>
        <w:drawing>
          <wp:inline distT="0" distB="0" distL="0" distR="0" wp14:anchorId="78B6F59F" wp14:editId="30317C29">
            <wp:extent cx="3886200" cy="3990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86200" cy="3990975"/>
                    </a:xfrm>
                    <a:prstGeom prst="rect">
                      <a:avLst/>
                    </a:prstGeom>
                    <a:noFill/>
                    <a:ln>
                      <a:noFill/>
                    </a:ln>
                  </pic:spPr>
                </pic:pic>
              </a:graphicData>
            </a:graphic>
          </wp:inline>
        </w:drawing>
      </w:r>
    </w:p>
    <w:p w14:paraId="782EB93C" w14:textId="5F046E0B" w:rsidR="000E0402" w:rsidRDefault="000E0402" w:rsidP="00E82D78">
      <w:pPr>
        <w:pStyle w:val="FigureCaption"/>
      </w:pPr>
      <w:r>
        <w:t>Copy timeline options.</w:t>
      </w:r>
      <w:r w:rsidR="00E82D78">
        <w:t xml:space="preserve"> [Copy </w:t>
      </w:r>
      <w:proofErr w:type="spellStart"/>
      <w:r w:rsidR="00E82D78">
        <w:t>timeline.tif</w:t>
      </w:r>
      <w:proofErr w:type="spellEnd"/>
      <w:r w:rsidR="00E82D78">
        <w:t>]</w:t>
      </w:r>
    </w:p>
    <w:p w14:paraId="33851EC5" w14:textId="5829FE1E" w:rsidR="000E0402" w:rsidRDefault="00F90CF8" w:rsidP="00F90CF8">
      <w:pPr>
        <w:pStyle w:val="CalloutTip"/>
      </w:pPr>
      <w:r w:rsidRPr="00F90CF8">
        <w:t xml:space="preserve">You can also save the Timeline as an Adobe </w:t>
      </w:r>
      <w:r>
        <w:t>Acrobat</w:t>
      </w:r>
      <w:r w:rsidRPr="00F90CF8">
        <w:t xml:space="preserve"> file using the File, Export, </w:t>
      </w:r>
      <w:proofErr w:type="gramStart"/>
      <w:r w:rsidR="00601DDA">
        <w:t>Create</w:t>
      </w:r>
      <w:proofErr w:type="gramEnd"/>
      <w:r w:rsidR="00601DDA">
        <w:t xml:space="preserve"> PDF/XPS Document option.</w:t>
      </w:r>
    </w:p>
    <w:p w14:paraId="68670800" w14:textId="5CAC7ACE" w:rsidR="002C09B8" w:rsidRDefault="002C09B8" w:rsidP="00856960">
      <w:pPr>
        <w:pStyle w:val="Heading1"/>
      </w:pPr>
      <w:r>
        <w:lastRenderedPageBreak/>
        <w:t>Key Points to Remember</w:t>
      </w:r>
    </w:p>
    <w:p w14:paraId="3FE8E4BC" w14:textId="649BE526" w:rsidR="003A3833" w:rsidRDefault="003A3833" w:rsidP="00856960">
      <w:pPr>
        <w:pStyle w:val="ListParagraph"/>
        <w:numPr>
          <w:ilvl w:val="0"/>
          <w:numId w:val="37"/>
        </w:numPr>
      </w:pPr>
      <w:r>
        <w:t xml:space="preserve">Projects can be saved in PDF format to e-mail to others without access to Project or when you want to ensure the data does not change. </w:t>
      </w:r>
    </w:p>
    <w:p w14:paraId="187CB306" w14:textId="02ECA9E0" w:rsidR="004E6490" w:rsidRDefault="004E6490" w:rsidP="00856960">
      <w:pPr>
        <w:pStyle w:val="ListParagraph"/>
        <w:numPr>
          <w:ilvl w:val="0"/>
          <w:numId w:val="37"/>
        </w:numPr>
      </w:pPr>
      <w:r>
        <w:t xml:space="preserve">Print and Page Setup options can be tailored to alter the layout of printouts or PDF files. </w:t>
      </w:r>
    </w:p>
    <w:p w14:paraId="5D7C5131" w14:textId="3588C0EA" w:rsidR="006F6682" w:rsidRDefault="006F6682" w:rsidP="00856960">
      <w:pPr>
        <w:pStyle w:val="ListParagraph"/>
        <w:numPr>
          <w:ilvl w:val="0"/>
          <w:numId w:val="37"/>
        </w:numPr>
      </w:pPr>
      <w:r>
        <w:t xml:space="preserve">Use Text Styles </w:t>
      </w:r>
      <w:r w:rsidR="00EC35C7">
        <w:t xml:space="preserve">to </w:t>
      </w:r>
      <w:r>
        <w:t xml:space="preserve">format a specific type of task globally. </w:t>
      </w:r>
    </w:p>
    <w:p w14:paraId="1CB69D77" w14:textId="5A5D9FC2" w:rsidR="009701A1" w:rsidRDefault="009701A1" w:rsidP="00856960">
      <w:pPr>
        <w:pStyle w:val="ListParagraph"/>
        <w:numPr>
          <w:ilvl w:val="0"/>
          <w:numId w:val="37"/>
        </w:numPr>
      </w:pPr>
      <w:r>
        <w:t xml:space="preserve">Gantt Chart Styles globally change the display of </w:t>
      </w:r>
      <w:r w:rsidR="00060BBF">
        <w:t xml:space="preserve">the Gantt </w:t>
      </w:r>
      <w:r>
        <w:t>bars</w:t>
      </w:r>
      <w:r w:rsidR="00060BBF">
        <w:t>.</w:t>
      </w:r>
    </w:p>
    <w:p w14:paraId="6FF4CD5D" w14:textId="090383A9" w:rsidR="00B46328" w:rsidRDefault="00B46328" w:rsidP="00856960">
      <w:pPr>
        <w:pStyle w:val="ListParagraph"/>
        <w:numPr>
          <w:ilvl w:val="0"/>
          <w:numId w:val="37"/>
        </w:numPr>
      </w:pPr>
      <w:r>
        <w:t>Use Bar Styles to format a specific type of Gantt bar globally.</w:t>
      </w:r>
    </w:p>
    <w:p w14:paraId="1D7768FD" w14:textId="66DEA463" w:rsidR="00B46328" w:rsidRDefault="00B46328" w:rsidP="00856960">
      <w:pPr>
        <w:pStyle w:val="ListParagraph"/>
        <w:numPr>
          <w:ilvl w:val="0"/>
          <w:numId w:val="37"/>
        </w:numPr>
      </w:pPr>
      <w:r>
        <w:t xml:space="preserve">Use Layout to modify the link line appearance. </w:t>
      </w:r>
    </w:p>
    <w:p w14:paraId="49DF230E" w14:textId="46BA30F4" w:rsidR="008111E9" w:rsidRDefault="008111E9" w:rsidP="00856960">
      <w:pPr>
        <w:pStyle w:val="ListParagraph"/>
        <w:numPr>
          <w:ilvl w:val="0"/>
          <w:numId w:val="37"/>
        </w:numPr>
      </w:pPr>
      <w:r>
        <w:t xml:space="preserve">Visual reports extract data into either Visio </w:t>
      </w:r>
      <w:proofErr w:type="spellStart"/>
      <w:r>
        <w:t>PivotDiagrams</w:t>
      </w:r>
      <w:proofErr w:type="spellEnd"/>
      <w:r>
        <w:t xml:space="preserve"> or Excel </w:t>
      </w:r>
      <w:r w:rsidR="00B46328">
        <w:t xml:space="preserve">PivotTables where they can be modified further. </w:t>
      </w:r>
    </w:p>
    <w:p w14:paraId="6591843F" w14:textId="52227445" w:rsidR="004A133A" w:rsidRDefault="004A133A" w:rsidP="00856960">
      <w:pPr>
        <w:pStyle w:val="ListParagraph"/>
        <w:numPr>
          <w:ilvl w:val="0"/>
          <w:numId w:val="37"/>
        </w:numPr>
      </w:pPr>
      <w:r>
        <w:t xml:space="preserve">Dashboard reports include graphical and tabular components and are very visual ways of representing scheduling information. </w:t>
      </w:r>
    </w:p>
    <w:p w14:paraId="53AADB50" w14:textId="436B7624" w:rsidR="002C09B8" w:rsidRPr="002C09B8" w:rsidRDefault="003E67A2" w:rsidP="00EC35C7">
      <w:pPr>
        <w:pStyle w:val="ListParagraph"/>
        <w:numPr>
          <w:ilvl w:val="0"/>
          <w:numId w:val="37"/>
        </w:numPr>
      </w:pPr>
      <w:r>
        <w:t xml:space="preserve">Use Timeline view to create a graphical </w:t>
      </w:r>
      <w:r w:rsidR="004A133A">
        <w:t xml:space="preserve">executive summary of your schedule. </w:t>
      </w:r>
    </w:p>
    <w:sectPr w:rsidR="002C09B8" w:rsidRPr="002C09B8" w:rsidSect="0036225E">
      <w:pgSz w:w="12240" w:h="15840"/>
      <w:pgMar w:top="1440" w:right="2880" w:bottom="2880" w:left="28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eff Jacobson" w:date="2014-06-02T11:14:00Z" w:initials="JJ">
    <w:p w14:paraId="303D5C4B" w14:textId="54207985" w:rsidR="005B7FB5" w:rsidRDefault="005B7FB5">
      <w:pPr>
        <w:pStyle w:val="CommentText"/>
      </w:pPr>
      <w:r>
        <w:rPr>
          <w:rStyle w:val="CommentReference"/>
        </w:rPr>
        <w:annotationRef/>
      </w:r>
      <w:r>
        <w:t>Not Advisicon style, but leaving for now.</w:t>
      </w:r>
    </w:p>
  </w:comment>
  <w:comment w:id="1" w:author="Cindy Lewis" w:date="2014-05-19T16:18:00Z" w:initials="CL">
    <w:p w14:paraId="3D5B8E84" w14:textId="0ACBA9BC" w:rsidR="005B7FB5" w:rsidRDefault="005B7FB5">
      <w:pPr>
        <w:pStyle w:val="CommentText"/>
      </w:pPr>
      <w:r>
        <w:rPr>
          <w:rStyle w:val="CommentReference"/>
        </w:rPr>
        <w:annotationRef/>
      </w:r>
      <w:r>
        <w:t>Insert above this picture “</w:t>
      </w:r>
      <w:proofErr w:type="gramStart"/>
      <w:r>
        <w:t>The  preview</w:t>
      </w:r>
      <w:proofErr w:type="gramEnd"/>
      <w:r>
        <w:t xml:space="preserve"> options are shown below. </w:t>
      </w:r>
    </w:p>
  </w:comment>
  <w:comment w:id="2" w:author="Jeff Jacobson" w:date="2014-06-02T11:21:00Z" w:initials="JJ">
    <w:p w14:paraId="08793470" w14:textId="448DF39E" w:rsidR="005B7FB5" w:rsidRDefault="005B7FB5">
      <w:pPr>
        <w:pStyle w:val="CommentText"/>
      </w:pPr>
      <w:r>
        <w:rPr>
          <w:rStyle w:val="CommentReference"/>
        </w:rPr>
        <w:annotationRef/>
      </w:r>
      <w:r>
        <w:t>Why are we showing this?</w:t>
      </w:r>
    </w:p>
  </w:comment>
  <w:comment w:id="3" w:author="Jeff Jacobson" w:date="2014-06-16T09:14:00Z" w:initials="JJ">
    <w:p w14:paraId="41468BE1" w14:textId="294A7C6E" w:rsidR="005B7FB5" w:rsidRDefault="005B7FB5">
      <w:pPr>
        <w:pStyle w:val="CommentText"/>
      </w:pPr>
      <w:r>
        <w:rPr>
          <w:rStyle w:val="CommentReference"/>
        </w:rPr>
        <w:annotationRef/>
      </w:r>
      <w:r>
        <w:t>Explain the value of an image here. What does the reader get out of it? Why not just list the options?</w:t>
      </w:r>
    </w:p>
  </w:comment>
  <w:comment w:id="4" w:author="Cindy Lewis" w:date="2014-05-19T16:33:00Z" w:initials="CL">
    <w:p w14:paraId="13C184BF" w14:textId="77777777" w:rsidR="005B7FB5" w:rsidRDefault="005B7FB5">
      <w:pPr>
        <w:pStyle w:val="CommentText"/>
      </w:pPr>
      <w:r>
        <w:rPr>
          <w:rStyle w:val="CommentReference"/>
        </w:rPr>
        <w:annotationRef/>
      </w:r>
      <w:r>
        <w:t>Jeff – do you remember what we standardized this on?</w:t>
      </w:r>
    </w:p>
    <w:p w14:paraId="7BB27C12" w14:textId="77777777" w:rsidR="005B7FB5" w:rsidRDefault="005B7FB5">
      <w:pPr>
        <w:pStyle w:val="CommentText"/>
      </w:pPr>
    </w:p>
    <w:p w14:paraId="01E3D392" w14:textId="18DD0243" w:rsidR="005B7FB5" w:rsidRDefault="005B7FB5">
      <w:pPr>
        <w:pStyle w:val="CommentText"/>
      </w:pPr>
      <w:r>
        <w:t>Backstage view?  Backstage?</w:t>
      </w:r>
    </w:p>
  </w:comment>
  <w:comment w:id="5" w:author="Jeff Jacobson" w:date="2014-06-02T11:24:00Z" w:initials="JJ">
    <w:p w14:paraId="4C9E978F" w14:textId="66A58EFA" w:rsidR="005B7FB5" w:rsidRDefault="005B7FB5">
      <w:pPr>
        <w:pStyle w:val="CommentText"/>
      </w:pPr>
      <w:r>
        <w:rPr>
          <w:rStyle w:val="CommentReference"/>
        </w:rPr>
        <w:annotationRef/>
      </w:r>
      <w:r>
        <w:t>I don’t recall standardizing it. We may need to revisit standardization later.</w:t>
      </w:r>
    </w:p>
  </w:comment>
  <w:comment w:id="6" w:author="Cindy Lewis" w:date="2014-06-16T09:40:00Z" w:initials="CL">
    <w:p w14:paraId="143BCB46" w14:textId="2796D85F" w:rsidR="005B7FB5" w:rsidRDefault="005B7FB5">
      <w:pPr>
        <w:pStyle w:val="CommentText"/>
      </w:pPr>
      <w:r>
        <w:rPr>
          <w:rStyle w:val="CommentReference"/>
        </w:rPr>
        <w:annotationRef/>
      </w:r>
      <w:r>
        <w:t>New file is called Font dialog box.tiff</w:t>
      </w:r>
    </w:p>
  </w:comment>
  <w:comment w:id="8" w:author="Cindy Lewis" w:date="2014-05-19T19:04:00Z" w:initials="CL">
    <w:p w14:paraId="7507E859" w14:textId="3DA66C29" w:rsidR="005B7FB5" w:rsidRDefault="005B7FB5">
      <w:pPr>
        <w:pStyle w:val="CommentText"/>
      </w:pPr>
      <w:bookmarkStart w:id="10" w:name="_GoBack"/>
      <w:bookmarkEnd w:id="10"/>
      <w:r>
        <w:rPr>
          <w:rStyle w:val="CommentReference"/>
        </w:rPr>
        <w:annotationRef/>
      </w:r>
      <w:r>
        <w:t xml:space="preserve">Jeff – I don’t like how this is worded but it looks like this is how she consistently worded this first line so not changing it. </w:t>
      </w:r>
    </w:p>
  </w:comment>
  <w:comment w:id="9" w:author="Jeff Jacobson" w:date="2014-06-02T11:35:00Z" w:initials="JJ">
    <w:p w14:paraId="353BBD63" w14:textId="6F9D0E99" w:rsidR="005B7FB5" w:rsidRDefault="005B7FB5">
      <w:pPr>
        <w:pStyle w:val="CommentText"/>
      </w:pPr>
      <w:r>
        <w:rPr>
          <w:rStyle w:val="CommentReference"/>
        </w:rPr>
        <w:annotationRef/>
      </w:r>
      <w:r>
        <w:t>We’ll change it later.</w:t>
      </w:r>
    </w:p>
  </w:comment>
  <w:comment w:id="11" w:author="Cindy Lewis" w:date="2014-05-19T19:46:00Z" w:initials="CL">
    <w:p w14:paraId="54B4B33D" w14:textId="39F883C0" w:rsidR="005B7FB5" w:rsidRDefault="005B7FB5">
      <w:pPr>
        <w:pStyle w:val="CommentText"/>
      </w:pPr>
      <w:r>
        <w:rPr>
          <w:rStyle w:val="CommentReference"/>
        </w:rPr>
        <w:annotationRef/>
      </w:r>
      <w:r>
        <w:t>Jeff – it appears Ellen wrote this section as the overview.</w:t>
      </w:r>
    </w:p>
    <w:p w14:paraId="70F67522" w14:textId="77777777" w:rsidR="005B7FB5" w:rsidRDefault="005B7FB5">
      <w:pPr>
        <w:pStyle w:val="CommentText"/>
      </w:pPr>
    </w:p>
    <w:p w14:paraId="0DE333E5" w14:textId="284A005F" w:rsidR="005B7FB5" w:rsidRDefault="005B7FB5">
      <w:pPr>
        <w:pStyle w:val="CommentText"/>
      </w:pPr>
      <w:r>
        <w:t>If we need to split it out, perhaps use the first paragraph as the overview and use the rest under a new section</w:t>
      </w:r>
    </w:p>
    <w:p w14:paraId="604A952E" w14:textId="30E2D131" w:rsidR="005B7FB5" w:rsidRDefault="005B7FB5">
      <w:pPr>
        <w:pStyle w:val="CommentText"/>
      </w:pPr>
      <w:r>
        <w:t>“Introduction to Dashboards” or “Overview of Dashboards”</w:t>
      </w:r>
    </w:p>
  </w:comment>
  <w:comment w:id="12" w:author="Jeff Jacobson" w:date="2014-06-02T11:37:00Z" w:initials="JJ">
    <w:p w14:paraId="52D8F063" w14:textId="4372DB41" w:rsidR="005B7FB5" w:rsidRDefault="005B7FB5">
      <w:pPr>
        <w:pStyle w:val="CommentText"/>
      </w:pPr>
      <w:r>
        <w:rPr>
          <w:rStyle w:val="CommentReference"/>
        </w:rPr>
        <w:annotationRef/>
      </w:r>
      <w:r>
        <w:t>We don’t need to break this out, but it doesn’t’ hurt either. I’ll break it out for now. You can merge it back together if you’d like.</w:t>
      </w:r>
    </w:p>
  </w:comment>
  <w:comment w:id="13" w:author="Cindy Lewis" w:date="2014-06-16T10:05:00Z" w:initials="CL">
    <w:p w14:paraId="2141FD8A" w14:textId="77777777" w:rsidR="005B7FB5" w:rsidRDefault="005B7FB5">
      <w:pPr>
        <w:pStyle w:val="CommentText"/>
      </w:pPr>
      <w:r>
        <w:rPr>
          <w:rStyle w:val="CommentReference"/>
        </w:rPr>
        <w:annotationRef/>
      </w:r>
      <w:r>
        <w:t xml:space="preserve">Replace with </w:t>
      </w:r>
    </w:p>
    <w:p w14:paraId="05A44D6C" w14:textId="3FC7CED1" w:rsidR="005B7FB5" w:rsidRDefault="005B7FB5">
      <w:pPr>
        <w:pStyle w:val="CommentText"/>
      </w:pPr>
      <w:r>
        <w:t xml:space="preserve">Dashboard Report - Actual Work Versus Remaining Work Chart </w:t>
      </w:r>
    </w:p>
    <w:p w14:paraId="6A11BD8C" w14:textId="4CF3D757" w:rsidR="005B7FB5" w:rsidRDefault="005B7FB5">
      <w:pPr>
        <w:pStyle w:val="CommentText"/>
      </w:pPr>
      <w:r>
        <w:t>And</w:t>
      </w:r>
    </w:p>
    <w:p w14:paraId="42A6E85A" w14:textId="7117F967" w:rsidR="005B7FB5" w:rsidRDefault="005B7FB5">
      <w:pPr>
        <w:pStyle w:val="CommentText"/>
      </w:pPr>
      <w:r>
        <w:t xml:space="preserve">Dashboard Report - </w:t>
      </w:r>
      <w:proofErr w:type="spellStart"/>
      <w:r>
        <w:t>Overallocated</w:t>
      </w:r>
      <w:proofErr w:type="spellEnd"/>
      <w:r>
        <w:t xml:space="preserve"> Resources Chart </w:t>
      </w:r>
    </w:p>
    <w:p w14:paraId="32F947CD" w14:textId="19EA431B" w:rsidR="005B7FB5" w:rsidRDefault="005B7FB5">
      <w:pPr>
        <w:pStyle w:val="CommentText"/>
      </w:pPr>
      <w:r>
        <w:t>(</w:t>
      </w:r>
      <w:proofErr w:type="gramStart"/>
      <w:r>
        <w:t>with</w:t>
      </w:r>
      <w:proofErr w:type="gramEnd"/>
      <w:r>
        <w:t xml:space="preserve"> the screen resolution I wasn’t able to capture both components in one screen shot)</w:t>
      </w:r>
    </w:p>
    <w:p w14:paraId="03A4F1CB" w14:textId="77777777" w:rsidR="005B7FB5" w:rsidRDefault="005B7FB5">
      <w:pPr>
        <w:pStyle w:val="CommentText"/>
      </w:pPr>
    </w:p>
    <w:p w14:paraId="69DCA720" w14:textId="77777777" w:rsidR="005B7FB5" w:rsidRDefault="005B7FB5">
      <w:pPr>
        <w:pStyle w:val="CommentText"/>
      </w:pPr>
    </w:p>
  </w:comment>
  <w:comment w:id="14" w:author="Jeff Jacobson" w:date="2014-06-16T10:47:00Z" w:initials="JJ">
    <w:p w14:paraId="7547B18F" w14:textId="49388730" w:rsidR="005B7FB5" w:rsidRDefault="005B7FB5">
      <w:pPr>
        <w:pStyle w:val="CommentText"/>
      </w:pPr>
      <w:r>
        <w:rPr>
          <w:rStyle w:val="CommentReference"/>
        </w:rPr>
        <w:annotationRef/>
      </w:r>
      <w:r>
        <w:t>Perfect! That’s how the screen resolution limitations are supposed to work!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03D5C4B" w15:done="0"/>
  <w15:commentEx w15:paraId="3D5B8E84" w15:done="0"/>
  <w15:commentEx w15:paraId="08793470" w15:paraIdParent="3D5B8E84" w15:done="0"/>
  <w15:commentEx w15:paraId="41468BE1" w15:paraIdParent="3D5B8E84" w15:done="0"/>
  <w15:commentEx w15:paraId="01E3D392" w15:done="0"/>
  <w15:commentEx w15:paraId="4C9E978F" w15:paraIdParent="01E3D392" w15:done="0"/>
  <w15:commentEx w15:paraId="143BCB46" w15:done="0"/>
  <w15:commentEx w15:paraId="7507E859" w15:done="0"/>
  <w15:commentEx w15:paraId="353BBD63" w15:paraIdParent="7507E859" w15:done="0"/>
  <w15:commentEx w15:paraId="604A952E" w15:done="0"/>
  <w15:commentEx w15:paraId="52D8F063" w15:paraIdParent="604A952E" w15:done="0"/>
  <w15:commentEx w15:paraId="69DCA720" w15:done="0"/>
  <w15:commentEx w15:paraId="7547B18F" w15:paraIdParent="69DCA72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NeueLTStd-Roman">
    <w:panose1 w:val="00000000000000000000"/>
    <w:charset w:val="4D"/>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42A72"/>
    <w:multiLevelType w:val="hybridMultilevel"/>
    <w:tmpl w:val="5630D034"/>
    <w:lvl w:ilvl="0" w:tplc="DC541F32">
      <w:start w:val="1"/>
      <w:numFmt w:val="lowerLetter"/>
      <w:pStyle w:val="OrderedList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9384BA2"/>
    <w:multiLevelType w:val="hybridMultilevel"/>
    <w:tmpl w:val="4C721108"/>
    <w:lvl w:ilvl="0" w:tplc="A4305E62">
      <w:start w:val="1"/>
      <w:numFmt w:val="decimal"/>
      <w:pStyle w:val="FigureCaption"/>
      <w:lvlText w:val="Figure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471F5D"/>
    <w:multiLevelType w:val="hybridMultilevel"/>
    <w:tmpl w:val="DA963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6B5730"/>
    <w:multiLevelType w:val="hybridMultilevel"/>
    <w:tmpl w:val="B7549F86"/>
    <w:lvl w:ilvl="0" w:tplc="5BF6588A">
      <w:start w:val="1"/>
      <w:numFmt w:val="decimal"/>
      <w:pStyle w:val="OrderedList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E96D6E"/>
    <w:multiLevelType w:val="hybridMultilevel"/>
    <w:tmpl w:val="C940356A"/>
    <w:lvl w:ilvl="0" w:tplc="7A96336E">
      <w:start w:val="1"/>
      <w:numFmt w:val="decimal"/>
      <w:pStyle w:val="TableTitle"/>
      <w:lvlText w:val="Table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E58723A"/>
    <w:multiLevelType w:val="hybridMultilevel"/>
    <w:tmpl w:val="BD08970C"/>
    <w:lvl w:ilvl="0" w:tplc="DBBC6BE4">
      <w:start w:val="1"/>
      <w:numFmt w:val="bullet"/>
      <w:pStyle w:val="UnorderedList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BD81670"/>
    <w:multiLevelType w:val="hybridMultilevel"/>
    <w:tmpl w:val="1C54065A"/>
    <w:lvl w:ilvl="0" w:tplc="0C927CA4">
      <w:start w:val="1"/>
      <w:numFmt w:val="bullet"/>
      <w:pStyle w:val="UnorderedList1"/>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F282D37"/>
    <w:multiLevelType w:val="hybridMultilevel"/>
    <w:tmpl w:val="A5BA4EF2"/>
    <w:lvl w:ilvl="0" w:tplc="78748744">
      <w:start w:val="1"/>
      <w:numFmt w:val="bullet"/>
      <w:pStyle w:val="UnorderedList3"/>
      <w:lvlText w:val=""/>
      <w:lvlJc w:val="left"/>
      <w:pPr>
        <w:ind w:left="1760" w:hanging="360"/>
      </w:pPr>
      <w:rPr>
        <w:rFonts w:ascii="Symbol" w:hAnsi="Symbol" w:hint="default"/>
      </w:rPr>
    </w:lvl>
    <w:lvl w:ilvl="1" w:tplc="04090003" w:tentative="1">
      <w:start w:val="1"/>
      <w:numFmt w:val="bullet"/>
      <w:lvlText w:val="o"/>
      <w:lvlJc w:val="left"/>
      <w:pPr>
        <w:ind w:left="2480" w:hanging="360"/>
      </w:pPr>
      <w:rPr>
        <w:rFonts w:ascii="Courier New" w:hAnsi="Courier New" w:cs="Courier New" w:hint="default"/>
      </w:rPr>
    </w:lvl>
    <w:lvl w:ilvl="2" w:tplc="04090005" w:tentative="1">
      <w:start w:val="1"/>
      <w:numFmt w:val="bullet"/>
      <w:lvlText w:val=""/>
      <w:lvlJc w:val="left"/>
      <w:pPr>
        <w:ind w:left="3200" w:hanging="360"/>
      </w:pPr>
      <w:rPr>
        <w:rFonts w:ascii="Wingdings" w:hAnsi="Wingdings" w:hint="default"/>
      </w:rPr>
    </w:lvl>
    <w:lvl w:ilvl="3" w:tplc="04090001" w:tentative="1">
      <w:start w:val="1"/>
      <w:numFmt w:val="bullet"/>
      <w:lvlText w:val=""/>
      <w:lvlJc w:val="left"/>
      <w:pPr>
        <w:ind w:left="3920" w:hanging="360"/>
      </w:pPr>
      <w:rPr>
        <w:rFonts w:ascii="Symbol" w:hAnsi="Symbol" w:hint="default"/>
      </w:rPr>
    </w:lvl>
    <w:lvl w:ilvl="4" w:tplc="04090003" w:tentative="1">
      <w:start w:val="1"/>
      <w:numFmt w:val="bullet"/>
      <w:lvlText w:val="o"/>
      <w:lvlJc w:val="left"/>
      <w:pPr>
        <w:ind w:left="4640" w:hanging="360"/>
      </w:pPr>
      <w:rPr>
        <w:rFonts w:ascii="Courier New" w:hAnsi="Courier New" w:cs="Courier New" w:hint="default"/>
      </w:rPr>
    </w:lvl>
    <w:lvl w:ilvl="5" w:tplc="04090005" w:tentative="1">
      <w:start w:val="1"/>
      <w:numFmt w:val="bullet"/>
      <w:lvlText w:val=""/>
      <w:lvlJc w:val="left"/>
      <w:pPr>
        <w:ind w:left="5360" w:hanging="360"/>
      </w:pPr>
      <w:rPr>
        <w:rFonts w:ascii="Wingdings" w:hAnsi="Wingdings" w:hint="default"/>
      </w:rPr>
    </w:lvl>
    <w:lvl w:ilvl="6" w:tplc="04090001" w:tentative="1">
      <w:start w:val="1"/>
      <w:numFmt w:val="bullet"/>
      <w:lvlText w:val=""/>
      <w:lvlJc w:val="left"/>
      <w:pPr>
        <w:ind w:left="6080" w:hanging="360"/>
      </w:pPr>
      <w:rPr>
        <w:rFonts w:ascii="Symbol" w:hAnsi="Symbol" w:hint="default"/>
      </w:rPr>
    </w:lvl>
    <w:lvl w:ilvl="7" w:tplc="04090003" w:tentative="1">
      <w:start w:val="1"/>
      <w:numFmt w:val="bullet"/>
      <w:lvlText w:val="o"/>
      <w:lvlJc w:val="left"/>
      <w:pPr>
        <w:ind w:left="6800" w:hanging="360"/>
      </w:pPr>
      <w:rPr>
        <w:rFonts w:ascii="Courier New" w:hAnsi="Courier New" w:cs="Courier New" w:hint="default"/>
      </w:rPr>
    </w:lvl>
    <w:lvl w:ilvl="8" w:tplc="04090005" w:tentative="1">
      <w:start w:val="1"/>
      <w:numFmt w:val="bullet"/>
      <w:lvlText w:val=""/>
      <w:lvlJc w:val="left"/>
      <w:pPr>
        <w:ind w:left="7520" w:hanging="360"/>
      </w:pPr>
      <w:rPr>
        <w:rFonts w:ascii="Wingdings" w:hAnsi="Wingdings" w:hint="default"/>
      </w:rPr>
    </w:lvl>
  </w:abstractNum>
  <w:num w:numId="1">
    <w:abstractNumId w:val="6"/>
  </w:num>
  <w:num w:numId="2">
    <w:abstractNumId w:val="3"/>
    <w:lvlOverride w:ilvl="0">
      <w:startOverride w:val="1"/>
    </w:lvlOverride>
  </w:num>
  <w:num w:numId="3">
    <w:abstractNumId w:val="0"/>
    <w:lvlOverride w:ilvl="0">
      <w:startOverride w:val="1"/>
    </w:lvlOverride>
  </w:num>
  <w:num w:numId="4">
    <w:abstractNumId w:val="3"/>
    <w:lvlOverride w:ilvl="0">
      <w:startOverride w:val="1"/>
    </w:lvlOverride>
  </w:num>
  <w:num w:numId="5">
    <w:abstractNumId w:val="0"/>
    <w:lvlOverride w:ilvl="0">
      <w:startOverride w:val="1"/>
    </w:lvlOverride>
  </w:num>
  <w:num w:numId="6">
    <w:abstractNumId w:val="0"/>
    <w:lvlOverride w:ilvl="0">
      <w:startOverride w:val="1"/>
    </w:lvlOverride>
  </w:num>
  <w:num w:numId="7">
    <w:abstractNumId w:val="3"/>
    <w:lvlOverride w:ilvl="0">
      <w:startOverride w:val="1"/>
    </w:lvlOverride>
  </w:num>
  <w:num w:numId="8">
    <w:abstractNumId w:val="1"/>
  </w:num>
  <w:num w:numId="9">
    <w:abstractNumId w:val="3"/>
  </w:num>
  <w:num w:numId="10">
    <w:abstractNumId w:val="0"/>
  </w:num>
  <w:num w:numId="11">
    <w:abstractNumId w:val="5"/>
  </w:num>
  <w:num w:numId="12">
    <w:abstractNumId w:val="4"/>
  </w:num>
  <w:num w:numId="13">
    <w:abstractNumId w:val="6"/>
  </w:num>
  <w:num w:numId="14">
    <w:abstractNumId w:val="6"/>
  </w:num>
  <w:num w:numId="15">
    <w:abstractNumId w:val="5"/>
  </w:num>
  <w:num w:numId="16">
    <w:abstractNumId w:val="7"/>
  </w:num>
  <w:num w:numId="17">
    <w:abstractNumId w:val="6"/>
  </w:num>
  <w:num w:numId="18">
    <w:abstractNumId w:val="5"/>
  </w:num>
  <w:num w:numId="19">
    <w:abstractNumId w:val="7"/>
  </w:num>
  <w:num w:numId="20">
    <w:abstractNumId w:val="6"/>
  </w:num>
  <w:num w:numId="21">
    <w:abstractNumId w:val="5"/>
  </w:num>
  <w:num w:numId="22">
    <w:abstractNumId w:val="7"/>
  </w:num>
  <w:num w:numId="23">
    <w:abstractNumId w:val="6"/>
  </w:num>
  <w:num w:numId="24">
    <w:abstractNumId w:val="5"/>
  </w:num>
  <w:num w:numId="25">
    <w:abstractNumId w:val="7"/>
  </w:num>
  <w:num w:numId="26">
    <w:abstractNumId w:val="4"/>
  </w:num>
  <w:num w:numId="27">
    <w:abstractNumId w:val="4"/>
  </w:num>
  <w:num w:numId="28">
    <w:abstractNumId w:val="6"/>
  </w:num>
  <w:num w:numId="29">
    <w:abstractNumId w:val="5"/>
  </w:num>
  <w:num w:numId="30">
    <w:abstractNumId w:val="3"/>
    <w:lvlOverride w:ilvl="0">
      <w:startOverride w:val="1"/>
    </w:lvlOverride>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 w:numId="35">
    <w:abstractNumId w:val="3"/>
    <w:lvlOverride w:ilvl="0">
      <w:startOverride w:val="1"/>
    </w:lvlOverride>
  </w:num>
  <w:num w:numId="36">
    <w:abstractNumId w:val="3"/>
    <w:lvlOverride w:ilvl="0">
      <w:startOverride w:val="1"/>
    </w:lvlOverride>
  </w:num>
  <w:num w:numId="37">
    <w:abstractNumId w:val="2"/>
  </w:num>
  <w:numIdMacAtCleanup w:val="1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eff Jacobson">
    <w15:presenceInfo w15:providerId="AD" w15:userId="S-1-5-21-3840435159-2796625769-3701138352-33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395D"/>
    <w:rsid w:val="00002F43"/>
    <w:rsid w:val="00010614"/>
    <w:rsid w:val="00025B72"/>
    <w:rsid w:val="00035409"/>
    <w:rsid w:val="000362F0"/>
    <w:rsid w:val="00055168"/>
    <w:rsid w:val="00060BBF"/>
    <w:rsid w:val="00064750"/>
    <w:rsid w:val="00074C3B"/>
    <w:rsid w:val="00084E61"/>
    <w:rsid w:val="000A5D1A"/>
    <w:rsid w:val="000A7C7B"/>
    <w:rsid w:val="000A7D65"/>
    <w:rsid w:val="000C2BE5"/>
    <w:rsid w:val="000C4468"/>
    <w:rsid w:val="000E0402"/>
    <w:rsid w:val="000E446C"/>
    <w:rsid w:val="000F795B"/>
    <w:rsid w:val="00114808"/>
    <w:rsid w:val="001171D2"/>
    <w:rsid w:val="0012569A"/>
    <w:rsid w:val="001278F0"/>
    <w:rsid w:val="00133FB1"/>
    <w:rsid w:val="00136EB2"/>
    <w:rsid w:val="00156C0F"/>
    <w:rsid w:val="00165CC4"/>
    <w:rsid w:val="00172178"/>
    <w:rsid w:val="001858B7"/>
    <w:rsid w:val="001A4C7F"/>
    <w:rsid w:val="001B0177"/>
    <w:rsid w:val="001D2C2B"/>
    <w:rsid w:val="001D7983"/>
    <w:rsid w:val="001E0267"/>
    <w:rsid w:val="001E258F"/>
    <w:rsid w:val="001E3B35"/>
    <w:rsid w:val="002014E9"/>
    <w:rsid w:val="00210896"/>
    <w:rsid w:val="00215B43"/>
    <w:rsid w:val="002210AE"/>
    <w:rsid w:val="00223C27"/>
    <w:rsid w:val="00226FDD"/>
    <w:rsid w:val="00232F46"/>
    <w:rsid w:val="002364AE"/>
    <w:rsid w:val="002377E2"/>
    <w:rsid w:val="002B112D"/>
    <w:rsid w:val="002C09B8"/>
    <w:rsid w:val="002C2CE9"/>
    <w:rsid w:val="002C447B"/>
    <w:rsid w:val="002E26CD"/>
    <w:rsid w:val="002E3112"/>
    <w:rsid w:val="002E6666"/>
    <w:rsid w:val="002F0ECA"/>
    <w:rsid w:val="00302FA7"/>
    <w:rsid w:val="00305C36"/>
    <w:rsid w:val="00315AC7"/>
    <w:rsid w:val="003225CD"/>
    <w:rsid w:val="00323217"/>
    <w:rsid w:val="00326C9C"/>
    <w:rsid w:val="00330174"/>
    <w:rsid w:val="00332CE4"/>
    <w:rsid w:val="003354E0"/>
    <w:rsid w:val="00337776"/>
    <w:rsid w:val="003507E3"/>
    <w:rsid w:val="0036225E"/>
    <w:rsid w:val="003714DD"/>
    <w:rsid w:val="003818AC"/>
    <w:rsid w:val="00385951"/>
    <w:rsid w:val="0038747A"/>
    <w:rsid w:val="00392079"/>
    <w:rsid w:val="003966FE"/>
    <w:rsid w:val="003A3833"/>
    <w:rsid w:val="003A60DD"/>
    <w:rsid w:val="003B20AB"/>
    <w:rsid w:val="003B7022"/>
    <w:rsid w:val="003B76D9"/>
    <w:rsid w:val="003C1C0E"/>
    <w:rsid w:val="003C241C"/>
    <w:rsid w:val="003C41DB"/>
    <w:rsid w:val="003C5C3A"/>
    <w:rsid w:val="003D565B"/>
    <w:rsid w:val="003D6D5A"/>
    <w:rsid w:val="003E0226"/>
    <w:rsid w:val="003E0501"/>
    <w:rsid w:val="003E2568"/>
    <w:rsid w:val="003E4190"/>
    <w:rsid w:val="003E67A2"/>
    <w:rsid w:val="0041252F"/>
    <w:rsid w:val="00413584"/>
    <w:rsid w:val="004156D6"/>
    <w:rsid w:val="004167E4"/>
    <w:rsid w:val="004203C9"/>
    <w:rsid w:val="00425F3E"/>
    <w:rsid w:val="00430704"/>
    <w:rsid w:val="00444369"/>
    <w:rsid w:val="004452CA"/>
    <w:rsid w:val="00447192"/>
    <w:rsid w:val="00450341"/>
    <w:rsid w:val="00452130"/>
    <w:rsid w:val="00461A7F"/>
    <w:rsid w:val="004654EB"/>
    <w:rsid w:val="00470592"/>
    <w:rsid w:val="00471354"/>
    <w:rsid w:val="00496FBE"/>
    <w:rsid w:val="004A133A"/>
    <w:rsid w:val="004A25B0"/>
    <w:rsid w:val="004A5578"/>
    <w:rsid w:val="004A5774"/>
    <w:rsid w:val="004C6B4F"/>
    <w:rsid w:val="004D074E"/>
    <w:rsid w:val="004D22A5"/>
    <w:rsid w:val="004E1015"/>
    <w:rsid w:val="004E3C3B"/>
    <w:rsid w:val="004E5182"/>
    <w:rsid w:val="004E6490"/>
    <w:rsid w:val="004F6934"/>
    <w:rsid w:val="005116E1"/>
    <w:rsid w:val="005154EF"/>
    <w:rsid w:val="0053131E"/>
    <w:rsid w:val="00531AEB"/>
    <w:rsid w:val="00532506"/>
    <w:rsid w:val="00542270"/>
    <w:rsid w:val="005451A7"/>
    <w:rsid w:val="005506AC"/>
    <w:rsid w:val="00562A85"/>
    <w:rsid w:val="00562D79"/>
    <w:rsid w:val="00570B8A"/>
    <w:rsid w:val="00581A98"/>
    <w:rsid w:val="00583417"/>
    <w:rsid w:val="0058565B"/>
    <w:rsid w:val="00585BAB"/>
    <w:rsid w:val="005B32EB"/>
    <w:rsid w:val="005B7FB5"/>
    <w:rsid w:val="005C7BB0"/>
    <w:rsid w:val="005D36D5"/>
    <w:rsid w:val="005D6FD8"/>
    <w:rsid w:val="005E052F"/>
    <w:rsid w:val="005E1218"/>
    <w:rsid w:val="00601DDA"/>
    <w:rsid w:val="0060310A"/>
    <w:rsid w:val="00611EE4"/>
    <w:rsid w:val="00612433"/>
    <w:rsid w:val="00626C80"/>
    <w:rsid w:val="0063237E"/>
    <w:rsid w:val="00632B49"/>
    <w:rsid w:val="00635425"/>
    <w:rsid w:val="00642915"/>
    <w:rsid w:val="006434DF"/>
    <w:rsid w:val="006507D6"/>
    <w:rsid w:val="00653A6B"/>
    <w:rsid w:val="006658B6"/>
    <w:rsid w:val="00667180"/>
    <w:rsid w:val="00671DDA"/>
    <w:rsid w:val="006749B0"/>
    <w:rsid w:val="00675E06"/>
    <w:rsid w:val="0068144E"/>
    <w:rsid w:val="00682432"/>
    <w:rsid w:val="00682D40"/>
    <w:rsid w:val="006833D8"/>
    <w:rsid w:val="00694469"/>
    <w:rsid w:val="006A4CD6"/>
    <w:rsid w:val="006B0EFF"/>
    <w:rsid w:val="006B229A"/>
    <w:rsid w:val="006B50B1"/>
    <w:rsid w:val="006B5F70"/>
    <w:rsid w:val="006C04BF"/>
    <w:rsid w:val="006C52CB"/>
    <w:rsid w:val="006C5D94"/>
    <w:rsid w:val="006D07BF"/>
    <w:rsid w:val="006D437F"/>
    <w:rsid w:val="006E112A"/>
    <w:rsid w:val="006F1FB8"/>
    <w:rsid w:val="006F2BAE"/>
    <w:rsid w:val="006F33A3"/>
    <w:rsid w:val="006F3648"/>
    <w:rsid w:val="006F367A"/>
    <w:rsid w:val="006F39F1"/>
    <w:rsid w:val="006F4EA9"/>
    <w:rsid w:val="006F6682"/>
    <w:rsid w:val="00710D18"/>
    <w:rsid w:val="00732904"/>
    <w:rsid w:val="007365D3"/>
    <w:rsid w:val="00740974"/>
    <w:rsid w:val="007468B4"/>
    <w:rsid w:val="00753CBD"/>
    <w:rsid w:val="00760128"/>
    <w:rsid w:val="00764278"/>
    <w:rsid w:val="00764823"/>
    <w:rsid w:val="0077018D"/>
    <w:rsid w:val="00771448"/>
    <w:rsid w:val="00785AB1"/>
    <w:rsid w:val="00785AD8"/>
    <w:rsid w:val="00791C3F"/>
    <w:rsid w:val="00797CB3"/>
    <w:rsid w:val="007A116D"/>
    <w:rsid w:val="007A2B35"/>
    <w:rsid w:val="007A6AA0"/>
    <w:rsid w:val="007A7656"/>
    <w:rsid w:val="007B1A2B"/>
    <w:rsid w:val="007B36CE"/>
    <w:rsid w:val="007B3D36"/>
    <w:rsid w:val="007C6C05"/>
    <w:rsid w:val="007F1B1E"/>
    <w:rsid w:val="007F1F21"/>
    <w:rsid w:val="007F7DF6"/>
    <w:rsid w:val="00800288"/>
    <w:rsid w:val="00801080"/>
    <w:rsid w:val="00804EE4"/>
    <w:rsid w:val="00810FEF"/>
    <w:rsid w:val="00811044"/>
    <w:rsid w:val="008111E9"/>
    <w:rsid w:val="00813319"/>
    <w:rsid w:val="00814452"/>
    <w:rsid w:val="00815E2B"/>
    <w:rsid w:val="00816F14"/>
    <w:rsid w:val="008170D1"/>
    <w:rsid w:val="00847EDD"/>
    <w:rsid w:val="00854845"/>
    <w:rsid w:val="008562E1"/>
    <w:rsid w:val="00856960"/>
    <w:rsid w:val="00857A5E"/>
    <w:rsid w:val="00861462"/>
    <w:rsid w:val="00872675"/>
    <w:rsid w:val="00873932"/>
    <w:rsid w:val="00877B3B"/>
    <w:rsid w:val="00884E59"/>
    <w:rsid w:val="0088660B"/>
    <w:rsid w:val="0089766D"/>
    <w:rsid w:val="00897863"/>
    <w:rsid w:val="008A72A2"/>
    <w:rsid w:val="008B72CE"/>
    <w:rsid w:val="008C1366"/>
    <w:rsid w:val="008C565C"/>
    <w:rsid w:val="008D3B09"/>
    <w:rsid w:val="0090385B"/>
    <w:rsid w:val="0091060C"/>
    <w:rsid w:val="00910E53"/>
    <w:rsid w:val="009128EF"/>
    <w:rsid w:val="00914C3B"/>
    <w:rsid w:val="0092316C"/>
    <w:rsid w:val="0092728F"/>
    <w:rsid w:val="009374F4"/>
    <w:rsid w:val="009424EB"/>
    <w:rsid w:val="009564E4"/>
    <w:rsid w:val="00964FDE"/>
    <w:rsid w:val="009701A1"/>
    <w:rsid w:val="00987EB6"/>
    <w:rsid w:val="00992B5A"/>
    <w:rsid w:val="009B24DB"/>
    <w:rsid w:val="009B7B2F"/>
    <w:rsid w:val="009C0B64"/>
    <w:rsid w:val="009C4DC1"/>
    <w:rsid w:val="009D4C68"/>
    <w:rsid w:val="009E5499"/>
    <w:rsid w:val="009E6C96"/>
    <w:rsid w:val="009F26AD"/>
    <w:rsid w:val="009F475C"/>
    <w:rsid w:val="009F64DE"/>
    <w:rsid w:val="009F677F"/>
    <w:rsid w:val="00A002D0"/>
    <w:rsid w:val="00A01F6C"/>
    <w:rsid w:val="00A0685D"/>
    <w:rsid w:val="00A06D03"/>
    <w:rsid w:val="00A11781"/>
    <w:rsid w:val="00A15A94"/>
    <w:rsid w:val="00A21DF0"/>
    <w:rsid w:val="00A26C02"/>
    <w:rsid w:val="00A26D59"/>
    <w:rsid w:val="00A3096C"/>
    <w:rsid w:val="00A4109B"/>
    <w:rsid w:val="00A4353E"/>
    <w:rsid w:val="00A44F1A"/>
    <w:rsid w:val="00A51A30"/>
    <w:rsid w:val="00A5256D"/>
    <w:rsid w:val="00A54A00"/>
    <w:rsid w:val="00A62511"/>
    <w:rsid w:val="00A66030"/>
    <w:rsid w:val="00A97803"/>
    <w:rsid w:val="00AA2F47"/>
    <w:rsid w:val="00AA4847"/>
    <w:rsid w:val="00AC243C"/>
    <w:rsid w:val="00AC4873"/>
    <w:rsid w:val="00AC7CE4"/>
    <w:rsid w:val="00AF2C24"/>
    <w:rsid w:val="00B00F76"/>
    <w:rsid w:val="00B079CC"/>
    <w:rsid w:val="00B1395D"/>
    <w:rsid w:val="00B4225F"/>
    <w:rsid w:val="00B4254E"/>
    <w:rsid w:val="00B46328"/>
    <w:rsid w:val="00B47557"/>
    <w:rsid w:val="00B50C90"/>
    <w:rsid w:val="00B717A1"/>
    <w:rsid w:val="00B754CF"/>
    <w:rsid w:val="00B77EAA"/>
    <w:rsid w:val="00B8253A"/>
    <w:rsid w:val="00B87436"/>
    <w:rsid w:val="00B965B2"/>
    <w:rsid w:val="00B97C47"/>
    <w:rsid w:val="00BB3F9D"/>
    <w:rsid w:val="00BC5409"/>
    <w:rsid w:val="00BC6B8E"/>
    <w:rsid w:val="00BD443F"/>
    <w:rsid w:val="00BE0FAE"/>
    <w:rsid w:val="00C2746B"/>
    <w:rsid w:val="00C360B9"/>
    <w:rsid w:val="00C3650C"/>
    <w:rsid w:val="00C44F52"/>
    <w:rsid w:val="00C50190"/>
    <w:rsid w:val="00C51511"/>
    <w:rsid w:val="00C579F0"/>
    <w:rsid w:val="00C82F0F"/>
    <w:rsid w:val="00C86345"/>
    <w:rsid w:val="00C953D7"/>
    <w:rsid w:val="00C96356"/>
    <w:rsid w:val="00CA298E"/>
    <w:rsid w:val="00CB05F7"/>
    <w:rsid w:val="00CB0950"/>
    <w:rsid w:val="00CB4E6F"/>
    <w:rsid w:val="00CB68AF"/>
    <w:rsid w:val="00CD4CBC"/>
    <w:rsid w:val="00CE40CB"/>
    <w:rsid w:val="00CE66DE"/>
    <w:rsid w:val="00CF1469"/>
    <w:rsid w:val="00CF1F60"/>
    <w:rsid w:val="00CF496D"/>
    <w:rsid w:val="00D00531"/>
    <w:rsid w:val="00D030AC"/>
    <w:rsid w:val="00D03857"/>
    <w:rsid w:val="00D04804"/>
    <w:rsid w:val="00D103AF"/>
    <w:rsid w:val="00D1413B"/>
    <w:rsid w:val="00D2037A"/>
    <w:rsid w:val="00D21D9D"/>
    <w:rsid w:val="00D31C00"/>
    <w:rsid w:val="00D36E3A"/>
    <w:rsid w:val="00D40AB0"/>
    <w:rsid w:val="00D4155C"/>
    <w:rsid w:val="00D42F1E"/>
    <w:rsid w:val="00D6738E"/>
    <w:rsid w:val="00D739F4"/>
    <w:rsid w:val="00D77021"/>
    <w:rsid w:val="00D82554"/>
    <w:rsid w:val="00D83829"/>
    <w:rsid w:val="00D9311B"/>
    <w:rsid w:val="00D95E53"/>
    <w:rsid w:val="00D97DD1"/>
    <w:rsid w:val="00DA3425"/>
    <w:rsid w:val="00DB37AB"/>
    <w:rsid w:val="00DC007F"/>
    <w:rsid w:val="00DC3C50"/>
    <w:rsid w:val="00DD2034"/>
    <w:rsid w:val="00DE0D34"/>
    <w:rsid w:val="00DE6345"/>
    <w:rsid w:val="00DF6E7C"/>
    <w:rsid w:val="00DF7130"/>
    <w:rsid w:val="00E033EF"/>
    <w:rsid w:val="00E1496E"/>
    <w:rsid w:val="00E14DC4"/>
    <w:rsid w:val="00E4505B"/>
    <w:rsid w:val="00E55F70"/>
    <w:rsid w:val="00E57080"/>
    <w:rsid w:val="00E62DBD"/>
    <w:rsid w:val="00E630F2"/>
    <w:rsid w:val="00E73CE3"/>
    <w:rsid w:val="00E82D78"/>
    <w:rsid w:val="00E85138"/>
    <w:rsid w:val="00E9046A"/>
    <w:rsid w:val="00E9163C"/>
    <w:rsid w:val="00EB4675"/>
    <w:rsid w:val="00EC35C7"/>
    <w:rsid w:val="00EE59C7"/>
    <w:rsid w:val="00EE5BA5"/>
    <w:rsid w:val="00EF22D7"/>
    <w:rsid w:val="00F15AC9"/>
    <w:rsid w:val="00F313E8"/>
    <w:rsid w:val="00F3644A"/>
    <w:rsid w:val="00F37BEE"/>
    <w:rsid w:val="00F564E9"/>
    <w:rsid w:val="00F830E0"/>
    <w:rsid w:val="00F90CF8"/>
    <w:rsid w:val="00F92AD2"/>
    <w:rsid w:val="00FB0162"/>
    <w:rsid w:val="00FC71CD"/>
    <w:rsid w:val="00FD6212"/>
    <w:rsid w:val="00FE3F7C"/>
    <w:rsid w:val="00FF07B8"/>
    <w:rsid w:val="00FF0BFF"/>
    <w:rsid w:val="00FF1ABE"/>
    <w:rsid w:val="00FF7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1566D"/>
  <w15:docId w15:val="{AA462D07-6966-4768-B94B-0309E9B42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5" w:qFormat="1"/>
    <w:lsdException w:name="heading 2" w:semiHidden="1" w:uiPriority="5" w:unhideWhenUsed="1" w:qFormat="1"/>
    <w:lsdException w:name="heading 3" w:semiHidden="1" w:uiPriority="5" w:unhideWhenUsed="1" w:qFormat="1"/>
    <w:lsdException w:name="heading 4" w:semiHidden="1" w:uiPriority="5" w:unhideWhenUsed="1" w:qFormat="1"/>
    <w:lsdException w:name="heading 5" w:semiHidden="1" w:uiPriority="23" w:unhideWhenUsed="1"/>
    <w:lsdException w:name="heading 6" w:semiHidden="1" w:uiPriority="23" w:unhideWhenUsed="1"/>
    <w:lsdException w:name="heading 7" w:semiHidden="1" w:uiPriority="23" w:unhideWhenUsed="1"/>
    <w:lsdException w:name="heading 8" w:semiHidden="1" w:uiPriority="23" w:unhideWhenUsed="1"/>
    <w:lsdException w:name="heading 9" w:semiHidden="1" w:uiPriority="23"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3" w:unhideWhenUsed="1"/>
    <w:lsdException w:name="toc 2" w:semiHidden="1" w:uiPriority="53" w:unhideWhenUsed="1"/>
    <w:lsdException w:name="toc 3" w:semiHidden="1" w:uiPriority="53" w:unhideWhenUsed="1"/>
    <w:lsdException w:name="toc 4" w:semiHidden="1" w:uiPriority="53" w:unhideWhenUsed="1"/>
    <w:lsdException w:name="toc 5" w:semiHidden="1" w:uiPriority="53" w:unhideWhenUsed="1"/>
    <w:lsdException w:name="toc 6" w:semiHidden="1" w:uiPriority="53" w:unhideWhenUsed="1"/>
    <w:lsdException w:name="toc 7" w:semiHidden="1" w:uiPriority="53" w:unhideWhenUsed="1"/>
    <w:lsdException w:name="toc 8" w:semiHidden="1" w:uiPriority="53" w:unhideWhenUsed="1"/>
    <w:lsdException w:name="toc 9" w:semiHidden="1" w:uiPriority="53"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4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4"/>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5"/>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6"/>
    <w:lsdException w:name="Emphasis" w:uiPriority="34"/>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7"/>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8" w:qFormat="1"/>
    <w:lsdException w:name="Quote" w:uiPriority="43"/>
    <w:lsdException w:name="Intense Quote" w:uiPriority="4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33"/>
    <w:lsdException w:name="Intense Emphasis" w:uiPriority="35"/>
    <w:lsdException w:name="Subtle Reference" w:uiPriority="45"/>
    <w:lsdException w:name="Intense Reference" w:uiPriority="46"/>
    <w:lsdException w:name="Book Title" w:uiPriority="47"/>
    <w:lsdException w:name="Bibliography" w:semiHidden="1" w:uiPriority="51" w:unhideWhenUsed="1"/>
    <w:lsdException w:name="TOC Heading" w:semiHidden="1" w:uiPriority="53"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311B"/>
  </w:style>
  <w:style w:type="paragraph" w:styleId="Heading1">
    <w:name w:val="heading 1"/>
    <w:basedOn w:val="Normal"/>
    <w:next w:val="Normal"/>
    <w:link w:val="Heading1Char"/>
    <w:uiPriority w:val="5"/>
    <w:qFormat/>
    <w:rsid w:val="00D9311B"/>
    <w:pPr>
      <w:keepNext/>
      <w:keepLines/>
      <w:pageBreakBefore/>
      <w:pBdr>
        <w:left w:val="single" w:sz="48" w:space="4" w:color="404040" w:themeColor="text1" w:themeTint="BF"/>
      </w:pBdr>
      <w:spacing w:before="480" w:after="240"/>
      <w:outlineLvl w:val="0"/>
    </w:pPr>
    <w:rPr>
      <w:rFonts w:asciiTheme="majorHAnsi" w:eastAsiaTheme="majorEastAsia" w:hAnsiTheme="majorHAnsi" w:cstheme="majorBidi"/>
      <w:b/>
      <w:bCs/>
      <w:color w:val="262626" w:themeColor="text1" w:themeTint="D9"/>
      <w:sz w:val="56"/>
      <w:szCs w:val="28"/>
    </w:rPr>
  </w:style>
  <w:style w:type="paragraph" w:styleId="Heading2">
    <w:name w:val="heading 2"/>
    <w:basedOn w:val="Normal"/>
    <w:next w:val="Normal"/>
    <w:link w:val="Heading2Char"/>
    <w:uiPriority w:val="5"/>
    <w:unhideWhenUsed/>
    <w:qFormat/>
    <w:rsid w:val="00D9311B"/>
    <w:pPr>
      <w:keepNext/>
      <w:keepLines/>
      <w:pBdr>
        <w:bottom w:val="single" w:sz="2" w:space="1" w:color="595959" w:themeColor="text1" w:themeTint="A6"/>
      </w:pBdr>
      <w:spacing w:before="360" w:after="120"/>
      <w:outlineLvl w:val="1"/>
    </w:pPr>
    <w:rPr>
      <w:rFonts w:asciiTheme="majorHAnsi" w:eastAsiaTheme="majorEastAsia" w:hAnsiTheme="majorHAnsi" w:cstheme="majorBidi"/>
      <w:b/>
      <w:bCs/>
      <w:color w:val="262626" w:themeColor="text1" w:themeTint="D9"/>
      <w:sz w:val="28"/>
      <w:szCs w:val="26"/>
    </w:rPr>
  </w:style>
  <w:style w:type="paragraph" w:styleId="Heading3">
    <w:name w:val="heading 3"/>
    <w:basedOn w:val="Normal"/>
    <w:next w:val="Normal"/>
    <w:link w:val="Heading3Char"/>
    <w:uiPriority w:val="5"/>
    <w:unhideWhenUsed/>
    <w:qFormat/>
    <w:rsid w:val="00D9311B"/>
    <w:pPr>
      <w:keepNext/>
      <w:keepLines/>
      <w:spacing w:before="200" w:after="0"/>
      <w:outlineLvl w:val="2"/>
    </w:pPr>
    <w:rPr>
      <w:rFonts w:asciiTheme="majorHAnsi" w:eastAsiaTheme="majorEastAsia" w:hAnsiTheme="majorHAnsi" w:cstheme="majorBidi"/>
      <w:b/>
      <w:bCs/>
      <w:color w:val="262626" w:themeColor="text1" w:themeTint="D9"/>
      <w:sz w:val="26"/>
    </w:rPr>
  </w:style>
  <w:style w:type="paragraph" w:styleId="Heading4">
    <w:name w:val="heading 4"/>
    <w:basedOn w:val="Normal"/>
    <w:next w:val="Normal"/>
    <w:link w:val="Heading4Char"/>
    <w:uiPriority w:val="5"/>
    <w:unhideWhenUsed/>
    <w:qFormat/>
    <w:rsid w:val="00D9311B"/>
    <w:pPr>
      <w:keepNext/>
      <w:keepLines/>
      <w:spacing w:before="200" w:after="0"/>
      <w:outlineLvl w:val="3"/>
    </w:pPr>
    <w:rPr>
      <w:rFonts w:asciiTheme="majorHAnsi" w:eastAsiaTheme="majorEastAsia" w:hAnsiTheme="majorHAnsi" w:cstheme="majorBidi"/>
      <w:b/>
      <w:bCs/>
      <w:iCs/>
      <w:color w:val="595959" w:themeColor="text1" w:themeTint="A6"/>
    </w:rPr>
  </w:style>
  <w:style w:type="paragraph" w:styleId="Heading5">
    <w:name w:val="heading 5"/>
    <w:basedOn w:val="Normal"/>
    <w:next w:val="Normal"/>
    <w:link w:val="Heading5Char"/>
    <w:uiPriority w:val="23"/>
    <w:semiHidden/>
    <w:rsid w:val="00D9311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23"/>
    <w:semiHidden/>
    <w:rsid w:val="00D9311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23"/>
    <w:semiHidden/>
    <w:rsid w:val="00D9311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23"/>
    <w:semiHidden/>
    <w:rsid w:val="00D9311B"/>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23"/>
    <w:semiHidden/>
    <w:rsid w:val="00D9311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311B"/>
    <w:rPr>
      <w:color w:val="0000FF" w:themeColor="hyperlink"/>
      <w:u w:val="single"/>
    </w:rPr>
  </w:style>
  <w:style w:type="paragraph" w:customStyle="1" w:styleId="UnorderedList1">
    <w:name w:val="Unordered List 1"/>
    <w:basedOn w:val="ListParagraph"/>
    <w:uiPriority w:val="6"/>
    <w:qFormat/>
    <w:rsid w:val="00B1395D"/>
    <w:pPr>
      <w:numPr>
        <w:numId w:val="28"/>
      </w:numPr>
      <w:spacing w:after="0"/>
      <w:ind w:left="720"/>
    </w:pPr>
  </w:style>
  <w:style w:type="character" w:customStyle="1" w:styleId="Heading1Char">
    <w:name w:val="Heading 1 Char"/>
    <w:basedOn w:val="DefaultParagraphFont"/>
    <w:link w:val="Heading1"/>
    <w:uiPriority w:val="5"/>
    <w:rsid w:val="00D9311B"/>
    <w:rPr>
      <w:rFonts w:asciiTheme="majorHAnsi" w:eastAsiaTheme="majorEastAsia" w:hAnsiTheme="majorHAnsi" w:cstheme="majorBidi"/>
      <w:b/>
      <w:bCs/>
      <w:color w:val="262626" w:themeColor="text1" w:themeTint="D9"/>
      <w:sz w:val="56"/>
      <w:szCs w:val="28"/>
    </w:rPr>
  </w:style>
  <w:style w:type="character" w:customStyle="1" w:styleId="Heading2Char">
    <w:name w:val="Heading 2 Char"/>
    <w:basedOn w:val="DefaultParagraphFont"/>
    <w:link w:val="Heading2"/>
    <w:uiPriority w:val="5"/>
    <w:rsid w:val="00D9311B"/>
    <w:rPr>
      <w:rFonts w:asciiTheme="majorHAnsi" w:eastAsiaTheme="majorEastAsia" w:hAnsiTheme="majorHAnsi" w:cstheme="majorBidi"/>
      <w:b/>
      <w:bCs/>
      <w:color w:val="262626" w:themeColor="text1" w:themeTint="D9"/>
      <w:sz w:val="28"/>
      <w:szCs w:val="26"/>
    </w:rPr>
  </w:style>
  <w:style w:type="paragraph" w:styleId="ListParagraph">
    <w:name w:val="List Paragraph"/>
    <w:basedOn w:val="Normal"/>
    <w:uiPriority w:val="8"/>
    <w:semiHidden/>
    <w:qFormat/>
    <w:rsid w:val="00D9311B"/>
    <w:pPr>
      <w:ind w:left="720"/>
      <w:contextualSpacing/>
    </w:pPr>
  </w:style>
  <w:style w:type="paragraph" w:styleId="BalloonText">
    <w:name w:val="Balloon Text"/>
    <w:basedOn w:val="Normal"/>
    <w:link w:val="BalloonTextChar"/>
    <w:uiPriority w:val="99"/>
    <w:semiHidden/>
    <w:rsid w:val="00D931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11B"/>
    <w:rPr>
      <w:rFonts w:ascii="Tahoma" w:hAnsi="Tahoma" w:cs="Tahoma"/>
      <w:sz w:val="16"/>
      <w:szCs w:val="16"/>
    </w:rPr>
  </w:style>
  <w:style w:type="paragraph" w:customStyle="1" w:styleId="FigureCaption">
    <w:name w:val="Figure Caption"/>
    <w:basedOn w:val="Normal"/>
    <w:uiPriority w:val="4"/>
    <w:qFormat/>
    <w:rsid w:val="00D9311B"/>
    <w:pPr>
      <w:numPr>
        <w:numId w:val="8"/>
      </w:numPr>
    </w:pPr>
    <w:rPr>
      <w:b/>
      <w:color w:val="595959" w:themeColor="text1" w:themeTint="A6"/>
    </w:rPr>
  </w:style>
  <w:style w:type="paragraph" w:styleId="DocumentMap">
    <w:name w:val="Document Map"/>
    <w:basedOn w:val="Normal"/>
    <w:link w:val="DocumentMapChar"/>
    <w:uiPriority w:val="99"/>
    <w:semiHidden/>
    <w:rsid w:val="00D9311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9311B"/>
    <w:rPr>
      <w:rFonts w:ascii="Tahoma" w:hAnsi="Tahoma" w:cs="Tahoma"/>
      <w:sz w:val="16"/>
      <w:szCs w:val="16"/>
    </w:rPr>
  </w:style>
  <w:style w:type="character" w:customStyle="1" w:styleId="Heading3Char">
    <w:name w:val="Heading 3 Char"/>
    <w:basedOn w:val="DefaultParagraphFont"/>
    <w:link w:val="Heading3"/>
    <w:uiPriority w:val="5"/>
    <w:rsid w:val="00D9311B"/>
    <w:rPr>
      <w:rFonts w:asciiTheme="majorHAnsi" w:eastAsiaTheme="majorEastAsia" w:hAnsiTheme="majorHAnsi" w:cstheme="majorBidi"/>
      <w:b/>
      <w:bCs/>
      <w:color w:val="262626" w:themeColor="text1" w:themeTint="D9"/>
      <w:sz w:val="26"/>
    </w:rPr>
  </w:style>
  <w:style w:type="character" w:customStyle="1" w:styleId="UIInteraction">
    <w:name w:val="UI Interaction"/>
    <w:basedOn w:val="DefaultParagraphFont"/>
    <w:uiPriority w:val="1"/>
    <w:rsid w:val="00D9311B"/>
    <w:rPr>
      <w:b/>
      <w:bCs/>
    </w:rPr>
  </w:style>
  <w:style w:type="character" w:customStyle="1" w:styleId="Importantterm">
    <w:name w:val="Important term"/>
    <w:basedOn w:val="DefaultParagraphFont"/>
    <w:uiPriority w:val="1"/>
    <w:qFormat/>
    <w:rsid w:val="00D9311B"/>
    <w:rPr>
      <w:b/>
      <w:i w:val="0"/>
      <w:iCs/>
      <w:color w:val="943634" w:themeColor="accent2" w:themeShade="BF"/>
    </w:rPr>
  </w:style>
  <w:style w:type="character" w:customStyle="1" w:styleId="Code">
    <w:name w:val="Code"/>
    <w:basedOn w:val="DefaultParagraphFont"/>
    <w:uiPriority w:val="2"/>
    <w:qFormat/>
    <w:rsid w:val="00D9311B"/>
    <w:rPr>
      <w:rFonts w:ascii="Consolas" w:hAnsi="Consolas" w:cs="Consolas"/>
      <w:b w:val="0"/>
      <w:sz w:val="20"/>
      <w:bdr w:val="none" w:sz="0" w:space="0" w:color="auto"/>
      <w:shd w:val="clear" w:color="auto" w:fill="EEECE1" w:themeFill="background2"/>
    </w:rPr>
  </w:style>
  <w:style w:type="character" w:customStyle="1" w:styleId="Heading4Char">
    <w:name w:val="Heading 4 Char"/>
    <w:basedOn w:val="DefaultParagraphFont"/>
    <w:link w:val="Heading4"/>
    <w:uiPriority w:val="5"/>
    <w:rsid w:val="00D9311B"/>
    <w:rPr>
      <w:rFonts w:asciiTheme="majorHAnsi" w:eastAsiaTheme="majorEastAsia" w:hAnsiTheme="majorHAnsi" w:cstheme="majorBidi"/>
      <w:b/>
      <w:bCs/>
      <w:iCs/>
      <w:color w:val="595959" w:themeColor="text1" w:themeTint="A6"/>
    </w:rPr>
  </w:style>
  <w:style w:type="character" w:customStyle="1" w:styleId="Heading5Char">
    <w:name w:val="Heading 5 Char"/>
    <w:basedOn w:val="DefaultParagraphFont"/>
    <w:link w:val="Heading5"/>
    <w:uiPriority w:val="23"/>
    <w:semiHidden/>
    <w:rsid w:val="00D9311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23"/>
    <w:semiHidden/>
    <w:rsid w:val="00D9311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23"/>
    <w:semiHidden/>
    <w:rsid w:val="00D9311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23"/>
    <w:semiHidden/>
    <w:rsid w:val="00D9311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23"/>
    <w:semiHidden/>
    <w:rsid w:val="00D9311B"/>
    <w:rPr>
      <w:rFonts w:asciiTheme="majorHAnsi" w:eastAsiaTheme="majorEastAsia" w:hAnsiTheme="majorHAnsi" w:cstheme="majorBidi"/>
      <w:i/>
      <w:iCs/>
      <w:color w:val="404040" w:themeColor="text1" w:themeTint="BF"/>
      <w:sz w:val="20"/>
      <w:szCs w:val="20"/>
    </w:rPr>
  </w:style>
  <w:style w:type="paragraph" w:customStyle="1" w:styleId="OrderedList1">
    <w:name w:val="Ordered List 1"/>
    <w:basedOn w:val="ListParagraph"/>
    <w:uiPriority w:val="7"/>
    <w:qFormat/>
    <w:rsid w:val="00D9311B"/>
    <w:pPr>
      <w:numPr>
        <w:numId w:val="9"/>
      </w:numPr>
      <w:spacing w:after="0"/>
    </w:pPr>
  </w:style>
  <w:style w:type="paragraph" w:customStyle="1" w:styleId="OrderedList2">
    <w:name w:val="Ordered List 2"/>
    <w:basedOn w:val="OrderedList1"/>
    <w:uiPriority w:val="7"/>
    <w:qFormat/>
    <w:rsid w:val="00D9311B"/>
    <w:pPr>
      <w:numPr>
        <w:numId w:val="10"/>
      </w:numPr>
    </w:pPr>
  </w:style>
  <w:style w:type="paragraph" w:customStyle="1" w:styleId="UnorderedList2">
    <w:name w:val="Unordered List 2"/>
    <w:basedOn w:val="UnorderedList1"/>
    <w:uiPriority w:val="6"/>
    <w:unhideWhenUsed/>
    <w:qFormat/>
    <w:rsid w:val="00B1395D"/>
    <w:pPr>
      <w:numPr>
        <w:numId w:val="29"/>
      </w:numPr>
      <w:ind w:left="1080"/>
    </w:pPr>
  </w:style>
  <w:style w:type="paragraph" w:customStyle="1" w:styleId="UnorderedList3">
    <w:name w:val="Unordered List 3"/>
    <w:basedOn w:val="UnorderedList2"/>
    <w:uiPriority w:val="6"/>
    <w:unhideWhenUsed/>
    <w:qFormat/>
    <w:rsid w:val="00B1395D"/>
    <w:pPr>
      <w:numPr>
        <w:numId w:val="25"/>
      </w:numPr>
      <w:ind w:left="1440"/>
    </w:pPr>
  </w:style>
  <w:style w:type="character" w:customStyle="1" w:styleId="Cite">
    <w:name w:val="Cite"/>
    <w:basedOn w:val="DefaultParagraphFont"/>
    <w:uiPriority w:val="3"/>
    <w:qFormat/>
    <w:rsid w:val="00D9311B"/>
    <w:rPr>
      <w:i/>
    </w:rPr>
  </w:style>
  <w:style w:type="paragraph" w:customStyle="1" w:styleId="CalloutPMBOK">
    <w:name w:val="Callout | PMBOK"/>
    <w:basedOn w:val="Normal"/>
    <w:uiPriority w:val="9"/>
    <w:qFormat/>
    <w:rsid w:val="00D9311B"/>
    <w:pPr>
      <w:pBdr>
        <w:top w:val="single" w:sz="24" w:space="1" w:color="BFBFBF" w:themeColor="background1" w:themeShade="BF"/>
        <w:left w:val="single" w:sz="24" w:space="4" w:color="BFBFBF" w:themeColor="background1" w:themeShade="BF"/>
        <w:bottom w:val="single" w:sz="24" w:space="1" w:color="BFBFBF" w:themeColor="background1" w:themeShade="BF"/>
        <w:right w:val="single" w:sz="24" w:space="4" w:color="BFBFBF" w:themeColor="background1" w:themeShade="BF"/>
      </w:pBdr>
      <w:shd w:val="horzStripe" w:color="F2F2F2" w:themeColor="background1" w:themeShade="F2" w:fill="D9D9D9" w:themeFill="background1" w:themeFillShade="D9"/>
    </w:pPr>
    <w:rPr>
      <w:color w:val="0D0D0D" w:themeColor="text1" w:themeTint="F2"/>
    </w:rPr>
  </w:style>
  <w:style w:type="paragraph" w:customStyle="1" w:styleId="CalloutNote">
    <w:name w:val="Callout | Note"/>
    <w:basedOn w:val="CalloutPMBOK"/>
    <w:uiPriority w:val="9"/>
    <w:qFormat/>
    <w:rsid w:val="00D9311B"/>
    <w:pPr>
      <w:shd w:val="clear" w:color="F2F2F2" w:themeColor="background1" w:themeShade="F2" w:fill="D9D9D9" w:themeFill="background1" w:themeFillShade="D9"/>
    </w:pPr>
  </w:style>
  <w:style w:type="paragraph" w:customStyle="1" w:styleId="CalloutTip">
    <w:name w:val="Callout | Tip"/>
    <w:basedOn w:val="CalloutNote"/>
    <w:uiPriority w:val="9"/>
    <w:qFormat/>
    <w:rsid w:val="00D9311B"/>
    <w:pPr>
      <w:pBdr>
        <w:top w:val="single" w:sz="24" w:space="1" w:color="4F6228" w:themeColor="accent3" w:themeShade="80"/>
        <w:left w:val="single" w:sz="24" w:space="4" w:color="4F6228" w:themeColor="accent3" w:themeShade="80"/>
        <w:bottom w:val="single" w:sz="24" w:space="1" w:color="4F6228" w:themeColor="accent3" w:themeShade="80"/>
        <w:right w:val="single" w:sz="24" w:space="4" w:color="4F6228" w:themeColor="accent3" w:themeShade="80"/>
      </w:pBdr>
      <w:shd w:val="clear" w:color="F2F2F2" w:themeColor="background1" w:themeShade="F2" w:fill="D6E3BC" w:themeFill="accent3" w:themeFillTint="66"/>
    </w:pPr>
  </w:style>
  <w:style w:type="paragraph" w:customStyle="1" w:styleId="CalloutWarning">
    <w:name w:val="Callout | Warning"/>
    <w:basedOn w:val="CalloutTip"/>
    <w:uiPriority w:val="9"/>
    <w:qFormat/>
    <w:rsid w:val="00D9311B"/>
    <w:pPr>
      <w:pBdr>
        <w:top w:val="single" w:sz="24" w:space="1" w:color="632423" w:themeColor="accent2" w:themeShade="80"/>
        <w:left w:val="single" w:sz="24" w:space="4" w:color="632423" w:themeColor="accent2" w:themeShade="80"/>
        <w:bottom w:val="single" w:sz="24" w:space="1" w:color="632423" w:themeColor="accent2" w:themeShade="80"/>
        <w:right w:val="single" w:sz="24" w:space="4" w:color="632423" w:themeColor="accent2" w:themeShade="80"/>
      </w:pBdr>
      <w:shd w:val="clear" w:color="F2F2F2" w:themeColor="background1" w:themeShade="F2" w:fill="E5B8B7" w:themeFill="accent2" w:themeFillTint="66"/>
    </w:pPr>
  </w:style>
  <w:style w:type="character" w:customStyle="1" w:styleId="Cross-Reference">
    <w:name w:val="Cross-Reference"/>
    <w:basedOn w:val="DefaultParagraphFont"/>
    <w:uiPriority w:val="3"/>
    <w:qFormat/>
    <w:rsid w:val="00D9311B"/>
    <w:rPr>
      <w:color w:val="984806" w:themeColor="accent6" w:themeShade="80"/>
      <w:bdr w:val="none" w:sz="0" w:space="0" w:color="auto"/>
      <w:shd w:val="clear" w:color="auto" w:fill="FDE9D9" w:themeFill="accent6" w:themeFillTint="33"/>
    </w:rPr>
  </w:style>
  <w:style w:type="table" w:customStyle="1" w:styleId="2ColumnTable">
    <w:name w:val="2 Column Table"/>
    <w:basedOn w:val="TableNormal"/>
    <w:uiPriority w:val="99"/>
    <w:rsid w:val="00D9311B"/>
    <w:pPr>
      <w:spacing w:after="0" w:line="240" w:lineRule="auto"/>
    </w:pPr>
    <w:tblPr>
      <w:tblStyleRowBandSize w:val="1"/>
      <w:tblInd w:w="0" w:type="dxa"/>
      <w:tblCellMar>
        <w:top w:w="100" w:type="dxa"/>
        <w:left w:w="108" w:type="dxa"/>
        <w:bottom w:w="120" w:type="dxa"/>
        <w:right w:w="108" w:type="dxa"/>
      </w:tblCellMar>
    </w:tblPr>
    <w:tblStylePr w:type="firstRow">
      <w:rPr>
        <w:b/>
      </w:rPr>
      <w:tblPr/>
      <w:tcPr>
        <w:tcBorders>
          <w:top w:val="nil"/>
          <w:left w:val="nil"/>
          <w:bottom w:val="single" w:sz="8" w:space="0" w:color="auto"/>
          <w:right w:val="nil"/>
          <w:insideH w:val="nil"/>
          <w:insideV w:val="nil"/>
          <w:tl2br w:val="nil"/>
          <w:tr2bl w:val="nil"/>
        </w:tcBorders>
      </w:tcPr>
    </w:tblStylePr>
    <w:tblStylePr w:type="firstCol">
      <w:rPr>
        <w:b/>
      </w:rPr>
    </w:tblStylePr>
    <w:tblStylePr w:type="band1Horz">
      <w:tblPr/>
      <w:tcPr>
        <w:tcBorders>
          <w:top w:val="nil"/>
          <w:left w:val="nil"/>
          <w:bottom w:val="nil"/>
          <w:right w:val="nil"/>
          <w:insideH w:val="nil"/>
          <w:insideV w:val="nil"/>
          <w:tl2br w:val="nil"/>
          <w:tr2bl w:val="nil"/>
        </w:tcBorders>
        <w:shd w:val="clear" w:color="auto" w:fill="F2F2F2" w:themeFill="background1" w:themeFillShade="F2"/>
      </w:tcPr>
    </w:tblStylePr>
  </w:style>
  <w:style w:type="paragraph" w:customStyle="1" w:styleId="ListParagraph2">
    <w:name w:val="List Paragraph 2"/>
    <w:basedOn w:val="ListParagraph"/>
    <w:uiPriority w:val="8"/>
    <w:qFormat/>
    <w:rsid w:val="00D9311B"/>
    <w:pPr>
      <w:ind w:left="1080"/>
    </w:pPr>
  </w:style>
  <w:style w:type="paragraph" w:customStyle="1" w:styleId="ListParagraph1">
    <w:name w:val="List Paragraph 1"/>
    <w:basedOn w:val="ListParagraph"/>
    <w:uiPriority w:val="8"/>
    <w:qFormat/>
    <w:rsid w:val="00D9311B"/>
  </w:style>
  <w:style w:type="paragraph" w:customStyle="1" w:styleId="ListParagraph3">
    <w:name w:val="List Paragraph 3"/>
    <w:basedOn w:val="ListParagraph2"/>
    <w:uiPriority w:val="8"/>
    <w:qFormat/>
    <w:rsid w:val="00D9311B"/>
    <w:pPr>
      <w:ind w:left="1440"/>
    </w:pPr>
  </w:style>
  <w:style w:type="table" w:styleId="TableGrid">
    <w:name w:val="Table Grid"/>
    <w:basedOn w:val="TableNormal"/>
    <w:uiPriority w:val="59"/>
    <w:rsid w:val="00D931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itle">
    <w:name w:val="Table Title"/>
    <w:basedOn w:val="FigureCaption"/>
    <w:qFormat/>
    <w:rsid w:val="007A6AA0"/>
    <w:pPr>
      <w:keepNext/>
      <w:numPr>
        <w:numId w:val="27"/>
      </w:numPr>
      <w:tabs>
        <w:tab w:val="left" w:pos="360"/>
      </w:tabs>
      <w:spacing w:before="400" w:after="0"/>
      <w:ind w:left="1080" w:hanging="1080"/>
    </w:pPr>
    <w:rPr>
      <w:color w:val="262626" w:themeColor="text1" w:themeTint="D9"/>
    </w:rPr>
  </w:style>
  <w:style w:type="paragraph" w:customStyle="1" w:styleId="CalloutTextmain">
    <w:name w:val="Callout Text (main)"/>
    <w:basedOn w:val="Normal"/>
    <w:uiPriority w:val="99"/>
    <w:semiHidden/>
    <w:rsid w:val="00D9311B"/>
    <w:pPr>
      <w:widowControl w:val="0"/>
      <w:autoSpaceDE w:val="0"/>
      <w:autoSpaceDN w:val="0"/>
      <w:adjustRightInd w:val="0"/>
      <w:spacing w:after="280" w:line="280" w:lineRule="atLeast"/>
      <w:ind w:left="280" w:right="280"/>
      <w:textAlignment w:val="center"/>
    </w:pPr>
    <w:rPr>
      <w:rFonts w:ascii="HelveticaNeueLTStd-Roman" w:hAnsi="HelveticaNeueLTStd-Roman" w:cs="HelveticaNeueLTStd-Roman"/>
      <w:color w:val="000000"/>
      <w:sz w:val="18"/>
      <w:szCs w:val="18"/>
    </w:rPr>
  </w:style>
  <w:style w:type="character" w:styleId="CommentReference">
    <w:name w:val="annotation reference"/>
    <w:basedOn w:val="DefaultParagraphFont"/>
    <w:uiPriority w:val="99"/>
    <w:semiHidden/>
    <w:rsid w:val="006C04BF"/>
    <w:rPr>
      <w:sz w:val="16"/>
      <w:szCs w:val="16"/>
    </w:rPr>
  </w:style>
  <w:style w:type="paragraph" w:styleId="CommentText">
    <w:name w:val="annotation text"/>
    <w:basedOn w:val="Normal"/>
    <w:link w:val="CommentTextChar"/>
    <w:uiPriority w:val="99"/>
    <w:semiHidden/>
    <w:rsid w:val="006C04BF"/>
    <w:pPr>
      <w:spacing w:line="240" w:lineRule="auto"/>
    </w:pPr>
    <w:rPr>
      <w:sz w:val="20"/>
      <w:szCs w:val="20"/>
    </w:rPr>
  </w:style>
  <w:style w:type="character" w:customStyle="1" w:styleId="CommentTextChar">
    <w:name w:val="Comment Text Char"/>
    <w:basedOn w:val="DefaultParagraphFont"/>
    <w:link w:val="CommentText"/>
    <w:uiPriority w:val="99"/>
    <w:semiHidden/>
    <w:rsid w:val="006C04BF"/>
    <w:rPr>
      <w:sz w:val="20"/>
      <w:szCs w:val="20"/>
    </w:rPr>
  </w:style>
  <w:style w:type="paragraph" w:styleId="CommentSubject">
    <w:name w:val="annotation subject"/>
    <w:basedOn w:val="CommentText"/>
    <w:next w:val="CommentText"/>
    <w:link w:val="CommentSubjectChar"/>
    <w:uiPriority w:val="99"/>
    <w:semiHidden/>
    <w:rsid w:val="006C04BF"/>
    <w:rPr>
      <w:b/>
      <w:bCs/>
    </w:rPr>
  </w:style>
  <w:style w:type="character" w:customStyle="1" w:styleId="CommentSubjectChar">
    <w:name w:val="Comment Subject Char"/>
    <w:basedOn w:val="CommentTextChar"/>
    <w:link w:val="CommentSubject"/>
    <w:uiPriority w:val="99"/>
    <w:semiHidden/>
    <w:rsid w:val="006C04B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jpeg"/><Relationship Id="rId11" Type="http://schemas.microsoft.com/office/2011/relationships/commentsExtended" Target="commentsExtended.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ff%20Jacobson\Dropbox\advisicon\styleGuide\book%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_dlc_DocId xmlns="93c2c0a6-ca45-4a0e-8e57-b246e65d93c6">THEVAULT-437-14</_dlc_DocId>
    <_dlc_DocIdUrl xmlns="93c2c0a6-ca45-4a0e-8e57-b246e65d93c6">
      <Url>https://intranet.advisicon.com:447/dept/Authoring/_layouts/DocIdRedir.aspx?ID=THEVAULT-437-14</Url>
      <Description>THEVAULT-437-14</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4CFE27B9B22A446B03437D5E4C9A423" ma:contentTypeVersion="0" ma:contentTypeDescription="Create a new document." ma:contentTypeScope="" ma:versionID="c227b736d8586451d53d59e12d6b8098">
  <xsd:schema xmlns:xsd="http://www.w3.org/2001/XMLSchema" xmlns:xs="http://www.w3.org/2001/XMLSchema" xmlns:p="http://schemas.microsoft.com/office/2006/metadata/properties" xmlns:ns2="93c2c0a6-ca45-4a0e-8e57-b246e65d93c6" targetNamespace="http://schemas.microsoft.com/office/2006/metadata/properties" ma:root="true" ma:fieldsID="b5153bfab225ecd743f61994d483c8f4" ns2:_="">
    <xsd:import namespace="93c2c0a6-ca45-4a0e-8e57-b246e65d93c6"/>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c2c0a6-ca45-4a0e-8e57-b246e65d93c6"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C4149C-8AA7-4E08-9BEF-B113494252DF}">
  <ds:schemaRefs>
    <ds:schemaRef ds:uri="http://schemas.microsoft.com/sharepoint/events"/>
  </ds:schemaRefs>
</ds:datastoreItem>
</file>

<file path=customXml/itemProps2.xml><?xml version="1.0" encoding="utf-8"?>
<ds:datastoreItem xmlns:ds="http://schemas.openxmlformats.org/officeDocument/2006/customXml" ds:itemID="{F2B6767D-28BA-4CF1-B064-FC2D2D439F3B}">
  <ds:schemaRefs>
    <ds:schemaRef ds:uri="http://schemas.microsoft.com/office/infopath/2007/PartnerControls"/>
    <ds:schemaRef ds:uri="http://schemas.microsoft.com/office/2006/metadata/properties"/>
    <ds:schemaRef ds:uri="http://schemas.openxmlformats.org/package/2006/metadata/core-properties"/>
    <ds:schemaRef ds:uri="http://purl.org/dc/terms/"/>
    <ds:schemaRef ds:uri="http://purl.org/dc/elements/1.1/"/>
    <ds:schemaRef ds:uri="http://purl.org/dc/dcmitype/"/>
    <ds:schemaRef ds:uri="http://schemas.microsoft.com/office/2006/documentManagement/types"/>
    <ds:schemaRef ds:uri="http://www.w3.org/XML/1998/namespace"/>
    <ds:schemaRef ds:uri="93c2c0a6-ca45-4a0e-8e57-b246e65d93c6"/>
  </ds:schemaRefs>
</ds:datastoreItem>
</file>

<file path=customXml/itemProps3.xml><?xml version="1.0" encoding="utf-8"?>
<ds:datastoreItem xmlns:ds="http://schemas.openxmlformats.org/officeDocument/2006/customXml" ds:itemID="{5D41BFE4-39E8-4EA0-B615-88ADCB8975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c2c0a6-ca45-4a0e-8e57-b246e65d93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E93380-3800-4C55-AFFE-06F280A63F19}">
  <ds:schemaRefs>
    <ds:schemaRef ds:uri="http://schemas.microsoft.com/sharepoint/v3/contenttype/forms"/>
  </ds:schemaRefs>
</ds:datastoreItem>
</file>

<file path=customXml/itemProps5.xml><?xml version="1.0" encoding="utf-8"?>
<ds:datastoreItem xmlns:ds="http://schemas.openxmlformats.org/officeDocument/2006/customXml" ds:itemID="{48758ED7-7177-404F-ABC3-5AD5DF2B2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book template</Template>
  <TotalTime>1336</TotalTime>
  <Pages>49</Pages>
  <Words>5592</Words>
  <Characters>31875</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Printing and Reporting</vt:lpstr>
    </vt:vector>
  </TitlesOfParts>
  <Company>Advisicon Inc.</Company>
  <LinksUpToDate>false</LinksUpToDate>
  <CharactersWithSpaces>37393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Printing and Reporting</dc:title>
  <dc:creator>Jeff Jacobson</dc:creator>
  <cp:keywords>MPwMP;Project 2013</cp:keywords>
  <cp:lastModifiedBy>Jeff Jacobson</cp:lastModifiedBy>
  <cp:revision>208</cp:revision>
  <dcterms:created xsi:type="dcterms:W3CDTF">2013-07-23T20:41:00Z</dcterms:created>
  <dcterms:modified xsi:type="dcterms:W3CDTF">2014-06-20T21:03:00Z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0x01010064CFE27B9B22A446B03437D5E4C9A423</vt:lpwstr>
  </property>
  <property fmtid="{D5CDD505-2E9C-101B-9397-08002B2CF9AE}" pid="3" name="_dlc_DocIdItemGuid">
    <vt:lpwstr>3a40a1f8-5ab3-4575-a868-61e34ba64334</vt:lpwstr>
  </property>
</Properties>
</file>