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B52" w:rsidRPr="00F316E1" w:rsidRDefault="00FB3B52" w:rsidP="005717D4">
      <w:pPr>
        <w:pStyle w:val="ModNumber"/>
        <w:framePr w:wrap="notBeside"/>
      </w:pPr>
      <w:r w:rsidRPr="00F316E1">
        <w:t xml:space="preserve">Module </w:t>
      </w:r>
      <w:r w:rsidR="00E20443">
        <w:t>7</w:t>
      </w:r>
      <w:r w:rsidRPr="00F316E1">
        <w:t>:</w:t>
      </w:r>
    </w:p>
    <w:p w:rsidR="009E352D" w:rsidRPr="00F316E1" w:rsidRDefault="00E20443" w:rsidP="00F316E1">
      <w:pPr>
        <w:pStyle w:val="ModTitle"/>
        <w:framePr w:wrap="around"/>
      </w:pPr>
      <w:r w:rsidRPr="00E20443">
        <w:t>Assigning and Leveling Work Resources</w:t>
      </w:r>
    </w:p>
    <w:p w:rsidR="007041B0" w:rsidRPr="00FD1504" w:rsidRDefault="006C4F3A" w:rsidP="00D5348C">
      <w:pPr>
        <w:pStyle w:val="TOCTitle"/>
        <w:framePr w:wrap="notBeside" w:x="4321" w:y="5761" w:anchorLock="0"/>
      </w:pPr>
      <w:r w:rsidRPr="00FD1504">
        <w:t>Content</w:t>
      </w:r>
      <w:r w:rsidR="00FD1504">
        <w:t>s</w:t>
      </w:r>
    </w:p>
    <w:p w:rsidR="009E198A" w:rsidRDefault="00BE1CB8" w:rsidP="009E198A">
      <w:pPr>
        <w:pStyle w:val="TOC1"/>
        <w:framePr w:w="6408" w:wrap="notBeside" w:x="4321" w:y="5761" w:anchorLock="0"/>
        <w:rPr>
          <w:ins w:id="0" w:author="Ellen Lehnert" w:date="2010-07-20T10:30:00Z"/>
          <w:rFonts w:asciiTheme="minorHAnsi" w:eastAsiaTheme="minorEastAsia" w:hAnsiTheme="minorHAnsi" w:cstheme="minorBidi"/>
          <w:b w:val="0"/>
          <w:sz w:val="22"/>
          <w:szCs w:val="22"/>
        </w:rPr>
        <w:pPrChange w:id="1" w:author="Ellen Lehnert" w:date="2010-07-20T10:30:00Z">
          <w:pPr>
            <w:pStyle w:val="TOC1"/>
            <w:framePr w:wrap="notBeside"/>
          </w:pPr>
        </w:pPrChange>
      </w:pPr>
      <w:r w:rsidRPr="00BE1CB8">
        <w:fldChar w:fldCharType="begin"/>
      </w:r>
      <w:r w:rsidR="00FB3B52">
        <w:instrText xml:space="preserve"> TOC \o "1-2" \h \z \u </w:instrText>
      </w:r>
      <w:r w:rsidRPr="00BE1CB8">
        <w:fldChar w:fldCharType="separate"/>
      </w:r>
      <w:ins w:id="2" w:author="Ellen Lehnert" w:date="2010-07-20T10:30:00Z">
        <w:r w:rsidR="009E198A" w:rsidRPr="006730C6">
          <w:rPr>
            <w:rStyle w:val="Hyperlink"/>
          </w:rPr>
          <w:fldChar w:fldCharType="begin"/>
        </w:r>
        <w:r w:rsidR="009E198A" w:rsidRPr="006730C6">
          <w:rPr>
            <w:rStyle w:val="Hyperlink"/>
          </w:rPr>
          <w:instrText xml:space="preserve"> </w:instrText>
        </w:r>
        <w:r w:rsidR="009E198A">
          <w:instrText>HYPERLINK \l "_Toc267385145"</w:instrText>
        </w:r>
        <w:r w:rsidR="009E198A" w:rsidRPr="006730C6">
          <w:rPr>
            <w:rStyle w:val="Hyperlink"/>
          </w:rPr>
          <w:instrText xml:space="preserve"> </w:instrText>
        </w:r>
        <w:r w:rsidR="009E198A" w:rsidRPr="006730C6">
          <w:rPr>
            <w:rStyle w:val="Hyperlink"/>
          </w:rPr>
        </w:r>
        <w:r w:rsidR="009E198A" w:rsidRPr="006730C6">
          <w:rPr>
            <w:rStyle w:val="Hyperlink"/>
          </w:rPr>
          <w:fldChar w:fldCharType="separate"/>
        </w:r>
        <w:r w:rsidR="009E198A" w:rsidRPr="006730C6">
          <w:rPr>
            <w:rStyle w:val="Hyperlink"/>
          </w:rPr>
          <w:t>Module Overview</w:t>
        </w:r>
        <w:r w:rsidR="009E198A">
          <w:rPr>
            <w:webHidden/>
          </w:rPr>
          <w:tab/>
        </w:r>
        <w:r w:rsidR="009E198A">
          <w:rPr>
            <w:webHidden/>
          </w:rPr>
          <w:fldChar w:fldCharType="begin"/>
        </w:r>
        <w:r w:rsidR="009E198A">
          <w:rPr>
            <w:webHidden/>
          </w:rPr>
          <w:instrText xml:space="preserve"> PAGEREF _Toc267385145 \h </w:instrText>
        </w:r>
        <w:r w:rsidR="009E198A">
          <w:rPr>
            <w:webHidden/>
          </w:rPr>
        </w:r>
      </w:ins>
      <w:r w:rsidR="009E198A">
        <w:rPr>
          <w:webHidden/>
        </w:rPr>
        <w:fldChar w:fldCharType="separate"/>
      </w:r>
      <w:ins w:id="3" w:author="Ellen Lehnert" w:date="2010-07-20T10:30:00Z">
        <w:r w:rsidR="009E198A">
          <w:rPr>
            <w:webHidden/>
          </w:rPr>
          <w:t>1</w:t>
        </w:r>
        <w:r w:rsidR="009E198A">
          <w:rPr>
            <w:webHidden/>
          </w:rPr>
          <w:fldChar w:fldCharType="end"/>
        </w:r>
        <w:r w:rsidR="009E198A" w:rsidRPr="006730C6">
          <w:rPr>
            <w:rStyle w:val="Hyperlink"/>
          </w:rPr>
          <w:fldChar w:fldCharType="end"/>
        </w:r>
      </w:ins>
    </w:p>
    <w:p w:rsidR="009E198A" w:rsidRDefault="009E198A" w:rsidP="009E198A">
      <w:pPr>
        <w:pStyle w:val="TOC1"/>
        <w:framePr w:w="6408" w:wrap="notBeside" w:x="4321" w:y="5761" w:anchorLock="0"/>
        <w:rPr>
          <w:ins w:id="4" w:author="Ellen Lehnert" w:date="2010-07-20T10:30:00Z"/>
          <w:rFonts w:asciiTheme="minorHAnsi" w:eastAsiaTheme="minorEastAsia" w:hAnsiTheme="minorHAnsi" w:cstheme="minorBidi"/>
          <w:b w:val="0"/>
          <w:sz w:val="22"/>
          <w:szCs w:val="22"/>
        </w:rPr>
        <w:pPrChange w:id="5" w:author="Ellen Lehnert" w:date="2010-07-20T10:30:00Z">
          <w:pPr>
            <w:pStyle w:val="TOC1"/>
            <w:framePr w:wrap="notBeside"/>
          </w:pPr>
        </w:pPrChange>
      </w:pPr>
      <w:ins w:id="6" w:author="Ellen Lehnert" w:date="2010-07-20T10:30:00Z">
        <w:r w:rsidRPr="006730C6">
          <w:rPr>
            <w:rStyle w:val="Hyperlink"/>
          </w:rPr>
          <w:fldChar w:fldCharType="begin"/>
        </w:r>
        <w:r w:rsidRPr="006730C6">
          <w:rPr>
            <w:rStyle w:val="Hyperlink"/>
          </w:rPr>
          <w:instrText xml:space="preserve"> </w:instrText>
        </w:r>
        <w:r>
          <w:instrText>HYPERLINK \l "_Toc267385146"</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Lesson 1: Overview of Assignments</w:t>
        </w:r>
        <w:r>
          <w:rPr>
            <w:webHidden/>
          </w:rPr>
          <w:tab/>
        </w:r>
        <w:r>
          <w:rPr>
            <w:webHidden/>
          </w:rPr>
          <w:fldChar w:fldCharType="begin"/>
        </w:r>
        <w:r>
          <w:rPr>
            <w:webHidden/>
          </w:rPr>
          <w:instrText xml:space="preserve"> PAGEREF _Toc267385146 \h </w:instrText>
        </w:r>
        <w:r>
          <w:rPr>
            <w:webHidden/>
          </w:rPr>
        </w:r>
      </w:ins>
      <w:r>
        <w:rPr>
          <w:webHidden/>
        </w:rPr>
        <w:fldChar w:fldCharType="separate"/>
      </w:r>
      <w:ins w:id="7" w:author="Ellen Lehnert" w:date="2010-07-20T10:30:00Z">
        <w:r>
          <w:rPr>
            <w:webHidden/>
          </w:rPr>
          <w:t>2</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8" w:author="Ellen Lehnert" w:date="2010-07-20T10:30:00Z"/>
          <w:rFonts w:asciiTheme="minorHAnsi" w:eastAsiaTheme="minorEastAsia" w:hAnsiTheme="minorHAnsi" w:cstheme="minorBidi"/>
        </w:rPr>
        <w:pPrChange w:id="9" w:author="Ellen Lehnert" w:date="2010-07-20T10:30:00Z">
          <w:pPr>
            <w:pStyle w:val="TOC2"/>
            <w:framePr w:wrap="notBeside"/>
          </w:pPr>
        </w:pPrChange>
      </w:pPr>
      <w:ins w:id="10" w:author="Ellen Lehnert" w:date="2010-07-20T10:30:00Z">
        <w:r w:rsidRPr="006730C6">
          <w:rPr>
            <w:rStyle w:val="Hyperlink"/>
          </w:rPr>
          <w:fldChar w:fldCharType="begin"/>
        </w:r>
        <w:r w:rsidRPr="006730C6">
          <w:rPr>
            <w:rStyle w:val="Hyperlink"/>
          </w:rPr>
          <w:instrText xml:space="preserve"> </w:instrText>
        </w:r>
        <w:r>
          <w:instrText>HYPERLINK \l "_Toc267385147"</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Review of Task Types and Effort-Driven Scheduling</w:t>
        </w:r>
        <w:r>
          <w:rPr>
            <w:webHidden/>
          </w:rPr>
          <w:tab/>
        </w:r>
        <w:r>
          <w:rPr>
            <w:webHidden/>
          </w:rPr>
          <w:fldChar w:fldCharType="begin"/>
        </w:r>
        <w:r>
          <w:rPr>
            <w:webHidden/>
          </w:rPr>
          <w:instrText xml:space="preserve"> PAGEREF _Toc267385147 \h </w:instrText>
        </w:r>
        <w:r>
          <w:rPr>
            <w:webHidden/>
          </w:rPr>
        </w:r>
      </w:ins>
      <w:r>
        <w:rPr>
          <w:webHidden/>
        </w:rPr>
        <w:fldChar w:fldCharType="separate"/>
      </w:r>
      <w:ins w:id="11" w:author="Ellen Lehnert" w:date="2010-07-20T10:30:00Z">
        <w:r>
          <w:rPr>
            <w:webHidden/>
          </w:rPr>
          <w:t>3</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2" w:author="Ellen Lehnert" w:date="2010-07-20T10:30:00Z"/>
          <w:rFonts w:asciiTheme="minorHAnsi" w:eastAsiaTheme="minorEastAsia" w:hAnsiTheme="minorHAnsi" w:cstheme="minorBidi"/>
        </w:rPr>
        <w:pPrChange w:id="13" w:author="Ellen Lehnert" w:date="2010-07-20T10:30:00Z">
          <w:pPr>
            <w:pStyle w:val="TOC2"/>
            <w:framePr w:wrap="notBeside"/>
          </w:pPr>
        </w:pPrChange>
      </w:pPr>
      <w:ins w:id="14" w:author="Ellen Lehnert" w:date="2010-07-20T10:30:00Z">
        <w:r w:rsidRPr="006730C6">
          <w:rPr>
            <w:rStyle w:val="Hyperlink"/>
          </w:rPr>
          <w:fldChar w:fldCharType="begin"/>
        </w:r>
        <w:r w:rsidRPr="006730C6">
          <w:rPr>
            <w:rStyle w:val="Hyperlink"/>
          </w:rPr>
          <w:instrText xml:space="preserve"> </w:instrText>
        </w:r>
        <w:r>
          <w:instrText>HYPERLINK \l "_Toc267385148"</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What is an Assignment?</w:t>
        </w:r>
        <w:r>
          <w:rPr>
            <w:webHidden/>
          </w:rPr>
          <w:tab/>
        </w:r>
        <w:r>
          <w:rPr>
            <w:webHidden/>
          </w:rPr>
          <w:fldChar w:fldCharType="begin"/>
        </w:r>
        <w:r>
          <w:rPr>
            <w:webHidden/>
          </w:rPr>
          <w:instrText xml:space="preserve"> PAGEREF _Toc267385148 \h </w:instrText>
        </w:r>
        <w:r>
          <w:rPr>
            <w:webHidden/>
          </w:rPr>
        </w:r>
      </w:ins>
      <w:r>
        <w:rPr>
          <w:webHidden/>
        </w:rPr>
        <w:fldChar w:fldCharType="separate"/>
      </w:r>
      <w:ins w:id="15" w:author="Ellen Lehnert" w:date="2010-07-20T10:30:00Z">
        <w:r>
          <w:rPr>
            <w:webHidden/>
          </w:rPr>
          <w:t>6</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6" w:author="Ellen Lehnert" w:date="2010-07-20T10:30:00Z"/>
          <w:rFonts w:asciiTheme="minorHAnsi" w:eastAsiaTheme="minorEastAsia" w:hAnsiTheme="minorHAnsi" w:cstheme="minorBidi"/>
        </w:rPr>
        <w:pPrChange w:id="17" w:author="Ellen Lehnert" w:date="2010-07-20T10:30:00Z">
          <w:pPr>
            <w:pStyle w:val="TOC2"/>
            <w:framePr w:wrap="notBeside"/>
          </w:pPr>
        </w:pPrChange>
      </w:pPr>
      <w:ins w:id="18" w:author="Ellen Lehnert" w:date="2010-07-20T10:30:00Z">
        <w:r w:rsidRPr="006730C6">
          <w:rPr>
            <w:rStyle w:val="Hyperlink"/>
          </w:rPr>
          <w:fldChar w:fldCharType="begin"/>
        </w:r>
        <w:r w:rsidRPr="006730C6">
          <w:rPr>
            <w:rStyle w:val="Hyperlink"/>
          </w:rPr>
          <w:instrText xml:space="preserve"> </w:instrText>
        </w:r>
        <w:r>
          <w:instrText>HYPERLINK \l "_Toc267385149"</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Assignment Formula</w:t>
        </w:r>
        <w:r>
          <w:rPr>
            <w:webHidden/>
          </w:rPr>
          <w:tab/>
        </w:r>
        <w:r>
          <w:rPr>
            <w:webHidden/>
          </w:rPr>
          <w:fldChar w:fldCharType="begin"/>
        </w:r>
        <w:r>
          <w:rPr>
            <w:webHidden/>
          </w:rPr>
          <w:instrText xml:space="preserve"> PAGEREF _Toc267385149 \h </w:instrText>
        </w:r>
        <w:r>
          <w:rPr>
            <w:webHidden/>
          </w:rPr>
        </w:r>
      </w:ins>
      <w:r>
        <w:rPr>
          <w:webHidden/>
        </w:rPr>
        <w:fldChar w:fldCharType="separate"/>
      </w:r>
      <w:ins w:id="19" w:author="Ellen Lehnert" w:date="2010-07-20T10:30:00Z">
        <w:r>
          <w:rPr>
            <w:webHidden/>
          </w:rPr>
          <w:t>7</w:t>
        </w:r>
        <w:r>
          <w:rPr>
            <w:webHidden/>
          </w:rPr>
          <w:fldChar w:fldCharType="end"/>
        </w:r>
        <w:r w:rsidRPr="006730C6">
          <w:rPr>
            <w:rStyle w:val="Hyperlink"/>
          </w:rPr>
          <w:fldChar w:fldCharType="end"/>
        </w:r>
      </w:ins>
    </w:p>
    <w:p w:rsidR="009E198A" w:rsidRDefault="009E198A" w:rsidP="009E198A">
      <w:pPr>
        <w:pStyle w:val="TOC1"/>
        <w:framePr w:w="6408" w:wrap="notBeside" w:x="4321" w:y="5761" w:anchorLock="0"/>
        <w:rPr>
          <w:ins w:id="20" w:author="Ellen Lehnert" w:date="2010-07-20T10:30:00Z"/>
          <w:rFonts w:asciiTheme="minorHAnsi" w:eastAsiaTheme="minorEastAsia" w:hAnsiTheme="minorHAnsi" w:cstheme="minorBidi"/>
          <w:b w:val="0"/>
          <w:sz w:val="22"/>
          <w:szCs w:val="22"/>
        </w:rPr>
        <w:pPrChange w:id="21" w:author="Ellen Lehnert" w:date="2010-07-20T10:30:00Z">
          <w:pPr>
            <w:pStyle w:val="TOC1"/>
            <w:framePr w:wrap="notBeside"/>
          </w:pPr>
        </w:pPrChange>
      </w:pPr>
      <w:ins w:id="22" w:author="Ellen Lehnert" w:date="2010-07-20T10:30:00Z">
        <w:r w:rsidRPr="006730C6">
          <w:rPr>
            <w:rStyle w:val="Hyperlink"/>
          </w:rPr>
          <w:fldChar w:fldCharType="begin"/>
        </w:r>
        <w:r w:rsidRPr="006730C6">
          <w:rPr>
            <w:rStyle w:val="Hyperlink"/>
          </w:rPr>
          <w:instrText xml:space="preserve"> </w:instrText>
        </w:r>
        <w:r>
          <w:instrText>HYPERLINK \l "_Toc267385150"</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Lesson 2: Creating Assignments</w:t>
        </w:r>
        <w:r>
          <w:rPr>
            <w:webHidden/>
          </w:rPr>
          <w:tab/>
        </w:r>
        <w:r>
          <w:rPr>
            <w:webHidden/>
          </w:rPr>
          <w:fldChar w:fldCharType="begin"/>
        </w:r>
        <w:r>
          <w:rPr>
            <w:webHidden/>
          </w:rPr>
          <w:instrText xml:space="preserve"> PAGEREF _Toc267385150 \h </w:instrText>
        </w:r>
        <w:r>
          <w:rPr>
            <w:webHidden/>
          </w:rPr>
        </w:r>
      </w:ins>
      <w:r>
        <w:rPr>
          <w:webHidden/>
        </w:rPr>
        <w:fldChar w:fldCharType="separate"/>
      </w:r>
      <w:ins w:id="23" w:author="Ellen Lehnert" w:date="2010-07-20T10:30:00Z">
        <w:r>
          <w:rPr>
            <w:webHidden/>
          </w:rPr>
          <w:t>12</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24" w:author="Ellen Lehnert" w:date="2010-07-20T10:30:00Z"/>
          <w:rFonts w:asciiTheme="minorHAnsi" w:eastAsiaTheme="minorEastAsia" w:hAnsiTheme="minorHAnsi" w:cstheme="minorBidi"/>
        </w:rPr>
        <w:pPrChange w:id="25" w:author="Ellen Lehnert" w:date="2010-07-20T10:30:00Z">
          <w:pPr>
            <w:pStyle w:val="TOC2"/>
            <w:framePr w:wrap="notBeside"/>
          </w:pPr>
        </w:pPrChange>
      </w:pPr>
      <w:ins w:id="26" w:author="Ellen Lehnert" w:date="2010-07-20T10:30:00Z">
        <w:r w:rsidRPr="006730C6">
          <w:rPr>
            <w:rStyle w:val="Hyperlink"/>
          </w:rPr>
          <w:fldChar w:fldCharType="begin"/>
        </w:r>
        <w:r w:rsidRPr="006730C6">
          <w:rPr>
            <w:rStyle w:val="Hyperlink"/>
          </w:rPr>
          <w:instrText xml:space="preserve"> </w:instrText>
        </w:r>
        <w:r>
          <w:instrText>HYPERLINK \l "_Toc267385151"</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Creating Fixed Unit Assignments</w:t>
        </w:r>
        <w:r>
          <w:rPr>
            <w:webHidden/>
          </w:rPr>
          <w:tab/>
        </w:r>
        <w:r>
          <w:rPr>
            <w:webHidden/>
          </w:rPr>
          <w:fldChar w:fldCharType="begin"/>
        </w:r>
        <w:r>
          <w:rPr>
            <w:webHidden/>
          </w:rPr>
          <w:instrText xml:space="preserve"> PAGEREF _Toc267385151 \h </w:instrText>
        </w:r>
        <w:r>
          <w:rPr>
            <w:webHidden/>
          </w:rPr>
        </w:r>
      </w:ins>
      <w:r>
        <w:rPr>
          <w:webHidden/>
        </w:rPr>
        <w:fldChar w:fldCharType="separate"/>
      </w:r>
      <w:ins w:id="27" w:author="Ellen Lehnert" w:date="2010-07-20T10:30:00Z">
        <w:r>
          <w:rPr>
            <w:webHidden/>
          </w:rPr>
          <w:t>13</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28" w:author="Ellen Lehnert" w:date="2010-07-20T10:30:00Z"/>
          <w:rFonts w:asciiTheme="minorHAnsi" w:eastAsiaTheme="minorEastAsia" w:hAnsiTheme="minorHAnsi" w:cstheme="minorBidi"/>
        </w:rPr>
        <w:pPrChange w:id="29" w:author="Ellen Lehnert" w:date="2010-07-20T10:30:00Z">
          <w:pPr>
            <w:pStyle w:val="TOC2"/>
            <w:framePr w:wrap="notBeside"/>
          </w:pPr>
        </w:pPrChange>
      </w:pPr>
      <w:ins w:id="30" w:author="Ellen Lehnert" w:date="2010-07-20T10:30:00Z">
        <w:r w:rsidRPr="006730C6">
          <w:rPr>
            <w:rStyle w:val="Hyperlink"/>
          </w:rPr>
          <w:fldChar w:fldCharType="begin"/>
        </w:r>
        <w:r w:rsidRPr="006730C6">
          <w:rPr>
            <w:rStyle w:val="Hyperlink"/>
          </w:rPr>
          <w:instrText xml:space="preserve"> </w:instrText>
        </w:r>
        <w:r>
          <w:instrText>HYPERLINK \l "_Toc267385152"</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Creating Fixed Duration Assignments</w:t>
        </w:r>
        <w:r>
          <w:rPr>
            <w:webHidden/>
          </w:rPr>
          <w:tab/>
        </w:r>
        <w:r>
          <w:rPr>
            <w:webHidden/>
          </w:rPr>
          <w:fldChar w:fldCharType="begin"/>
        </w:r>
        <w:r>
          <w:rPr>
            <w:webHidden/>
          </w:rPr>
          <w:instrText xml:space="preserve"> PAGEREF _Toc267385152 \h </w:instrText>
        </w:r>
        <w:r>
          <w:rPr>
            <w:webHidden/>
          </w:rPr>
        </w:r>
      </w:ins>
      <w:r>
        <w:rPr>
          <w:webHidden/>
        </w:rPr>
        <w:fldChar w:fldCharType="separate"/>
      </w:r>
      <w:ins w:id="31" w:author="Ellen Lehnert" w:date="2010-07-20T10:30:00Z">
        <w:r>
          <w:rPr>
            <w:webHidden/>
          </w:rPr>
          <w:t>18</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32" w:author="Ellen Lehnert" w:date="2010-07-20T10:30:00Z"/>
          <w:rFonts w:asciiTheme="minorHAnsi" w:eastAsiaTheme="minorEastAsia" w:hAnsiTheme="minorHAnsi" w:cstheme="minorBidi"/>
        </w:rPr>
        <w:pPrChange w:id="33" w:author="Ellen Lehnert" w:date="2010-07-20T10:30:00Z">
          <w:pPr>
            <w:pStyle w:val="TOC2"/>
            <w:framePr w:wrap="notBeside"/>
          </w:pPr>
        </w:pPrChange>
      </w:pPr>
      <w:ins w:id="34" w:author="Ellen Lehnert" w:date="2010-07-20T10:30:00Z">
        <w:r w:rsidRPr="006730C6">
          <w:rPr>
            <w:rStyle w:val="Hyperlink"/>
          </w:rPr>
          <w:fldChar w:fldCharType="begin"/>
        </w:r>
        <w:r w:rsidRPr="006730C6">
          <w:rPr>
            <w:rStyle w:val="Hyperlink"/>
          </w:rPr>
          <w:instrText xml:space="preserve"> </w:instrText>
        </w:r>
        <w:r>
          <w:instrText>HYPERLINK \l "_Toc267385153"</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Creating Fixed Work Tasks</w:t>
        </w:r>
        <w:r>
          <w:rPr>
            <w:webHidden/>
          </w:rPr>
          <w:tab/>
        </w:r>
        <w:r>
          <w:rPr>
            <w:webHidden/>
          </w:rPr>
          <w:fldChar w:fldCharType="begin"/>
        </w:r>
        <w:r>
          <w:rPr>
            <w:webHidden/>
          </w:rPr>
          <w:instrText xml:space="preserve"> PAGEREF _Toc267385153 \h </w:instrText>
        </w:r>
        <w:r>
          <w:rPr>
            <w:webHidden/>
          </w:rPr>
        </w:r>
      </w:ins>
      <w:r>
        <w:rPr>
          <w:webHidden/>
        </w:rPr>
        <w:fldChar w:fldCharType="separate"/>
      </w:r>
      <w:ins w:id="35" w:author="Ellen Lehnert" w:date="2010-07-20T10:30:00Z">
        <w:r>
          <w:rPr>
            <w:webHidden/>
          </w:rPr>
          <w:t>21</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36" w:author="Ellen Lehnert" w:date="2010-07-20T10:30:00Z"/>
          <w:rFonts w:asciiTheme="minorHAnsi" w:eastAsiaTheme="minorEastAsia" w:hAnsiTheme="minorHAnsi" w:cstheme="minorBidi"/>
        </w:rPr>
        <w:pPrChange w:id="37" w:author="Ellen Lehnert" w:date="2010-07-20T10:30:00Z">
          <w:pPr>
            <w:pStyle w:val="TOC2"/>
            <w:framePr w:wrap="notBeside"/>
          </w:pPr>
        </w:pPrChange>
      </w:pPr>
      <w:ins w:id="38" w:author="Ellen Lehnert" w:date="2010-07-20T10:30:00Z">
        <w:r w:rsidRPr="006730C6">
          <w:rPr>
            <w:rStyle w:val="Hyperlink"/>
          </w:rPr>
          <w:fldChar w:fldCharType="begin"/>
        </w:r>
        <w:r w:rsidRPr="006730C6">
          <w:rPr>
            <w:rStyle w:val="Hyperlink"/>
          </w:rPr>
          <w:instrText xml:space="preserve"> </w:instrText>
        </w:r>
        <w:r>
          <w:instrText>HYPERLINK \l "_Toc267385154"</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Manual VS. Automatic Scheduling Assignments</w:t>
        </w:r>
        <w:r>
          <w:rPr>
            <w:webHidden/>
          </w:rPr>
          <w:tab/>
        </w:r>
        <w:r>
          <w:rPr>
            <w:webHidden/>
          </w:rPr>
          <w:fldChar w:fldCharType="begin"/>
        </w:r>
        <w:r>
          <w:rPr>
            <w:webHidden/>
          </w:rPr>
          <w:instrText xml:space="preserve"> PAGEREF _Toc267385154 \h </w:instrText>
        </w:r>
        <w:r>
          <w:rPr>
            <w:webHidden/>
          </w:rPr>
        </w:r>
      </w:ins>
      <w:r>
        <w:rPr>
          <w:webHidden/>
        </w:rPr>
        <w:fldChar w:fldCharType="separate"/>
      </w:r>
      <w:ins w:id="39" w:author="Ellen Lehnert" w:date="2010-07-20T10:30:00Z">
        <w:r>
          <w:rPr>
            <w:webHidden/>
          </w:rPr>
          <w:t>23</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40" w:author="Ellen Lehnert" w:date="2010-07-20T10:30:00Z"/>
          <w:rFonts w:asciiTheme="minorHAnsi" w:eastAsiaTheme="minorEastAsia" w:hAnsiTheme="minorHAnsi" w:cstheme="minorBidi"/>
        </w:rPr>
        <w:pPrChange w:id="41" w:author="Ellen Lehnert" w:date="2010-07-20T10:30:00Z">
          <w:pPr>
            <w:pStyle w:val="TOC2"/>
            <w:framePr w:wrap="notBeside"/>
          </w:pPr>
        </w:pPrChange>
      </w:pPr>
      <w:ins w:id="42" w:author="Ellen Lehnert" w:date="2010-07-20T10:30:00Z">
        <w:r w:rsidRPr="006730C6">
          <w:rPr>
            <w:rStyle w:val="Hyperlink"/>
          </w:rPr>
          <w:fldChar w:fldCharType="begin"/>
        </w:r>
        <w:r w:rsidRPr="006730C6">
          <w:rPr>
            <w:rStyle w:val="Hyperlink"/>
          </w:rPr>
          <w:instrText xml:space="preserve"> </w:instrText>
        </w:r>
        <w:r>
          <w:instrText>HYPERLINK \l "_Toc267385155"</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Practice: Creating Assignments</w:t>
        </w:r>
        <w:r>
          <w:rPr>
            <w:webHidden/>
          </w:rPr>
          <w:tab/>
        </w:r>
        <w:r>
          <w:rPr>
            <w:webHidden/>
          </w:rPr>
          <w:fldChar w:fldCharType="begin"/>
        </w:r>
        <w:r>
          <w:rPr>
            <w:webHidden/>
          </w:rPr>
          <w:instrText xml:space="preserve"> PAGEREF _Toc267385155 \h </w:instrText>
        </w:r>
        <w:r>
          <w:rPr>
            <w:webHidden/>
          </w:rPr>
        </w:r>
      </w:ins>
      <w:r>
        <w:rPr>
          <w:webHidden/>
        </w:rPr>
        <w:fldChar w:fldCharType="separate"/>
      </w:r>
      <w:ins w:id="43" w:author="Ellen Lehnert" w:date="2010-07-20T10:30:00Z">
        <w:r>
          <w:rPr>
            <w:webHidden/>
          </w:rPr>
          <w:t>26</w:t>
        </w:r>
        <w:r>
          <w:rPr>
            <w:webHidden/>
          </w:rPr>
          <w:fldChar w:fldCharType="end"/>
        </w:r>
        <w:r w:rsidRPr="006730C6">
          <w:rPr>
            <w:rStyle w:val="Hyperlink"/>
          </w:rPr>
          <w:fldChar w:fldCharType="end"/>
        </w:r>
      </w:ins>
    </w:p>
    <w:p w:rsidR="009E198A" w:rsidRDefault="009E198A" w:rsidP="009E198A">
      <w:pPr>
        <w:pStyle w:val="TOC1"/>
        <w:framePr w:w="6408" w:wrap="notBeside" w:x="4321" w:y="5761" w:anchorLock="0"/>
        <w:rPr>
          <w:ins w:id="44" w:author="Ellen Lehnert" w:date="2010-07-20T10:30:00Z"/>
          <w:rFonts w:asciiTheme="minorHAnsi" w:eastAsiaTheme="minorEastAsia" w:hAnsiTheme="minorHAnsi" w:cstheme="minorBidi"/>
          <w:b w:val="0"/>
          <w:sz w:val="22"/>
          <w:szCs w:val="22"/>
        </w:rPr>
        <w:pPrChange w:id="45" w:author="Ellen Lehnert" w:date="2010-07-20T10:30:00Z">
          <w:pPr>
            <w:pStyle w:val="TOC1"/>
            <w:framePr w:wrap="notBeside"/>
          </w:pPr>
        </w:pPrChange>
      </w:pPr>
      <w:ins w:id="46" w:author="Ellen Lehnert" w:date="2010-07-20T10:30:00Z">
        <w:r w:rsidRPr="006730C6">
          <w:rPr>
            <w:rStyle w:val="Hyperlink"/>
          </w:rPr>
          <w:fldChar w:fldCharType="begin"/>
        </w:r>
        <w:r w:rsidRPr="006730C6">
          <w:rPr>
            <w:rStyle w:val="Hyperlink"/>
          </w:rPr>
          <w:instrText xml:space="preserve"> </w:instrText>
        </w:r>
        <w:r>
          <w:instrText>HYPERLINK \l "_Toc267385156"</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Lesson 3: Factors that Affect Assignments</w:t>
        </w:r>
        <w:r>
          <w:rPr>
            <w:webHidden/>
          </w:rPr>
          <w:tab/>
        </w:r>
        <w:r>
          <w:rPr>
            <w:webHidden/>
          </w:rPr>
          <w:fldChar w:fldCharType="begin"/>
        </w:r>
        <w:r>
          <w:rPr>
            <w:webHidden/>
          </w:rPr>
          <w:instrText xml:space="preserve"> PAGEREF _Toc267385156 \h </w:instrText>
        </w:r>
        <w:r>
          <w:rPr>
            <w:webHidden/>
          </w:rPr>
        </w:r>
      </w:ins>
      <w:r>
        <w:rPr>
          <w:webHidden/>
        </w:rPr>
        <w:fldChar w:fldCharType="separate"/>
      </w:r>
      <w:ins w:id="47" w:author="Ellen Lehnert" w:date="2010-07-20T10:30:00Z">
        <w:r>
          <w:rPr>
            <w:webHidden/>
          </w:rPr>
          <w:t>27</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48" w:author="Ellen Lehnert" w:date="2010-07-20T10:30:00Z"/>
          <w:rFonts w:asciiTheme="minorHAnsi" w:eastAsiaTheme="minorEastAsia" w:hAnsiTheme="minorHAnsi" w:cstheme="minorBidi"/>
        </w:rPr>
        <w:pPrChange w:id="49" w:author="Ellen Lehnert" w:date="2010-07-20T10:30:00Z">
          <w:pPr>
            <w:pStyle w:val="TOC2"/>
            <w:framePr w:wrap="notBeside"/>
          </w:pPr>
        </w:pPrChange>
      </w:pPr>
      <w:ins w:id="50" w:author="Ellen Lehnert" w:date="2010-07-20T10:30:00Z">
        <w:r w:rsidRPr="006730C6">
          <w:rPr>
            <w:rStyle w:val="Hyperlink"/>
          </w:rPr>
          <w:fldChar w:fldCharType="begin"/>
        </w:r>
        <w:r w:rsidRPr="006730C6">
          <w:rPr>
            <w:rStyle w:val="Hyperlink"/>
          </w:rPr>
          <w:instrText xml:space="preserve"> </w:instrText>
        </w:r>
        <w:r>
          <w:instrText>HYPERLINK \l "_Toc267385157"</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Percentage Assignments</w:t>
        </w:r>
        <w:r>
          <w:rPr>
            <w:webHidden/>
          </w:rPr>
          <w:tab/>
        </w:r>
        <w:r>
          <w:rPr>
            <w:webHidden/>
          </w:rPr>
          <w:fldChar w:fldCharType="begin"/>
        </w:r>
        <w:r>
          <w:rPr>
            <w:webHidden/>
          </w:rPr>
          <w:instrText xml:space="preserve"> PAGEREF _Toc267385157 \h </w:instrText>
        </w:r>
        <w:r>
          <w:rPr>
            <w:webHidden/>
          </w:rPr>
        </w:r>
      </w:ins>
      <w:r>
        <w:rPr>
          <w:webHidden/>
        </w:rPr>
        <w:fldChar w:fldCharType="separate"/>
      </w:r>
      <w:ins w:id="51" w:author="Ellen Lehnert" w:date="2010-07-20T10:30:00Z">
        <w:r>
          <w:rPr>
            <w:webHidden/>
          </w:rPr>
          <w:t>28</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52" w:author="Ellen Lehnert" w:date="2010-07-20T10:30:00Z"/>
          <w:rFonts w:asciiTheme="minorHAnsi" w:eastAsiaTheme="minorEastAsia" w:hAnsiTheme="minorHAnsi" w:cstheme="minorBidi"/>
        </w:rPr>
        <w:pPrChange w:id="53" w:author="Ellen Lehnert" w:date="2010-07-20T10:30:00Z">
          <w:pPr>
            <w:pStyle w:val="TOC2"/>
            <w:framePr w:wrap="notBeside"/>
          </w:pPr>
        </w:pPrChange>
      </w:pPr>
      <w:ins w:id="54" w:author="Ellen Lehnert" w:date="2010-07-20T10:30:00Z">
        <w:r w:rsidRPr="006730C6">
          <w:rPr>
            <w:rStyle w:val="Hyperlink"/>
          </w:rPr>
          <w:fldChar w:fldCharType="begin"/>
        </w:r>
        <w:r w:rsidRPr="006730C6">
          <w:rPr>
            <w:rStyle w:val="Hyperlink"/>
          </w:rPr>
          <w:instrText xml:space="preserve"> </w:instrText>
        </w:r>
        <w:r>
          <w:instrText>HYPERLINK \l "_Toc267385158"</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Delaying an Assignment</w:t>
        </w:r>
        <w:r>
          <w:rPr>
            <w:webHidden/>
          </w:rPr>
          <w:tab/>
        </w:r>
        <w:r>
          <w:rPr>
            <w:webHidden/>
          </w:rPr>
          <w:fldChar w:fldCharType="begin"/>
        </w:r>
        <w:r>
          <w:rPr>
            <w:webHidden/>
          </w:rPr>
          <w:instrText xml:space="preserve"> PAGEREF _Toc267385158 \h </w:instrText>
        </w:r>
        <w:r>
          <w:rPr>
            <w:webHidden/>
          </w:rPr>
        </w:r>
      </w:ins>
      <w:r>
        <w:rPr>
          <w:webHidden/>
        </w:rPr>
        <w:fldChar w:fldCharType="separate"/>
      </w:r>
      <w:ins w:id="55" w:author="Ellen Lehnert" w:date="2010-07-20T10:30:00Z">
        <w:r>
          <w:rPr>
            <w:webHidden/>
          </w:rPr>
          <w:t>31</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56" w:author="Ellen Lehnert" w:date="2010-07-20T10:30:00Z"/>
          <w:rFonts w:asciiTheme="minorHAnsi" w:eastAsiaTheme="minorEastAsia" w:hAnsiTheme="minorHAnsi" w:cstheme="minorBidi"/>
        </w:rPr>
        <w:pPrChange w:id="57" w:author="Ellen Lehnert" w:date="2010-07-20T10:30:00Z">
          <w:pPr>
            <w:pStyle w:val="TOC2"/>
            <w:framePr w:wrap="notBeside"/>
          </w:pPr>
        </w:pPrChange>
      </w:pPr>
      <w:ins w:id="58" w:author="Ellen Lehnert" w:date="2010-07-20T10:30:00Z">
        <w:r w:rsidRPr="006730C6">
          <w:rPr>
            <w:rStyle w:val="Hyperlink"/>
          </w:rPr>
          <w:fldChar w:fldCharType="begin"/>
        </w:r>
        <w:r w:rsidRPr="006730C6">
          <w:rPr>
            <w:rStyle w:val="Hyperlink"/>
          </w:rPr>
          <w:instrText xml:space="preserve"> </w:instrText>
        </w:r>
        <w:r>
          <w:instrText>HYPERLINK \l "_Toc267385159"</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Resource Calendar</w:t>
        </w:r>
        <w:r>
          <w:rPr>
            <w:webHidden/>
          </w:rPr>
          <w:tab/>
        </w:r>
        <w:r>
          <w:rPr>
            <w:webHidden/>
          </w:rPr>
          <w:fldChar w:fldCharType="begin"/>
        </w:r>
        <w:r>
          <w:rPr>
            <w:webHidden/>
          </w:rPr>
          <w:instrText xml:space="preserve"> PAGEREF _Toc267385159 \h </w:instrText>
        </w:r>
        <w:r>
          <w:rPr>
            <w:webHidden/>
          </w:rPr>
        </w:r>
      </w:ins>
      <w:r>
        <w:rPr>
          <w:webHidden/>
        </w:rPr>
        <w:fldChar w:fldCharType="separate"/>
      </w:r>
      <w:ins w:id="59" w:author="Ellen Lehnert" w:date="2010-07-20T10:30:00Z">
        <w:r>
          <w:rPr>
            <w:webHidden/>
          </w:rPr>
          <w:t>33</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60" w:author="Ellen Lehnert" w:date="2010-07-20T10:30:00Z"/>
          <w:rFonts w:asciiTheme="minorHAnsi" w:eastAsiaTheme="minorEastAsia" w:hAnsiTheme="minorHAnsi" w:cstheme="minorBidi"/>
        </w:rPr>
        <w:pPrChange w:id="61" w:author="Ellen Lehnert" w:date="2010-07-20T10:30:00Z">
          <w:pPr>
            <w:pStyle w:val="TOC2"/>
            <w:framePr w:wrap="notBeside"/>
          </w:pPr>
        </w:pPrChange>
      </w:pPr>
      <w:ins w:id="62" w:author="Ellen Lehnert" w:date="2010-07-20T10:30:00Z">
        <w:r w:rsidRPr="006730C6">
          <w:rPr>
            <w:rStyle w:val="Hyperlink"/>
          </w:rPr>
          <w:fldChar w:fldCharType="begin"/>
        </w:r>
        <w:r w:rsidRPr="006730C6">
          <w:rPr>
            <w:rStyle w:val="Hyperlink"/>
          </w:rPr>
          <w:instrText xml:space="preserve"> </w:instrText>
        </w:r>
        <w:r>
          <w:instrText>HYPERLINK \l "_Toc267385160"</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Max Units</w:t>
        </w:r>
        <w:r>
          <w:rPr>
            <w:webHidden/>
          </w:rPr>
          <w:tab/>
        </w:r>
        <w:r>
          <w:rPr>
            <w:webHidden/>
          </w:rPr>
          <w:fldChar w:fldCharType="begin"/>
        </w:r>
        <w:r>
          <w:rPr>
            <w:webHidden/>
          </w:rPr>
          <w:instrText xml:space="preserve"> PAGEREF _Toc267385160 \h </w:instrText>
        </w:r>
        <w:r>
          <w:rPr>
            <w:webHidden/>
          </w:rPr>
        </w:r>
      </w:ins>
      <w:r>
        <w:rPr>
          <w:webHidden/>
        </w:rPr>
        <w:fldChar w:fldCharType="separate"/>
      </w:r>
      <w:ins w:id="63" w:author="Ellen Lehnert" w:date="2010-07-20T10:30:00Z">
        <w:r>
          <w:rPr>
            <w:webHidden/>
          </w:rPr>
          <w:t>36</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64" w:author="Ellen Lehnert" w:date="2010-07-20T10:30:00Z"/>
          <w:rFonts w:asciiTheme="minorHAnsi" w:eastAsiaTheme="minorEastAsia" w:hAnsiTheme="minorHAnsi" w:cstheme="minorBidi"/>
        </w:rPr>
        <w:pPrChange w:id="65" w:author="Ellen Lehnert" w:date="2010-07-20T10:30:00Z">
          <w:pPr>
            <w:pStyle w:val="TOC2"/>
            <w:framePr w:wrap="notBeside"/>
          </w:pPr>
        </w:pPrChange>
      </w:pPr>
      <w:ins w:id="66" w:author="Ellen Lehnert" w:date="2010-07-20T10:30:00Z">
        <w:r w:rsidRPr="006730C6">
          <w:rPr>
            <w:rStyle w:val="Hyperlink"/>
          </w:rPr>
          <w:fldChar w:fldCharType="begin"/>
        </w:r>
        <w:r w:rsidRPr="006730C6">
          <w:rPr>
            <w:rStyle w:val="Hyperlink"/>
          </w:rPr>
          <w:instrText xml:space="preserve"> </w:instrText>
        </w:r>
        <w:r>
          <w:instrText>HYPERLINK \l "_Toc267385161"</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Best Practices and Rules for Creating Assignments</w:t>
        </w:r>
        <w:r>
          <w:rPr>
            <w:webHidden/>
          </w:rPr>
          <w:tab/>
        </w:r>
        <w:r>
          <w:rPr>
            <w:webHidden/>
          </w:rPr>
          <w:fldChar w:fldCharType="begin"/>
        </w:r>
        <w:r>
          <w:rPr>
            <w:webHidden/>
          </w:rPr>
          <w:instrText xml:space="preserve"> PAGEREF _Toc267385161 \h </w:instrText>
        </w:r>
        <w:r>
          <w:rPr>
            <w:webHidden/>
          </w:rPr>
        </w:r>
      </w:ins>
      <w:r>
        <w:rPr>
          <w:webHidden/>
        </w:rPr>
        <w:fldChar w:fldCharType="separate"/>
      </w:r>
      <w:ins w:id="67" w:author="Ellen Lehnert" w:date="2010-07-20T10:30:00Z">
        <w:r>
          <w:rPr>
            <w:webHidden/>
          </w:rPr>
          <w:t>38</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68" w:author="Ellen Lehnert" w:date="2010-07-20T10:30:00Z"/>
          <w:rFonts w:asciiTheme="minorHAnsi" w:eastAsiaTheme="minorEastAsia" w:hAnsiTheme="minorHAnsi" w:cstheme="minorBidi"/>
        </w:rPr>
        <w:pPrChange w:id="69" w:author="Ellen Lehnert" w:date="2010-07-20T10:30:00Z">
          <w:pPr>
            <w:pStyle w:val="TOC2"/>
            <w:framePr w:wrap="notBeside"/>
          </w:pPr>
        </w:pPrChange>
      </w:pPr>
      <w:ins w:id="70" w:author="Ellen Lehnert" w:date="2010-07-20T10:30:00Z">
        <w:r w:rsidRPr="006730C6">
          <w:rPr>
            <w:rStyle w:val="Hyperlink"/>
          </w:rPr>
          <w:fldChar w:fldCharType="begin"/>
        </w:r>
        <w:r w:rsidRPr="006730C6">
          <w:rPr>
            <w:rStyle w:val="Hyperlink"/>
          </w:rPr>
          <w:instrText xml:space="preserve"> </w:instrText>
        </w:r>
        <w:r>
          <w:instrText>HYPERLINK \l "_Toc267385162"</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Practice: Working with Factors that Affect Assignments</w:t>
        </w:r>
        <w:r>
          <w:rPr>
            <w:webHidden/>
          </w:rPr>
          <w:tab/>
        </w:r>
        <w:r>
          <w:rPr>
            <w:webHidden/>
          </w:rPr>
          <w:fldChar w:fldCharType="begin"/>
        </w:r>
        <w:r>
          <w:rPr>
            <w:webHidden/>
          </w:rPr>
          <w:instrText xml:space="preserve"> PAGEREF _Toc267385162 \h </w:instrText>
        </w:r>
        <w:r>
          <w:rPr>
            <w:webHidden/>
          </w:rPr>
        </w:r>
      </w:ins>
      <w:r>
        <w:rPr>
          <w:webHidden/>
        </w:rPr>
        <w:fldChar w:fldCharType="separate"/>
      </w:r>
      <w:ins w:id="71" w:author="Ellen Lehnert" w:date="2010-07-20T10:30:00Z">
        <w:r>
          <w:rPr>
            <w:webHidden/>
          </w:rPr>
          <w:t>42</w:t>
        </w:r>
        <w:r>
          <w:rPr>
            <w:webHidden/>
          </w:rPr>
          <w:fldChar w:fldCharType="end"/>
        </w:r>
        <w:r w:rsidRPr="006730C6">
          <w:rPr>
            <w:rStyle w:val="Hyperlink"/>
          </w:rPr>
          <w:fldChar w:fldCharType="end"/>
        </w:r>
      </w:ins>
    </w:p>
    <w:p w:rsidR="009E198A" w:rsidRDefault="009E198A" w:rsidP="009E198A">
      <w:pPr>
        <w:pStyle w:val="TOC1"/>
        <w:framePr w:w="6408" w:wrap="notBeside" w:x="4321" w:y="5761" w:anchorLock="0"/>
        <w:rPr>
          <w:ins w:id="72" w:author="Ellen Lehnert" w:date="2010-07-20T10:30:00Z"/>
          <w:rFonts w:asciiTheme="minorHAnsi" w:eastAsiaTheme="minorEastAsia" w:hAnsiTheme="minorHAnsi" w:cstheme="minorBidi"/>
          <w:b w:val="0"/>
          <w:sz w:val="22"/>
          <w:szCs w:val="22"/>
        </w:rPr>
        <w:pPrChange w:id="73" w:author="Ellen Lehnert" w:date="2010-07-20T10:30:00Z">
          <w:pPr>
            <w:pStyle w:val="TOC1"/>
            <w:framePr w:wrap="notBeside"/>
          </w:pPr>
        </w:pPrChange>
      </w:pPr>
      <w:ins w:id="74" w:author="Ellen Lehnert" w:date="2010-07-20T10:30:00Z">
        <w:r w:rsidRPr="006730C6">
          <w:rPr>
            <w:rStyle w:val="Hyperlink"/>
          </w:rPr>
          <w:fldChar w:fldCharType="begin"/>
        </w:r>
        <w:r w:rsidRPr="006730C6">
          <w:rPr>
            <w:rStyle w:val="Hyperlink"/>
          </w:rPr>
          <w:instrText xml:space="preserve"> </w:instrText>
        </w:r>
        <w:r>
          <w:instrText>HYPERLINK \l "_Toc267385163"</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Lesson 4: Viewing Resource Assignments</w:t>
        </w:r>
        <w:r>
          <w:rPr>
            <w:webHidden/>
          </w:rPr>
          <w:tab/>
        </w:r>
        <w:r>
          <w:rPr>
            <w:webHidden/>
          </w:rPr>
          <w:fldChar w:fldCharType="begin"/>
        </w:r>
        <w:r>
          <w:rPr>
            <w:webHidden/>
          </w:rPr>
          <w:instrText xml:space="preserve"> PAGEREF _Toc267385163 \h </w:instrText>
        </w:r>
        <w:r>
          <w:rPr>
            <w:webHidden/>
          </w:rPr>
        </w:r>
      </w:ins>
      <w:r>
        <w:rPr>
          <w:webHidden/>
        </w:rPr>
        <w:fldChar w:fldCharType="separate"/>
      </w:r>
      <w:ins w:id="75" w:author="Ellen Lehnert" w:date="2010-07-20T10:30:00Z">
        <w:r>
          <w:rPr>
            <w:webHidden/>
          </w:rPr>
          <w:t>43</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76" w:author="Ellen Lehnert" w:date="2010-07-20T10:30:00Z"/>
          <w:rFonts w:asciiTheme="minorHAnsi" w:eastAsiaTheme="minorEastAsia" w:hAnsiTheme="minorHAnsi" w:cstheme="minorBidi"/>
        </w:rPr>
        <w:pPrChange w:id="77" w:author="Ellen Lehnert" w:date="2010-07-20T10:30:00Z">
          <w:pPr>
            <w:pStyle w:val="TOC2"/>
            <w:framePr w:wrap="notBeside"/>
          </w:pPr>
        </w:pPrChange>
      </w:pPr>
      <w:ins w:id="78" w:author="Ellen Lehnert" w:date="2010-07-20T10:30:00Z">
        <w:r w:rsidRPr="006730C6">
          <w:rPr>
            <w:rStyle w:val="Hyperlink"/>
          </w:rPr>
          <w:fldChar w:fldCharType="begin"/>
        </w:r>
        <w:r w:rsidRPr="006730C6">
          <w:rPr>
            <w:rStyle w:val="Hyperlink"/>
          </w:rPr>
          <w:instrText xml:space="preserve"> </w:instrText>
        </w:r>
        <w:r>
          <w:instrText>HYPERLINK \l "_Toc267385164"</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Resource Usage View</w:t>
        </w:r>
        <w:r>
          <w:rPr>
            <w:webHidden/>
          </w:rPr>
          <w:tab/>
        </w:r>
        <w:r>
          <w:rPr>
            <w:webHidden/>
          </w:rPr>
          <w:fldChar w:fldCharType="begin"/>
        </w:r>
        <w:r>
          <w:rPr>
            <w:webHidden/>
          </w:rPr>
          <w:instrText xml:space="preserve"> PAGEREF _Toc267385164 \h </w:instrText>
        </w:r>
        <w:r>
          <w:rPr>
            <w:webHidden/>
          </w:rPr>
        </w:r>
      </w:ins>
      <w:r>
        <w:rPr>
          <w:webHidden/>
        </w:rPr>
        <w:fldChar w:fldCharType="separate"/>
      </w:r>
      <w:ins w:id="79" w:author="Ellen Lehnert" w:date="2010-07-20T10:30:00Z">
        <w:r>
          <w:rPr>
            <w:webHidden/>
          </w:rPr>
          <w:t>44</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80" w:author="Ellen Lehnert" w:date="2010-07-20T10:30:00Z"/>
          <w:rFonts w:asciiTheme="minorHAnsi" w:eastAsiaTheme="minorEastAsia" w:hAnsiTheme="minorHAnsi" w:cstheme="minorBidi"/>
        </w:rPr>
        <w:pPrChange w:id="81" w:author="Ellen Lehnert" w:date="2010-07-20T10:30:00Z">
          <w:pPr>
            <w:pStyle w:val="TOC2"/>
            <w:framePr w:wrap="notBeside"/>
          </w:pPr>
        </w:pPrChange>
      </w:pPr>
      <w:ins w:id="82" w:author="Ellen Lehnert" w:date="2010-07-20T10:30:00Z">
        <w:r w:rsidRPr="006730C6">
          <w:rPr>
            <w:rStyle w:val="Hyperlink"/>
          </w:rPr>
          <w:fldChar w:fldCharType="begin"/>
        </w:r>
        <w:r w:rsidRPr="006730C6">
          <w:rPr>
            <w:rStyle w:val="Hyperlink"/>
          </w:rPr>
          <w:instrText xml:space="preserve"> </w:instrText>
        </w:r>
        <w:r>
          <w:instrText>HYPERLINK \l "_Toc267385165"</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Task Usage View</w:t>
        </w:r>
        <w:r>
          <w:rPr>
            <w:webHidden/>
          </w:rPr>
          <w:tab/>
        </w:r>
        <w:r>
          <w:rPr>
            <w:webHidden/>
          </w:rPr>
          <w:fldChar w:fldCharType="begin"/>
        </w:r>
        <w:r>
          <w:rPr>
            <w:webHidden/>
          </w:rPr>
          <w:instrText xml:space="preserve"> PAGEREF _Toc267385165 \h </w:instrText>
        </w:r>
        <w:r>
          <w:rPr>
            <w:webHidden/>
          </w:rPr>
        </w:r>
      </w:ins>
      <w:r>
        <w:rPr>
          <w:webHidden/>
        </w:rPr>
        <w:fldChar w:fldCharType="separate"/>
      </w:r>
      <w:ins w:id="83" w:author="Ellen Lehnert" w:date="2010-07-20T10:30:00Z">
        <w:r>
          <w:rPr>
            <w:webHidden/>
          </w:rPr>
          <w:t>48</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84" w:author="Ellen Lehnert" w:date="2010-07-20T10:30:00Z"/>
          <w:rFonts w:asciiTheme="minorHAnsi" w:eastAsiaTheme="minorEastAsia" w:hAnsiTheme="minorHAnsi" w:cstheme="minorBidi"/>
        </w:rPr>
        <w:pPrChange w:id="85" w:author="Ellen Lehnert" w:date="2010-07-20T10:30:00Z">
          <w:pPr>
            <w:pStyle w:val="TOC2"/>
            <w:framePr w:wrap="notBeside"/>
          </w:pPr>
        </w:pPrChange>
      </w:pPr>
      <w:ins w:id="86" w:author="Ellen Lehnert" w:date="2010-07-20T10:30:00Z">
        <w:r w:rsidRPr="006730C6">
          <w:rPr>
            <w:rStyle w:val="Hyperlink"/>
          </w:rPr>
          <w:fldChar w:fldCharType="begin"/>
        </w:r>
        <w:r w:rsidRPr="006730C6">
          <w:rPr>
            <w:rStyle w:val="Hyperlink"/>
          </w:rPr>
          <w:instrText xml:space="preserve"> </w:instrText>
        </w:r>
        <w:r>
          <w:instrText>HYPERLINK \l "_Toc267385166"</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Team Planner View</w:t>
        </w:r>
        <w:r>
          <w:rPr>
            <w:webHidden/>
          </w:rPr>
          <w:tab/>
        </w:r>
        <w:r>
          <w:rPr>
            <w:webHidden/>
          </w:rPr>
          <w:fldChar w:fldCharType="begin"/>
        </w:r>
        <w:r>
          <w:rPr>
            <w:webHidden/>
          </w:rPr>
          <w:instrText xml:space="preserve"> PAGEREF _Toc267385166 \h </w:instrText>
        </w:r>
        <w:r>
          <w:rPr>
            <w:webHidden/>
          </w:rPr>
        </w:r>
      </w:ins>
      <w:r>
        <w:rPr>
          <w:webHidden/>
        </w:rPr>
        <w:fldChar w:fldCharType="separate"/>
      </w:r>
      <w:ins w:id="87" w:author="Ellen Lehnert" w:date="2010-07-20T10:30:00Z">
        <w:r>
          <w:rPr>
            <w:webHidden/>
          </w:rPr>
          <w:t>50</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88" w:author="Ellen Lehnert" w:date="2010-07-20T10:30:00Z"/>
          <w:rFonts w:asciiTheme="minorHAnsi" w:eastAsiaTheme="minorEastAsia" w:hAnsiTheme="minorHAnsi" w:cstheme="minorBidi"/>
        </w:rPr>
        <w:pPrChange w:id="89" w:author="Ellen Lehnert" w:date="2010-07-20T10:30:00Z">
          <w:pPr>
            <w:pStyle w:val="TOC2"/>
            <w:framePr w:wrap="notBeside"/>
          </w:pPr>
        </w:pPrChange>
      </w:pPr>
      <w:ins w:id="90" w:author="Ellen Lehnert" w:date="2010-07-20T10:30:00Z">
        <w:r w:rsidRPr="006730C6">
          <w:rPr>
            <w:rStyle w:val="Hyperlink"/>
          </w:rPr>
          <w:fldChar w:fldCharType="begin"/>
        </w:r>
        <w:r w:rsidRPr="006730C6">
          <w:rPr>
            <w:rStyle w:val="Hyperlink"/>
          </w:rPr>
          <w:instrText xml:space="preserve"> </w:instrText>
        </w:r>
        <w:r>
          <w:instrText>HYPERLINK \l "_Toc267385167"</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Practice: Viewing Resource Assignments</w:t>
        </w:r>
        <w:r>
          <w:rPr>
            <w:webHidden/>
          </w:rPr>
          <w:tab/>
        </w:r>
        <w:r>
          <w:rPr>
            <w:webHidden/>
          </w:rPr>
          <w:fldChar w:fldCharType="begin"/>
        </w:r>
        <w:r>
          <w:rPr>
            <w:webHidden/>
          </w:rPr>
          <w:instrText xml:space="preserve"> PAGEREF _Toc267385167 \h </w:instrText>
        </w:r>
        <w:r>
          <w:rPr>
            <w:webHidden/>
          </w:rPr>
        </w:r>
      </w:ins>
      <w:r>
        <w:rPr>
          <w:webHidden/>
        </w:rPr>
        <w:fldChar w:fldCharType="separate"/>
      </w:r>
      <w:ins w:id="91" w:author="Ellen Lehnert" w:date="2010-07-20T10:30:00Z">
        <w:r>
          <w:rPr>
            <w:webHidden/>
          </w:rPr>
          <w:t>55</w:t>
        </w:r>
        <w:r>
          <w:rPr>
            <w:webHidden/>
          </w:rPr>
          <w:fldChar w:fldCharType="end"/>
        </w:r>
        <w:r w:rsidRPr="006730C6">
          <w:rPr>
            <w:rStyle w:val="Hyperlink"/>
          </w:rPr>
          <w:fldChar w:fldCharType="end"/>
        </w:r>
      </w:ins>
    </w:p>
    <w:p w:rsidR="009E198A" w:rsidRDefault="009E198A" w:rsidP="009E198A">
      <w:pPr>
        <w:pStyle w:val="TOC1"/>
        <w:framePr w:w="6408" w:wrap="notBeside" w:x="4321" w:y="5761" w:anchorLock="0"/>
        <w:rPr>
          <w:ins w:id="92" w:author="Ellen Lehnert" w:date="2010-07-20T10:30:00Z"/>
          <w:rFonts w:asciiTheme="minorHAnsi" w:eastAsiaTheme="minorEastAsia" w:hAnsiTheme="minorHAnsi" w:cstheme="minorBidi"/>
          <w:b w:val="0"/>
          <w:sz w:val="22"/>
          <w:szCs w:val="22"/>
        </w:rPr>
        <w:pPrChange w:id="93" w:author="Ellen Lehnert" w:date="2010-07-20T10:30:00Z">
          <w:pPr>
            <w:pStyle w:val="TOC1"/>
            <w:framePr w:wrap="notBeside"/>
          </w:pPr>
        </w:pPrChange>
      </w:pPr>
      <w:ins w:id="94" w:author="Ellen Lehnert" w:date="2010-07-20T10:30:00Z">
        <w:r w:rsidRPr="006730C6">
          <w:rPr>
            <w:rStyle w:val="Hyperlink"/>
          </w:rPr>
          <w:fldChar w:fldCharType="begin"/>
        </w:r>
        <w:r w:rsidRPr="006730C6">
          <w:rPr>
            <w:rStyle w:val="Hyperlink"/>
          </w:rPr>
          <w:instrText xml:space="preserve"> </w:instrText>
        </w:r>
        <w:r>
          <w:instrText>HYPERLINK \l "_Toc267385168"</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Lesson 5: Resolving Resource Overallocations</w:t>
        </w:r>
        <w:r>
          <w:rPr>
            <w:webHidden/>
          </w:rPr>
          <w:tab/>
        </w:r>
        <w:r>
          <w:rPr>
            <w:webHidden/>
          </w:rPr>
          <w:fldChar w:fldCharType="begin"/>
        </w:r>
        <w:r>
          <w:rPr>
            <w:webHidden/>
          </w:rPr>
          <w:instrText xml:space="preserve"> PAGEREF _Toc267385168 \h </w:instrText>
        </w:r>
        <w:r>
          <w:rPr>
            <w:webHidden/>
          </w:rPr>
        </w:r>
      </w:ins>
      <w:r>
        <w:rPr>
          <w:webHidden/>
        </w:rPr>
        <w:fldChar w:fldCharType="separate"/>
      </w:r>
      <w:ins w:id="95" w:author="Ellen Lehnert" w:date="2010-07-20T10:30:00Z">
        <w:r>
          <w:rPr>
            <w:webHidden/>
          </w:rPr>
          <w:t>56</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96" w:author="Ellen Lehnert" w:date="2010-07-20T10:30:00Z"/>
          <w:rFonts w:asciiTheme="minorHAnsi" w:eastAsiaTheme="minorEastAsia" w:hAnsiTheme="minorHAnsi" w:cstheme="minorBidi"/>
        </w:rPr>
        <w:pPrChange w:id="97" w:author="Ellen Lehnert" w:date="2010-07-20T10:30:00Z">
          <w:pPr>
            <w:pStyle w:val="TOC2"/>
            <w:framePr w:wrap="notBeside"/>
          </w:pPr>
        </w:pPrChange>
      </w:pPr>
      <w:ins w:id="98" w:author="Ellen Lehnert" w:date="2010-07-20T10:30:00Z">
        <w:r w:rsidRPr="006730C6">
          <w:rPr>
            <w:rStyle w:val="Hyperlink"/>
          </w:rPr>
          <w:fldChar w:fldCharType="begin"/>
        </w:r>
        <w:r w:rsidRPr="006730C6">
          <w:rPr>
            <w:rStyle w:val="Hyperlink"/>
          </w:rPr>
          <w:instrText xml:space="preserve"> </w:instrText>
        </w:r>
        <w:r>
          <w:instrText>HYPERLINK \l "_Toc267385169"</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Understanding Overallocations</w:t>
        </w:r>
        <w:r>
          <w:rPr>
            <w:webHidden/>
          </w:rPr>
          <w:tab/>
        </w:r>
        <w:r>
          <w:rPr>
            <w:webHidden/>
          </w:rPr>
          <w:fldChar w:fldCharType="begin"/>
        </w:r>
        <w:r>
          <w:rPr>
            <w:webHidden/>
          </w:rPr>
          <w:instrText xml:space="preserve"> PAGEREF _Toc267385169 \h </w:instrText>
        </w:r>
        <w:r>
          <w:rPr>
            <w:webHidden/>
          </w:rPr>
        </w:r>
      </w:ins>
      <w:r>
        <w:rPr>
          <w:webHidden/>
        </w:rPr>
        <w:fldChar w:fldCharType="separate"/>
      </w:r>
      <w:ins w:id="99" w:author="Ellen Lehnert" w:date="2010-07-20T10:30:00Z">
        <w:r>
          <w:rPr>
            <w:webHidden/>
          </w:rPr>
          <w:t>57</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00" w:author="Ellen Lehnert" w:date="2010-07-20T10:30:00Z"/>
          <w:rFonts w:asciiTheme="minorHAnsi" w:eastAsiaTheme="minorEastAsia" w:hAnsiTheme="minorHAnsi" w:cstheme="minorBidi"/>
        </w:rPr>
        <w:pPrChange w:id="101" w:author="Ellen Lehnert" w:date="2010-07-20T10:30:00Z">
          <w:pPr>
            <w:pStyle w:val="TOC2"/>
            <w:framePr w:wrap="notBeside"/>
          </w:pPr>
        </w:pPrChange>
      </w:pPr>
      <w:ins w:id="102" w:author="Ellen Lehnert" w:date="2010-07-20T10:30:00Z">
        <w:r w:rsidRPr="006730C6">
          <w:rPr>
            <w:rStyle w:val="Hyperlink"/>
          </w:rPr>
          <w:fldChar w:fldCharType="begin"/>
        </w:r>
        <w:r w:rsidRPr="006730C6">
          <w:rPr>
            <w:rStyle w:val="Hyperlink"/>
          </w:rPr>
          <w:instrText xml:space="preserve"> </w:instrText>
        </w:r>
        <w:r>
          <w:instrText>HYPERLINK \l "_Toc267385170"</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Views to Identifying Overallocations</w:t>
        </w:r>
        <w:r>
          <w:rPr>
            <w:webHidden/>
          </w:rPr>
          <w:tab/>
        </w:r>
        <w:r>
          <w:rPr>
            <w:webHidden/>
          </w:rPr>
          <w:fldChar w:fldCharType="begin"/>
        </w:r>
        <w:r>
          <w:rPr>
            <w:webHidden/>
          </w:rPr>
          <w:instrText xml:space="preserve"> PAGEREF _Toc267385170 \h </w:instrText>
        </w:r>
        <w:r>
          <w:rPr>
            <w:webHidden/>
          </w:rPr>
        </w:r>
      </w:ins>
      <w:r>
        <w:rPr>
          <w:webHidden/>
        </w:rPr>
        <w:fldChar w:fldCharType="separate"/>
      </w:r>
      <w:ins w:id="103" w:author="Ellen Lehnert" w:date="2010-07-20T10:30:00Z">
        <w:r>
          <w:rPr>
            <w:webHidden/>
          </w:rPr>
          <w:t>58</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04" w:author="Ellen Lehnert" w:date="2010-07-20T10:30:00Z"/>
          <w:rFonts w:asciiTheme="minorHAnsi" w:eastAsiaTheme="minorEastAsia" w:hAnsiTheme="minorHAnsi" w:cstheme="minorBidi"/>
        </w:rPr>
        <w:pPrChange w:id="105" w:author="Ellen Lehnert" w:date="2010-07-20T10:30:00Z">
          <w:pPr>
            <w:pStyle w:val="TOC2"/>
            <w:framePr w:wrap="notBeside"/>
          </w:pPr>
        </w:pPrChange>
      </w:pPr>
      <w:ins w:id="106" w:author="Ellen Lehnert" w:date="2010-07-20T10:30:00Z">
        <w:r w:rsidRPr="006730C6">
          <w:rPr>
            <w:rStyle w:val="Hyperlink"/>
          </w:rPr>
          <w:fldChar w:fldCharType="begin"/>
        </w:r>
        <w:r w:rsidRPr="006730C6">
          <w:rPr>
            <w:rStyle w:val="Hyperlink"/>
          </w:rPr>
          <w:instrText xml:space="preserve"> </w:instrText>
        </w:r>
        <w:r>
          <w:instrText>HYPERLINK \l "_Toc267385171"</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Leveling Resources Manually</w:t>
        </w:r>
        <w:r>
          <w:rPr>
            <w:webHidden/>
          </w:rPr>
          <w:tab/>
        </w:r>
        <w:r>
          <w:rPr>
            <w:webHidden/>
          </w:rPr>
          <w:fldChar w:fldCharType="begin"/>
        </w:r>
        <w:r>
          <w:rPr>
            <w:webHidden/>
          </w:rPr>
          <w:instrText xml:space="preserve"> PAGEREF _Toc267385171 \h </w:instrText>
        </w:r>
        <w:r>
          <w:rPr>
            <w:webHidden/>
          </w:rPr>
        </w:r>
      </w:ins>
      <w:r>
        <w:rPr>
          <w:webHidden/>
        </w:rPr>
        <w:fldChar w:fldCharType="separate"/>
      </w:r>
      <w:ins w:id="107" w:author="Ellen Lehnert" w:date="2010-07-20T10:30:00Z">
        <w:r>
          <w:rPr>
            <w:webHidden/>
          </w:rPr>
          <w:t>62</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08" w:author="Ellen Lehnert" w:date="2010-07-20T10:30:00Z"/>
          <w:rFonts w:asciiTheme="minorHAnsi" w:eastAsiaTheme="minorEastAsia" w:hAnsiTheme="minorHAnsi" w:cstheme="minorBidi"/>
        </w:rPr>
        <w:pPrChange w:id="109" w:author="Ellen Lehnert" w:date="2010-07-20T10:30:00Z">
          <w:pPr>
            <w:pStyle w:val="TOC2"/>
            <w:framePr w:wrap="notBeside"/>
          </w:pPr>
        </w:pPrChange>
      </w:pPr>
      <w:ins w:id="110" w:author="Ellen Lehnert" w:date="2010-07-20T10:30:00Z">
        <w:r w:rsidRPr="006730C6">
          <w:rPr>
            <w:rStyle w:val="Hyperlink"/>
          </w:rPr>
          <w:fldChar w:fldCharType="begin"/>
        </w:r>
        <w:r w:rsidRPr="006730C6">
          <w:rPr>
            <w:rStyle w:val="Hyperlink"/>
          </w:rPr>
          <w:instrText xml:space="preserve"> </w:instrText>
        </w:r>
        <w:r>
          <w:instrText>HYPERLINK \l "_Toc267385172"</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Leveling Resources Automatically</w:t>
        </w:r>
        <w:r>
          <w:rPr>
            <w:webHidden/>
          </w:rPr>
          <w:tab/>
        </w:r>
        <w:r>
          <w:rPr>
            <w:webHidden/>
          </w:rPr>
          <w:fldChar w:fldCharType="begin"/>
        </w:r>
        <w:r>
          <w:rPr>
            <w:webHidden/>
          </w:rPr>
          <w:instrText xml:space="preserve"> PAGEREF _Toc267385172 \h </w:instrText>
        </w:r>
        <w:r>
          <w:rPr>
            <w:webHidden/>
          </w:rPr>
        </w:r>
      </w:ins>
      <w:r>
        <w:rPr>
          <w:webHidden/>
        </w:rPr>
        <w:fldChar w:fldCharType="separate"/>
      </w:r>
      <w:ins w:id="111" w:author="Ellen Lehnert" w:date="2010-07-20T10:30:00Z">
        <w:r>
          <w:rPr>
            <w:webHidden/>
          </w:rPr>
          <w:t>64</w:t>
        </w:r>
        <w:r>
          <w:rPr>
            <w:webHidden/>
          </w:rPr>
          <w:fldChar w:fldCharType="end"/>
        </w:r>
        <w:r w:rsidRPr="006730C6">
          <w:rPr>
            <w:rStyle w:val="Hyperlink"/>
          </w:rPr>
          <w:fldChar w:fldCharType="end"/>
        </w:r>
      </w:ins>
    </w:p>
    <w:p w:rsidR="009E198A" w:rsidRDefault="009E198A" w:rsidP="009E198A">
      <w:pPr>
        <w:pStyle w:val="TOC2"/>
        <w:framePr w:w="6408" w:wrap="notBeside" w:x="4321" w:y="5761" w:anchorLock="0"/>
        <w:rPr>
          <w:ins w:id="112" w:author="Ellen Lehnert" w:date="2010-07-20T10:30:00Z"/>
          <w:rFonts w:asciiTheme="minorHAnsi" w:eastAsiaTheme="minorEastAsia" w:hAnsiTheme="minorHAnsi" w:cstheme="minorBidi"/>
        </w:rPr>
        <w:pPrChange w:id="113" w:author="Ellen Lehnert" w:date="2010-07-20T10:30:00Z">
          <w:pPr>
            <w:pStyle w:val="TOC2"/>
            <w:framePr w:wrap="notBeside"/>
          </w:pPr>
        </w:pPrChange>
      </w:pPr>
      <w:ins w:id="114" w:author="Ellen Lehnert" w:date="2010-07-20T10:30:00Z">
        <w:r w:rsidRPr="006730C6">
          <w:rPr>
            <w:rStyle w:val="Hyperlink"/>
          </w:rPr>
          <w:fldChar w:fldCharType="begin"/>
        </w:r>
        <w:r w:rsidRPr="006730C6">
          <w:rPr>
            <w:rStyle w:val="Hyperlink"/>
          </w:rPr>
          <w:instrText xml:space="preserve"> </w:instrText>
        </w:r>
        <w:r>
          <w:instrText>HYPERLINK \l "_Toc267385173"</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Practice: Resolving Resource Overallocations</w:t>
        </w:r>
        <w:r>
          <w:rPr>
            <w:webHidden/>
          </w:rPr>
          <w:tab/>
        </w:r>
        <w:r>
          <w:rPr>
            <w:webHidden/>
          </w:rPr>
          <w:fldChar w:fldCharType="begin"/>
        </w:r>
        <w:r>
          <w:rPr>
            <w:webHidden/>
          </w:rPr>
          <w:instrText xml:space="preserve"> PAGEREF _Toc267385173 \h </w:instrText>
        </w:r>
        <w:r>
          <w:rPr>
            <w:webHidden/>
          </w:rPr>
        </w:r>
      </w:ins>
      <w:r>
        <w:rPr>
          <w:webHidden/>
        </w:rPr>
        <w:fldChar w:fldCharType="separate"/>
      </w:r>
      <w:ins w:id="115" w:author="Ellen Lehnert" w:date="2010-07-20T10:30:00Z">
        <w:r>
          <w:rPr>
            <w:webHidden/>
          </w:rPr>
          <w:t>70</w:t>
        </w:r>
        <w:r>
          <w:rPr>
            <w:webHidden/>
          </w:rPr>
          <w:fldChar w:fldCharType="end"/>
        </w:r>
        <w:r w:rsidRPr="006730C6">
          <w:rPr>
            <w:rStyle w:val="Hyperlink"/>
          </w:rPr>
          <w:fldChar w:fldCharType="end"/>
        </w:r>
      </w:ins>
    </w:p>
    <w:p w:rsidR="009E198A" w:rsidRDefault="009E198A" w:rsidP="009E198A">
      <w:pPr>
        <w:pStyle w:val="TOC1"/>
        <w:framePr w:w="6408" w:wrap="notBeside" w:x="4321" w:y="5761" w:anchorLock="0"/>
        <w:rPr>
          <w:ins w:id="116" w:author="Ellen Lehnert" w:date="2010-07-20T10:30:00Z"/>
          <w:rFonts w:asciiTheme="minorHAnsi" w:eastAsiaTheme="minorEastAsia" w:hAnsiTheme="minorHAnsi" w:cstheme="minorBidi"/>
          <w:b w:val="0"/>
          <w:sz w:val="22"/>
          <w:szCs w:val="22"/>
        </w:rPr>
        <w:pPrChange w:id="117" w:author="Ellen Lehnert" w:date="2010-07-20T10:30:00Z">
          <w:pPr>
            <w:pStyle w:val="TOC1"/>
            <w:framePr w:wrap="notBeside"/>
          </w:pPr>
        </w:pPrChange>
      </w:pPr>
      <w:ins w:id="118" w:author="Ellen Lehnert" w:date="2010-07-20T10:30:00Z">
        <w:r w:rsidRPr="006730C6">
          <w:rPr>
            <w:rStyle w:val="Hyperlink"/>
          </w:rPr>
          <w:fldChar w:fldCharType="begin"/>
        </w:r>
        <w:r w:rsidRPr="006730C6">
          <w:rPr>
            <w:rStyle w:val="Hyperlink"/>
          </w:rPr>
          <w:instrText xml:space="preserve"> </w:instrText>
        </w:r>
        <w:r>
          <w:instrText>HYPERLINK \l "_Toc267385174"</w:instrText>
        </w:r>
        <w:r w:rsidRPr="006730C6">
          <w:rPr>
            <w:rStyle w:val="Hyperlink"/>
          </w:rPr>
          <w:instrText xml:space="preserve"> </w:instrText>
        </w:r>
        <w:r w:rsidRPr="006730C6">
          <w:rPr>
            <w:rStyle w:val="Hyperlink"/>
          </w:rPr>
        </w:r>
        <w:r w:rsidRPr="006730C6">
          <w:rPr>
            <w:rStyle w:val="Hyperlink"/>
          </w:rPr>
          <w:fldChar w:fldCharType="separate"/>
        </w:r>
        <w:r w:rsidRPr="006730C6">
          <w:rPr>
            <w:rStyle w:val="Hyperlink"/>
          </w:rPr>
          <w:t>Summary</w:t>
        </w:r>
        <w:r>
          <w:rPr>
            <w:webHidden/>
          </w:rPr>
          <w:tab/>
        </w:r>
        <w:r>
          <w:rPr>
            <w:webHidden/>
          </w:rPr>
          <w:fldChar w:fldCharType="begin"/>
        </w:r>
        <w:r>
          <w:rPr>
            <w:webHidden/>
          </w:rPr>
          <w:instrText xml:space="preserve"> PAGEREF _Toc267385174 \h </w:instrText>
        </w:r>
        <w:r>
          <w:rPr>
            <w:webHidden/>
          </w:rPr>
        </w:r>
      </w:ins>
      <w:r>
        <w:rPr>
          <w:webHidden/>
        </w:rPr>
        <w:fldChar w:fldCharType="separate"/>
      </w:r>
      <w:ins w:id="119" w:author="Ellen Lehnert" w:date="2010-07-20T10:30:00Z">
        <w:r>
          <w:rPr>
            <w:webHidden/>
          </w:rPr>
          <w:t>71</w:t>
        </w:r>
        <w:r>
          <w:rPr>
            <w:webHidden/>
          </w:rPr>
          <w:fldChar w:fldCharType="end"/>
        </w:r>
        <w:r w:rsidRPr="006730C6">
          <w:rPr>
            <w:rStyle w:val="Hyperlink"/>
          </w:rPr>
          <w:fldChar w:fldCharType="end"/>
        </w:r>
      </w:ins>
    </w:p>
    <w:p w:rsidR="00B44925" w:rsidDel="00174B3F" w:rsidRDefault="00FF0809" w:rsidP="009E198A">
      <w:pPr>
        <w:pStyle w:val="TOC1"/>
        <w:framePr w:w="6408" w:wrap="notBeside" w:x="4321" w:y="5761" w:anchorLock="0"/>
        <w:rPr>
          <w:ins w:id="120" w:author="Heather Perreaux" w:date="2010-06-14T14:20:00Z"/>
          <w:del w:id="121" w:author="Ellen Lehnert" w:date="2010-07-19T20:08:00Z"/>
          <w:rFonts w:asciiTheme="minorHAnsi" w:eastAsiaTheme="minorEastAsia" w:hAnsiTheme="minorHAnsi" w:cstheme="minorBidi"/>
          <w:b w:val="0"/>
          <w:sz w:val="22"/>
          <w:szCs w:val="22"/>
        </w:rPr>
      </w:pPr>
      <w:ins w:id="122" w:author="Heather Perreaux" w:date="2010-06-14T14:20:00Z">
        <w:del w:id="123" w:author="Ellen Lehnert" w:date="2010-07-19T20:08:00Z">
          <w:r w:rsidRPr="00174B3F" w:rsidDel="00174B3F">
            <w:rPr>
              <w:rStyle w:val="Hyperlink"/>
            </w:rPr>
            <w:delText>Module Overview</w:delText>
          </w:r>
          <w:r w:rsidDel="00174B3F">
            <w:rPr>
              <w:webHidden/>
            </w:rPr>
            <w:tab/>
            <w:delText>1</w:delText>
          </w:r>
        </w:del>
      </w:ins>
    </w:p>
    <w:p w:rsidR="00F15844" w:rsidRDefault="00FF0809" w:rsidP="009E198A">
      <w:pPr>
        <w:pStyle w:val="TOC1"/>
        <w:framePr w:w="6408" w:wrap="notBeside" w:x="4321" w:y="5761" w:anchorLock="0"/>
        <w:rPr>
          <w:ins w:id="124" w:author="Heather Perreaux" w:date="2010-06-14T14:20:00Z"/>
          <w:del w:id="125" w:author="Ellen Lehnert" w:date="2010-07-19T20:08:00Z"/>
          <w:rFonts w:asciiTheme="minorHAnsi" w:eastAsiaTheme="minorEastAsia" w:hAnsiTheme="minorHAnsi" w:cstheme="minorBidi"/>
          <w:b w:val="0"/>
          <w:sz w:val="22"/>
          <w:szCs w:val="22"/>
        </w:rPr>
      </w:pPr>
      <w:ins w:id="126" w:author="Heather Perreaux" w:date="2010-06-14T14:20:00Z">
        <w:del w:id="127" w:author="Ellen Lehnert" w:date="2010-07-19T20:08:00Z">
          <w:r w:rsidRPr="00174B3F" w:rsidDel="00174B3F">
            <w:rPr>
              <w:rStyle w:val="Hyperlink"/>
            </w:rPr>
            <w:delText>Lesson 1: Overview of Assignments</w:delText>
          </w:r>
          <w:r w:rsidDel="00174B3F">
            <w:rPr>
              <w:webHidden/>
            </w:rPr>
            <w:tab/>
            <w:delText>2</w:delText>
          </w:r>
        </w:del>
      </w:ins>
    </w:p>
    <w:p w:rsidR="00F15844" w:rsidRDefault="00FF0809" w:rsidP="009E198A">
      <w:pPr>
        <w:pStyle w:val="TOC2"/>
        <w:framePr w:w="6408" w:wrap="notBeside" w:x="4321" w:y="5761" w:anchorLock="0"/>
        <w:rPr>
          <w:ins w:id="128" w:author="Heather Perreaux" w:date="2010-06-14T14:20:00Z"/>
          <w:del w:id="129" w:author="Ellen Lehnert" w:date="2010-07-19T20:08:00Z"/>
          <w:rFonts w:asciiTheme="minorHAnsi" w:eastAsiaTheme="minorEastAsia" w:hAnsiTheme="minorHAnsi" w:cstheme="minorBidi"/>
        </w:rPr>
      </w:pPr>
      <w:ins w:id="130" w:author="Heather Perreaux" w:date="2010-06-14T14:20:00Z">
        <w:del w:id="131" w:author="Ellen Lehnert" w:date="2010-07-19T20:08:00Z">
          <w:r w:rsidRPr="00174B3F" w:rsidDel="00174B3F">
            <w:rPr>
              <w:rStyle w:val="Hyperlink"/>
            </w:rPr>
            <w:delText>Review of Task Types and Effort-Driven Scheduling</w:delText>
          </w:r>
          <w:r w:rsidDel="00174B3F">
            <w:rPr>
              <w:webHidden/>
            </w:rPr>
            <w:tab/>
            <w:delText>3</w:delText>
          </w:r>
        </w:del>
      </w:ins>
    </w:p>
    <w:p w:rsidR="00F15844" w:rsidRDefault="00FF0809" w:rsidP="009E198A">
      <w:pPr>
        <w:pStyle w:val="TOC2"/>
        <w:framePr w:w="6408" w:wrap="notBeside" w:x="4321" w:y="5761" w:anchorLock="0"/>
        <w:rPr>
          <w:ins w:id="132" w:author="Heather Perreaux" w:date="2010-06-14T14:20:00Z"/>
          <w:del w:id="133" w:author="Ellen Lehnert" w:date="2010-07-19T20:08:00Z"/>
          <w:rFonts w:asciiTheme="minorHAnsi" w:eastAsiaTheme="minorEastAsia" w:hAnsiTheme="minorHAnsi" w:cstheme="minorBidi"/>
        </w:rPr>
      </w:pPr>
      <w:ins w:id="134" w:author="Heather Perreaux" w:date="2010-06-14T14:20:00Z">
        <w:del w:id="135" w:author="Ellen Lehnert" w:date="2010-07-19T20:08:00Z">
          <w:r w:rsidRPr="00174B3F" w:rsidDel="00174B3F">
            <w:rPr>
              <w:rStyle w:val="Hyperlink"/>
            </w:rPr>
            <w:delText>What is an Assignment?</w:delText>
          </w:r>
          <w:r w:rsidDel="00174B3F">
            <w:rPr>
              <w:webHidden/>
            </w:rPr>
            <w:tab/>
            <w:delText>6</w:delText>
          </w:r>
        </w:del>
      </w:ins>
    </w:p>
    <w:p w:rsidR="00F15844" w:rsidRDefault="00FF0809" w:rsidP="009E198A">
      <w:pPr>
        <w:pStyle w:val="TOC2"/>
        <w:framePr w:w="6408" w:wrap="notBeside" w:x="4321" w:y="5761" w:anchorLock="0"/>
        <w:rPr>
          <w:ins w:id="136" w:author="Heather Perreaux" w:date="2010-06-14T14:20:00Z"/>
          <w:del w:id="137" w:author="Ellen Lehnert" w:date="2010-07-19T20:08:00Z"/>
          <w:rFonts w:asciiTheme="minorHAnsi" w:eastAsiaTheme="minorEastAsia" w:hAnsiTheme="minorHAnsi" w:cstheme="minorBidi"/>
        </w:rPr>
      </w:pPr>
      <w:ins w:id="138" w:author="Heather Perreaux" w:date="2010-06-14T14:20:00Z">
        <w:del w:id="139" w:author="Ellen Lehnert" w:date="2010-07-19T20:08:00Z">
          <w:r w:rsidRPr="00174B3F" w:rsidDel="00174B3F">
            <w:rPr>
              <w:rStyle w:val="Hyperlink"/>
            </w:rPr>
            <w:delText>Assignment Formula</w:delText>
          </w:r>
          <w:r w:rsidDel="00174B3F">
            <w:rPr>
              <w:webHidden/>
            </w:rPr>
            <w:tab/>
            <w:delText>7</w:delText>
          </w:r>
        </w:del>
      </w:ins>
    </w:p>
    <w:p w:rsidR="00F15844" w:rsidRDefault="00FF0809" w:rsidP="009E198A">
      <w:pPr>
        <w:pStyle w:val="TOC1"/>
        <w:framePr w:w="6408" w:wrap="notBeside" w:x="4321" w:y="5761" w:anchorLock="0"/>
        <w:rPr>
          <w:ins w:id="140" w:author="Heather Perreaux" w:date="2010-06-14T14:20:00Z"/>
          <w:del w:id="141" w:author="Ellen Lehnert" w:date="2010-07-19T20:08:00Z"/>
          <w:rFonts w:asciiTheme="minorHAnsi" w:eastAsiaTheme="minorEastAsia" w:hAnsiTheme="minorHAnsi" w:cstheme="minorBidi"/>
          <w:b w:val="0"/>
          <w:sz w:val="22"/>
          <w:szCs w:val="22"/>
        </w:rPr>
      </w:pPr>
      <w:ins w:id="142" w:author="Heather Perreaux" w:date="2010-06-14T14:20:00Z">
        <w:del w:id="143" w:author="Ellen Lehnert" w:date="2010-07-19T20:08:00Z">
          <w:r w:rsidRPr="00174B3F" w:rsidDel="00174B3F">
            <w:rPr>
              <w:rStyle w:val="Hyperlink"/>
            </w:rPr>
            <w:delText>Lesson 2: Creating Assignments</w:delText>
          </w:r>
          <w:r w:rsidDel="00174B3F">
            <w:rPr>
              <w:webHidden/>
            </w:rPr>
            <w:tab/>
            <w:delText>13</w:delText>
          </w:r>
        </w:del>
      </w:ins>
    </w:p>
    <w:p w:rsidR="00F15844" w:rsidRDefault="00FF0809" w:rsidP="009E198A">
      <w:pPr>
        <w:pStyle w:val="TOC2"/>
        <w:framePr w:w="6408" w:wrap="notBeside" w:x="4321" w:y="5761" w:anchorLock="0"/>
        <w:rPr>
          <w:ins w:id="144" w:author="Heather Perreaux" w:date="2010-06-14T14:20:00Z"/>
          <w:del w:id="145" w:author="Ellen Lehnert" w:date="2010-07-19T20:08:00Z"/>
          <w:rFonts w:asciiTheme="minorHAnsi" w:eastAsiaTheme="minorEastAsia" w:hAnsiTheme="minorHAnsi" w:cstheme="minorBidi"/>
        </w:rPr>
      </w:pPr>
      <w:ins w:id="146" w:author="Heather Perreaux" w:date="2010-06-14T14:20:00Z">
        <w:del w:id="147" w:author="Ellen Lehnert" w:date="2010-07-19T20:08:00Z">
          <w:r w:rsidRPr="00174B3F" w:rsidDel="00174B3F">
            <w:rPr>
              <w:rStyle w:val="Hyperlink"/>
            </w:rPr>
            <w:delText>Creating Fixed Unit Assignments</w:delText>
          </w:r>
          <w:r w:rsidDel="00174B3F">
            <w:rPr>
              <w:webHidden/>
            </w:rPr>
            <w:tab/>
            <w:delText>14</w:delText>
          </w:r>
        </w:del>
      </w:ins>
    </w:p>
    <w:p w:rsidR="00F15844" w:rsidRDefault="00FF0809" w:rsidP="009E198A">
      <w:pPr>
        <w:pStyle w:val="TOC2"/>
        <w:framePr w:w="6408" w:wrap="notBeside" w:x="4321" w:y="5761" w:anchorLock="0"/>
        <w:rPr>
          <w:ins w:id="148" w:author="Heather Perreaux" w:date="2010-06-14T14:20:00Z"/>
          <w:del w:id="149" w:author="Ellen Lehnert" w:date="2010-07-19T20:08:00Z"/>
          <w:rFonts w:asciiTheme="minorHAnsi" w:eastAsiaTheme="minorEastAsia" w:hAnsiTheme="minorHAnsi" w:cstheme="minorBidi"/>
        </w:rPr>
      </w:pPr>
      <w:ins w:id="150" w:author="Heather Perreaux" w:date="2010-06-14T14:20:00Z">
        <w:del w:id="151" w:author="Ellen Lehnert" w:date="2010-07-19T20:08:00Z">
          <w:r w:rsidRPr="00174B3F" w:rsidDel="00174B3F">
            <w:rPr>
              <w:rStyle w:val="Hyperlink"/>
            </w:rPr>
            <w:delText>Creating Fixed Duration Assignments</w:delText>
          </w:r>
          <w:r w:rsidDel="00174B3F">
            <w:rPr>
              <w:webHidden/>
            </w:rPr>
            <w:tab/>
            <w:delText>19</w:delText>
          </w:r>
        </w:del>
      </w:ins>
    </w:p>
    <w:p w:rsidR="00F15844" w:rsidRDefault="00FF0809" w:rsidP="009E198A">
      <w:pPr>
        <w:pStyle w:val="TOC2"/>
        <w:framePr w:w="6408" w:wrap="notBeside" w:x="4321" w:y="5761" w:anchorLock="0"/>
        <w:rPr>
          <w:ins w:id="152" w:author="Heather Perreaux" w:date="2010-06-14T14:20:00Z"/>
          <w:del w:id="153" w:author="Ellen Lehnert" w:date="2010-07-19T20:08:00Z"/>
          <w:rFonts w:asciiTheme="minorHAnsi" w:eastAsiaTheme="minorEastAsia" w:hAnsiTheme="minorHAnsi" w:cstheme="minorBidi"/>
        </w:rPr>
      </w:pPr>
      <w:ins w:id="154" w:author="Heather Perreaux" w:date="2010-06-14T14:20:00Z">
        <w:del w:id="155" w:author="Ellen Lehnert" w:date="2010-07-19T20:08:00Z">
          <w:r w:rsidRPr="00174B3F" w:rsidDel="00174B3F">
            <w:rPr>
              <w:rStyle w:val="Hyperlink"/>
            </w:rPr>
            <w:delText>Creating Fixed Work Tasks</w:delText>
          </w:r>
          <w:r w:rsidDel="00174B3F">
            <w:rPr>
              <w:webHidden/>
            </w:rPr>
            <w:tab/>
            <w:delText>22</w:delText>
          </w:r>
        </w:del>
      </w:ins>
    </w:p>
    <w:p w:rsidR="00F15844" w:rsidRDefault="00FF0809" w:rsidP="009E198A">
      <w:pPr>
        <w:pStyle w:val="TOC2"/>
        <w:framePr w:w="6408" w:wrap="notBeside" w:x="4321" w:y="5761" w:anchorLock="0"/>
        <w:rPr>
          <w:ins w:id="156" w:author="Heather Perreaux" w:date="2010-06-14T14:20:00Z"/>
          <w:del w:id="157" w:author="Ellen Lehnert" w:date="2010-07-19T20:08:00Z"/>
          <w:rFonts w:asciiTheme="minorHAnsi" w:eastAsiaTheme="minorEastAsia" w:hAnsiTheme="minorHAnsi" w:cstheme="minorBidi"/>
        </w:rPr>
      </w:pPr>
      <w:ins w:id="158" w:author="Heather Perreaux" w:date="2010-06-14T14:20:00Z">
        <w:del w:id="159" w:author="Ellen Lehnert" w:date="2010-07-19T20:08:00Z">
          <w:r w:rsidRPr="00174B3F" w:rsidDel="00174B3F">
            <w:rPr>
              <w:rStyle w:val="Hyperlink"/>
            </w:rPr>
            <w:delText>Manual VS. Automatic Scheduling Assignments</w:delText>
          </w:r>
          <w:r w:rsidDel="00174B3F">
            <w:rPr>
              <w:webHidden/>
            </w:rPr>
            <w:tab/>
            <w:delText>24</w:delText>
          </w:r>
        </w:del>
      </w:ins>
    </w:p>
    <w:p w:rsidR="00F15844" w:rsidRDefault="00FF0809" w:rsidP="009E198A">
      <w:pPr>
        <w:pStyle w:val="TOC2"/>
        <w:framePr w:w="6408" w:wrap="notBeside" w:x="4321" w:y="5761" w:anchorLock="0"/>
        <w:rPr>
          <w:ins w:id="160" w:author="Heather Perreaux" w:date="2010-06-14T14:20:00Z"/>
          <w:del w:id="161" w:author="Ellen Lehnert" w:date="2010-07-19T20:08:00Z"/>
          <w:rFonts w:asciiTheme="minorHAnsi" w:eastAsiaTheme="minorEastAsia" w:hAnsiTheme="minorHAnsi" w:cstheme="minorBidi"/>
        </w:rPr>
      </w:pPr>
      <w:ins w:id="162" w:author="Heather Perreaux" w:date="2010-06-14T14:20:00Z">
        <w:del w:id="163" w:author="Ellen Lehnert" w:date="2010-07-19T20:08:00Z">
          <w:r w:rsidRPr="00174B3F" w:rsidDel="00174B3F">
            <w:rPr>
              <w:rStyle w:val="Hyperlink"/>
            </w:rPr>
            <w:delText>Practice: Creating Assignments</w:delText>
          </w:r>
          <w:r w:rsidDel="00174B3F">
            <w:rPr>
              <w:webHidden/>
            </w:rPr>
            <w:tab/>
            <w:delText>27</w:delText>
          </w:r>
        </w:del>
      </w:ins>
    </w:p>
    <w:p w:rsidR="00F15844" w:rsidRDefault="00FF0809" w:rsidP="009E198A">
      <w:pPr>
        <w:pStyle w:val="TOC1"/>
        <w:framePr w:w="6408" w:wrap="notBeside" w:x="4321" w:y="5761" w:anchorLock="0"/>
        <w:rPr>
          <w:ins w:id="164" w:author="Heather Perreaux" w:date="2010-06-14T14:20:00Z"/>
          <w:del w:id="165" w:author="Ellen Lehnert" w:date="2010-07-19T20:08:00Z"/>
          <w:rFonts w:asciiTheme="minorHAnsi" w:eastAsiaTheme="minorEastAsia" w:hAnsiTheme="minorHAnsi" w:cstheme="minorBidi"/>
          <w:b w:val="0"/>
          <w:sz w:val="22"/>
          <w:szCs w:val="22"/>
        </w:rPr>
      </w:pPr>
      <w:ins w:id="166" w:author="Heather Perreaux" w:date="2010-06-14T14:20:00Z">
        <w:del w:id="167" w:author="Ellen Lehnert" w:date="2010-07-19T20:08:00Z">
          <w:r w:rsidRPr="00174B3F" w:rsidDel="00174B3F">
            <w:rPr>
              <w:rStyle w:val="Hyperlink"/>
            </w:rPr>
            <w:delText>Lesson 3: Factors that Affect Assignments</w:delText>
          </w:r>
          <w:r w:rsidDel="00174B3F">
            <w:rPr>
              <w:webHidden/>
            </w:rPr>
            <w:tab/>
            <w:delText>28</w:delText>
          </w:r>
        </w:del>
      </w:ins>
    </w:p>
    <w:p w:rsidR="00F15844" w:rsidRDefault="00FF0809" w:rsidP="009E198A">
      <w:pPr>
        <w:pStyle w:val="TOC2"/>
        <w:framePr w:w="6408" w:wrap="notBeside" w:x="4321" w:y="5761" w:anchorLock="0"/>
        <w:rPr>
          <w:ins w:id="168" w:author="Heather Perreaux" w:date="2010-06-14T14:20:00Z"/>
          <w:del w:id="169" w:author="Ellen Lehnert" w:date="2010-07-19T20:08:00Z"/>
          <w:rFonts w:asciiTheme="minorHAnsi" w:eastAsiaTheme="minorEastAsia" w:hAnsiTheme="minorHAnsi" w:cstheme="minorBidi"/>
        </w:rPr>
      </w:pPr>
      <w:ins w:id="170" w:author="Heather Perreaux" w:date="2010-06-14T14:20:00Z">
        <w:del w:id="171" w:author="Ellen Lehnert" w:date="2010-07-19T20:08:00Z">
          <w:r w:rsidRPr="00174B3F" w:rsidDel="00174B3F">
            <w:rPr>
              <w:rStyle w:val="Hyperlink"/>
            </w:rPr>
            <w:delText>Percentage Assignments</w:delText>
          </w:r>
          <w:r w:rsidDel="00174B3F">
            <w:rPr>
              <w:webHidden/>
            </w:rPr>
            <w:tab/>
            <w:delText>29</w:delText>
          </w:r>
        </w:del>
      </w:ins>
    </w:p>
    <w:p w:rsidR="00F15844" w:rsidRDefault="00FF0809" w:rsidP="009E198A">
      <w:pPr>
        <w:pStyle w:val="TOC2"/>
        <w:framePr w:w="6408" w:wrap="notBeside" w:x="4321" w:y="5761" w:anchorLock="0"/>
        <w:rPr>
          <w:ins w:id="172" w:author="Heather Perreaux" w:date="2010-06-14T14:20:00Z"/>
          <w:del w:id="173" w:author="Ellen Lehnert" w:date="2010-07-19T20:08:00Z"/>
          <w:rFonts w:asciiTheme="minorHAnsi" w:eastAsiaTheme="minorEastAsia" w:hAnsiTheme="minorHAnsi" w:cstheme="minorBidi"/>
        </w:rPr>
      </w:pPr>
      <w:ins w:id="174" w:author="Heather Perreaux" w:date="2010-06-14T14:20:00Z">
        <w:del w:id="175" w:author="Ellen Lehnert" w:date="2010-07-19T20:08:00Z">
          <w:r w:rsidRPr="00174B3F" w:rsidDel="00174B3F">
            <w:rPr>
              <w:rStyle w:val="Hyperlink"/>
            </w:rPr>
            <w:delText>Delaying an Assignment</w:delText>
          </w:r>
          <w:r w:rsidDel="00174B3F">
            <w:rPr>
              <w:webHidden/>
            </w:rPr>
            <w:tab/>
            <w:delText>32</w:delText>
          </w:r>
        </w:del>
      </w:ins>
    </w:p>
    <w:p w:rsidR="00F15844" w:rsidRDefault="00FF0809" w:rsidP="009E198A">
      <w:pPr>
        <w:pStyle w:val="TOC2"/>
        <w:framePr w:w="6408" w:wrap="notBeside" w:x="4321" w:y="5761" w:anchorLock="0"/>
        <w:rPr>
          <w:ins w:id="176" w:author="Heather Perreaux" w:date="2010-06-14T14:20:00Z"/>
          <w:del w:id="177" w:author="Ellen Lehnert" w:date="2010-07-19T20:08:00Z"/>
          <w:rFonts w:asciiTheme="minorHAnsi" w:eastAsiaTheme="minorEastAsia" w:hAnsiTheme="minorHAnsi" w:cstheme="minorBidi"/>
        </w:rPr>
      </w:pPr>
      <w:ins w:id="178" w:author="Heather Perreaux" w:date="2010-06-14T14:20:00Z">
        <w:del w:id="179" w:author="Ellen Lehnert" w:date="2010-07-19T20:08:00Z">
          <w:r w:rsidRPr="00174B3F" w:rsidDel="00174B3F">
            <w:rPr>
              <w:rStyle w:val="Hyperlink"/>
            </w:rPr>
            <w:delText>Resource Calendar</w:delText>
          </w:r>
          <w:r w:rsidDel="00174B3F">
            <w:rPr>
              <w:webHidden/>
            </w:rPr>
            <w:tab/>
            <w:delText>34</w:delText>
          </w:r>
        </w:del>
      </w:ins>
    </w:p>
    <w:p w:rsidR="00F15844" w:rsidRDefault="00FF0809" w:rsidP="009E198A">
      <w:pPr>
        <w:pStyle w:val="TOC2"/>
        <w:framePr w:w="6408" w:wrap="notBeside" w:x="4321" w:y="5761" w:anchorLock="0"/>
        <w:rPr>
          <w:ins w:id="180" w:author="Heather Perreaux" w:date="2010-06-14T14:20:00Z"/>
          <w:del w:id="181" w:author="Ellen Lehnert" w:date="2010-07-19T20:08:00Z"/>
          <w:rFonts w:asciiTheme="minorHAnsi" w:eastAsiaTheme="minorEastAsia" w:hAnsiTheme="minorHAnsi" w:cstheme="minorBidi"/>
        </w:rPr>
      </w:pPr>
      <w:ins w:id="182" w:author="Heather Perreaux" w:date="2010-06-14T14:20:00Z">
        <w:del w:id="183" w:author="Ellen Lehnert" w:date="2010-07-19T20:08:00Z">
          <w:r w:rsidRPr="00174B3F" w:rsidDel="00174B3F">
            <w:rPr>
              <w:rStyle w:val="Hyperlink"/>
            </w:rPr>
            <w:delText>Max Units</w:delText>
          </w:r>
          <w:r w:rsidDel="00174B3F">
            <w:rPr>
              <w:webHidden/>
            </w:rPr>
            <w:tab/>
            <w:delText>37</w:delText>
          </w:r>
        </w:del>
      </w:ins>
    </w:p>
    <w:p w:rsidR="00F15844" w:rsidRDefault="00FF0809" w:rsidP="009E198A">
      <w:pPr>
        <w:pStyle w:val="TOC2"/>
        <w:framePr w:w="6408" w:wrap="notBeside" w:x="4321" w:y="5761" w:anchorLock="0"/>
        <w:rPr>
          <w:ins w:id="184" w:author="Heather Perreaux" w:date="2010-06-14T14:20:00Z"/>
          <w:del w:id="185" w:author="Ellen Lehnert" w:date="2010-07-19T20:08:00Z"/>
          <w:rFonts w:asciiTheme="minorHAnsi" w:eastAsiaTheme="minorEastAsia" w:hAnsiTheme="minorHAnsi" w:cstheme="minorBidi"/>
        </w:rPr>
      </w:pPr>
      <w:ins w:id="186" w:author="Heather Perreaux" w:date="2010-06-14T14:20:00Z">
        <w:del w:id="187" w:author="Ellen Lehnert" w:date="2010-07-19T20:08:00Z">
          <w:r w:rsidRPr="00174B3F" w:rsidDel="00174B3F">
            <w:rPr>
              <w:rStyle w:val="Hyperlink"/>
            </w:rPr>
            <w:delText>Best Practices and Rules for Creating Assignments</w:delText>
          </w:r>
          <w:r w:rsidDel="00174B3F">
            <w:rPr>
              <w:webHidden/>
            </w:rPr>
            <w:tab/>
            <w:delText>39</w:delText>
          </w:r>
        </w:del>
      </w:ins>
    </w:p>
    <w:p w:rsidR="00F15844" w:rsidRDefault="00FF0809" w:rsidP="009E198A">
      <w:pPr>
        <w:pStyle w:val="TOC2"/>
        <w:framePr w:w="6408" w:wrap="notBeside" w:x="4321" w:y="5761" w:anchorLock="0"/>
        <w:rPr>
          <w:ins w:id="188" w:author="Heather Perreaux" w:date="2010-06-14T14:20:00Z"/>
          <w:del w:id="189" w:author="Ellen Lehnert" w:date="2010-07-19T20:08:00Z"/>
          <w:rFonts w:asciiTheme="minorHAnsi" w:eastAsiaTheme="minorEastAsia" w:hAnsiTheme="minorHAnsi" w:cstheme="minorBidi"/>
        </w:rPr>
      </w:pPr>
      <w:ins w:id="190" w:author="Heather Perreaux" w:date="2010-06-14T14:20:00Z">
        <w:del w:id="191" w:author="Ellen Lehnert" w:date="2010-07-19T20:08:00Z">
          <w:r w:rsidRPr="00174B3F" w:rsidDel="00174B3F">
            <w:rPr>
              <w:rStyle w:val="Hyperlink"/>
            </w:rPr>
            <w:delText>Practice: Working with Factors that Affect Assignments</w:delText>
          </w:r>
          <w:r w:rsidDel="00174B3F">
            <w:rPr>
              <w:webHidden/>
            </w:rPr>
            <w:tab/>
            <w:delText>43</w:delText>
          </w:r>
        </w:del>
      </w:ins>
    </w:p>
    <w:p w:rsidR="00F15844" w:rsidRDefault="00FF0809" w:rsidP="009E198A">
      <w:pPr>
        <w:pStyle w:val="TOC1"/>
        <w:framePr w:w="6408" w:wrap="notBeside" w:x="4321" w:y="5761" w:anchorLock="0"/>
        <w:rPr>
          <w:ins w:id="192" w:author="Heather Perreaux" w:date="2010-06-14T14:20:00Z"/>
          <w:del w:id="193" w:author="Ellen Lehnert" w:date="2010-07-19T20:08:00Z"/>
          <w:rFonts w:asciiTheme="minorHAnsi" w:eastAsiaTheme="minorEastAsia" w:hAnsiTheme="minorHAnsi" w:cstheme="minorBidi"/>
          <w:b w:val="0"/>
          <w:sz w:val="22"/>
          <w:szCs w:val="22"/>
        </w:rPr>
      </w:pPr>
      <w:ins w:id="194" w:author="Heather Perreaux" w:date="2010-06-14T14:20:00Z">
        <w:del w:id="195" w:author="Ellen Lehnert" w:date="2010-07-19T20:08:00Z">
          <w:r w:rsidRPr="00174B3F" w:rsidDel="00174B3F">
            <w:rPr>
              <w:rStyle w:val="Hyperlink"/>
            </w:rPr>
            <w:delText>Lesson 4: Viewing Resource Assignments</w:delText>
          </w:r>
          <w:r w:rsidDel="00174B3F">
            <w:rPr>
              <w:webHidden/>
            </w:rPr>
            <w:tab/>
            <w:delText>44</w:delText>
          </w:r>
        </w:del>
      </w:ins>
    </w:p>
    <w:p w:rsidR="00F15844" w:rsidRDefault="00FF0809" w:rsidP="009E198A">
      <w:pPr>
        <w:pStyle w:val="TOC2"/>
        <w:framePr w:w="6408" w:wrap="notBeside" w:x="4321" w:y="5761" w:anchorLock="0"/>
        <w:rPr>
          <w:ins w:id="196" w:author="Heather Perreaux" w:date="2010-06-14T14:20:00Z"/>
          <w:del w:id="197" w:author="Ellen Lehnert" w:date="2010-07-19T20:08:00Z"/>
          <w:rFonts w:asciiTheme="minorHAnsi" w:eastAsiaTheme="minorEastAsia" w:hAnsiTheme="minorHAnsi" w:cstheme="minorBidi"/>
        </w:rPr>
      </w:pPr>
      <w:ins w:id="198" w:author="Heather Perreaux" w:date="2010-06-14T14:20:00Z">
        <w:del w:id="199" w:author="Ellen Lehnert" w:date="2010-07-19T20:08:00Z">
          <w:r w:rsidRPr="00174B3F" w:rsidDel="00174B3F">
            <w:rPr>
              <w:rStyle w:val="Hyperlink"/>
            </w:rPr>
            <w:delText>Resource Usage View</w:delText>
          </w:r>
          <w:r w:rsidDel="00174B3F">
            <w:rPr>
              <w:webHidden/>
            </w:rPr>
            <w:tab/>
            <w:delText>45</w:delText>
          </w:r>
        </w:del>
      </w:ins>
    </w:p>
    <w:p w:rsidR="00F15844" w:rsidRDefault="00FF0809" w:rsidP="009E198A">
      <w:pPr>
        <w:pStyle w:val="TOC2"/>
        <w:framePr w:w="6408" w:wrap="notBeside" w:x="4321" w:y="5761" w:anchorLock="0"/>
        <w:rPr>
          <w:ins w:id="200" w:author="Heather Perreaux" w:date="2010-06-14T14:20:00Z"/>
          <w:del w:id="201" w:author="Ellen Lehnert" w:date="2010-07-19T20:08:00Z"/>
          <w:rFonts w:asciiTheme="minorHAnsi" w:eastAsiaTheme="minorEastAsia" w:hAnsiTheme="minorHAnsi" w:cstheme="minorBidi"/>
        </w:rPr>
      </w:pPr>
      <w:ins w:id="202" w:author="Heather Perreaux" w:date="2010-06-14T14:20:00Z">
        <w:del w:id="203" w:author="Ellen Lehnert" w:date="2010-07-19T20:08:00Z">
          <w:r w:rsidRPr="00174B3F" w:rsidDel="00174B3F">
            <w:rPr>
              <w:rStyle w:val="Hyperlink"/>
            </w:rPr>
            <w:delText>Task Usage View</w:delText>
          </w:r>
          <w:r w:rsidDel="00174B3F">
            <w:rPr>
              <w:webHidden/>
            </w:rPr>
            <w:tab/>
            <w:delText>49</w:delText>
          </w:r>
        </w:del>
      </w:ins>
    </w:p>
    <w:p w:rsidR="00F15844" w:rsidRDefault="00FF0809" w:rsidP="009E198A">
      <w:pPr>
        <w:pStyle w:val="TOC2"/>
        <w:framePr w:w="6408" w:wrap="notBeside" w:x="4321" w:y="5761" w:anchorLock="0"/>
        <w:rPr>
          <w:ins w:id="204" w:author="Heather Perreaux" w:date="2010-06-14T14:20:00Z"/>
          <w:del w:id="205" w:author="Ellen Lehnert" w:date="2010-07-19T20:08:00Z"/>
          <w:rFonts w:asciiTheme="minorHAnsi" w:eastAsiaTheme="minorEastAsia" w:hAnsiTheme="minorHAnsi" w:cstheme="minorBidi"/>
        </w:rPr>
      </w:pPr>
      <w:ins w:id="206" w:author="Heather Perreaux" w:date="2010-06-14T14:20:00Z">
        <w:del w:id="207" w:author="Ellen Lehnert" w:date="2010-07-19T20:08:00Z">
          <w:r w:rsidRPr="00174B3F" w:rsidDel="00174B3F">
            <w:rPr>
              <w:rStyle w:val="Hyperlink"/>
            </w:rPr>
            <w:delText>Team Planner View</w:delText>
          </w:r>
          <w:r w:rsidDel="00174B3F">
            <w:rPr>
              <w:webHidden/>
            </w:rPr>
            <w:tab/>
            <w:delText>51</w:delText>
          </w:r>
        </w:del>
      </w:ins>
    </w:p>
    <w:p w:rsidR="00F15844" w:rsidRDefault="00FF0809" w:rsidP="009E198A">
      <w:pPr>
        <w:pStyle w:val="TOC2"/>
        <w:framePr w:w="6408" w:wrap="notBeside" w:x="4321" w:y="5761" w:anchorLock="0"/>
        <w:rPr>
          <w:ins w:id="208" w:author="Heather Perreaux" w:date="2010-06-14T14:20:00Z"/>
          <w:del w:id="209" w:author="Ellen Lehnert" w:date="2010-07-19T20:08:00Z"/>
          <w:rFonts w:asciiTheme="minorHAnsi" w:eastAsiaTheme="minorEastAsia" w:hAnsiTheme="minorHAnsi" w:cstheme="minorBidi"/>
        </w:rPr>
      </w:pPr>
      <w:ins w:id="210" w:author="Heather Perreaux" w:date="2010-06-14T14:20:00Z">
        <w:del w:id="211" w:author="Ellen Lehnert" w:date="2010-07-19T20:08:00Z">
          <w:r w:rsidRPr="00174B3F" w:rsidDel="00174B3F">
            <w:rPr>
              <w:rStyle w:val="Hyperlink"/>
            </w:rPr>
            <w:delText>Practice: Viewing Resource Assignments</w:delText>
          </w:r>
          <w:r w:rsidDel="00174B3F">
            <w:rPr>
              <w:webHidden/>
            </w:rPr>
            <w:tab/>
            <w:delText>56</w:delText>
          </w:r>
        </w:del>
      </w:ins>
    </w:p>
    <w:p w:rsidR="00F15844" w:rsidRDefault="00FF0809" w:rsidP="009E198A">
      <w:pPr>
        <w:pStyle w:val="TOC1"/>
        <w:framePr w:w="6408" w:wrap="notBeside" w:x="4321" w:y="5761" w:anchorLock="0"/>
        <w:rPr>
          <w:ins w:id="212" w:author="Heather Perreaux" w:date="2010-06-14T14:20:00Z"/>
          <w:del w:id="213" w:author="Ellen Lehnert" w:date="2010-07-19T20:08:00Z"/>
          <w:rFonts w:asciiTheme="minorHAnsi" w:eastAsiaTheme="minorEastAsia" w:hAnsiTheme="minorHAnsi" w:cstheme="minorBidi"/>
          <w:b w:val="0"/>
          <w:sz w:val="22"/>
          <w:szCs w:val="22"/>
        </w:rPr>
      </w:pPr>
      <w:ins w:id="214" w:author="Heather Perreaux" w:date="2010-06-14T14:20:00Z">
        <w:del w:id="215" w:author="Ellen Lehnert" w:date="2010-07-19T20:08:00Z">
          <w:r w:rsidRPr="00174B3F" w:rsidDel="00174B3F">
            <w:rPr>
              <w:rStyle w:val="Hyperlink"/>
            </w:rPr>
            <w:delText>Lesson 5: Resolving Resource Overallocations</w:delText>
          </w:r>
          <w:r w:rsidDel="00174B3F">
            <w:rPr>
              <w:webHidden/>
            </w:rPr>
            <w:tab/>
            <w:delText>57</w:delText>
          </w:r>
        </w:del>
      </w:ins>
    </w:p>
    <w:p w:rsidR="00F15844" w:rsidRDefault="00FF0809" w:rsidP="009E198A">
      <w:pPr>
        <w:pStyle w:val="TOC2"/>
        <w:framePr w:w="6408" w:wrap="notBeside" w:x="4321" w:y="5761" w:anchorLock="0"/>
        <w:rPr>
          <w:ins w:id="216" w:author="Heather Perreaux" w:date="2010-06-14T14:20:00Z"/>
          <w:del w:id="217" w:author="Ellen Lehnert" w:date="2010-07-19T20:08:00Z"/>
          <w:rFonts w:asciiTheme="minorHAnsi" w:eastAsiaTheme="minorEastAsia" w:hAnsiTheme="minorHAnsi" w:cstheme="minorBidi"/>
        </w:rPr>
      </w:pPr>
      <w:ins w:id="218" w:author="Heather Perreaux" w:date="2010-06-14T14:20:00Z">
        <w:del w:id="219" w:author="Ellen Lehnert" w:date="2010-07-19T20:08:00Z">
          <w:r w:rsidRPr="00174B3F" w:rsidDel="00174B3F">
            <w:rPr>
              <w:rStyle w:val="Hyperlink"/>
            </w:rPr>
            <w:delText>Understanding Overallocations</w:delText>
          </w:r>
          <w:r w:rsidDel="00174B3F">
            <w:rPr>
              <w:webHidden/>
            </w:rPr>
            <w:tab/>
            <w:delText>58</w:delText>
          </w:r>
        </w:del>
      </w:ins>
    </w:p>
    <w:p w:rsidR="00F15844" w:rsidRDefault="00FF0809" w:rsidP="009E198A">
      <w:pPr>
        <w:pStyle w:val="TOC2"/>
        <w:framePr w:w="6408" w:wrap="notBeside" w:x="4321" w:y="5761" w:anchorLock="0"/>
        <w:rPr>
          <w:ins w:id="220" w:author="Heather Perreaux" w:date="2010-06-14T14:20:00Z"/>
          <w:del w:id="221" w:author="Ellen Lehnert" w:date="2010-07-19T20:08:00Z"/>
          <w:rFonts w:asciiTheme="minorHAnsi" w:eastAsiaTheme="minorEastAsia" w:hAnsiTheme="minorHAnsi" w:cstheme="minorBidi"/>
        </w:rPr>
      </w:pPr>
      <w:ins w:id="222" w:author="Heather Perreaux" w:date="2010-06-14T14:20:00Z">
        <w:del w:id="223" w:author="Ellen Lehnert" w:date="2010-07-19T20:08:00Z">
          <w:r w:rsidRPr="00174B3F" w:rsidDel="00174B3F">
            <w:rPr>
              <w:rStyle w:val="Hyperlink"/>
            </w:rPr>
            <w:delText>Views to Identifying Overallocations</w:delText>
          </w:r>
          <w:r w:rsidDel="00174B3F">
            <w:rPr>
              <w:webHidden/>
            </w:rPr>
            <w:tab/>
            <w:delText>59</w:delText>
          </w:r>
        </w:del>
      </w:ins>
    </w:p>
    <w:p w:rsidR="00F15844" w:rsidRDefault="00FF0809" w:rsidP="009E198A">
      <w:pPr>
        <w:pStyle w:val="TOC2"/>
        <w:framePr w:w="6408" w:wrap="notBeside" w:x="4321" w:y="5761" w:anchorLock="0"/>
        <w:rPr>
          <w:ins w:id="224" w:author="Heather Perreaux" w:date="2010-06-14T14:20:00Z"/>
          <w:del w:id="225" w:author="Ellen Lehnert" w:date="2010-07-19T20:08:00Z"/>
          <w:rFonts w:asciiTheme="minorHAnsi" w:eastAsiaTheme="minorEastAsia" w:hAnsiTheme="minorHAnsi" w:cstheme="minorBidi"/>
        </w:rPr>
      </w:pPr>
      <w:ins w:id="226" w:author="Heather Perreaux" w:date="2010-06-14T14:20:00Z">
        <w:del w:id="227" w:author="Ellen Lehnert" w:date="2010-07-19T20:08:00Z">
          <w:r w:rsidRPr="00174B3F" w:rsidDel="00174B3F">
            <w:rPr>
              <w:rStyle w:val="Hyperlink"/>
            </w:rPr>
            <w:delText>Leveling Resources Manually</w:delText>
          </w:r>
          <w:r w:rsidDel="00174B3F">
            <w:rPr>
              <w:webHidden/>
            </w:rPr>
            <w:tab/>
            <w:delText>63</w:delText>
          </w:r>
        </w:del>
      </w:ins>
    </w:p>
    <w:p w:rsidR="00F15844" w:rsidRDefault="00FF0809" w:rsidP="009E198A">
      <w:pPr>
        <w:pStyle w:val="TOC2"/>
        <w:framePr w:w="6408" w:wrap="notBeside" w:x="4321" w:y="5761" w:anchorLock="0"/>
        <w:rPr>
          <w:ins w:id="228" w:author="Heather Perreaux" w:date="2010-06-14T14:20:00Z"/>
          <w:del w:id="229" w:author="Ellen Lehnert" w:date="2010-07-19T20:08:00Z"/>
          <w:rFonts w:asciiTheme="minorHAnsi" w:eastAsiaTheme="minorEastAsia" w:hAnsiTheme="minorHAnsi" w:cstheme="minorBidi"/>
        </w:rPr>
      </w:pPr>
      <w:ins w:id="230" w:author="Heather Perreaux" w:date="2010-06-14T14:20:00Z">
        <w:del w:id="231" w:author="Ellen Lehnert" w:date="2010-07-19T20:08:00Z">
          <w:r w:rsidRPr="00174B3F" w:rsidDel="00174B3F">
            <w:rPr>
              <w:rStyle w:val="Hyperlink"/>
            </w:rPr>
            <w:delText>Leveling Resources Automatically</w:delText>
          </w:r>
          <w:r w:rsidDel="00174B3F">
            <w:rPr>
              <w:webHidden/>
            </w:rPr>
            <w:tab/>
            <w:delText>65</w:delText>
          </w:r>
        </w:del>
      </w:ins>
    </w:p>
    <w:p w:rsidR="00F15844" w:rsidRDefault="00FF0809" w:rsidP="009E198A">
      <w:pPr>
        <w:pStyle w:val="TOC2"/>
        <w:framePr w:w="6408" w:wrap="notBeside" w:x="4321" w:y="5761" w:anchorLock="0"/>
        <w:rPr>
          <w:ins w:id="232" w:author="Heather Perreaux" w:date="2010-06-14T14:20:00Z"/>
          <w:del w:id="233" w:author="Ellen Lehnert" w:date="2010-07-19T20:08:00Z"/>
          <w:rFonts w:asciiTheme="minorHAnsi" w:eastAsiaTheme="minorEastAsia" w:hAnsiTheme="minorHAnsi" w:cstheme="minorBidi"/>
        </w:rPr>
      </w:pPr>
      <w:ins w:id="234" w:author="Heather Perreaux" w:date="2010-06-14T14:20:00Z">
        <w:del w:id="235" w:author="Ellen Lehnert" w:date="2010-07-19T20:08:00Z">
          <w:r w:rsidRPr="00174B3F" w:rsidDel="00174B3F">
            <w:rPr>
              <w:rStyle w:val="Hyperlink"/>
            </w:rPr>
            <w:delText>Practice: Resolving Resource Overallocations</w:delText>
          </w:r>
          <w:r w:rsidDel="00174B3F">
            <w:rPr>
              <w:webHidden/>
            </w:rPr>
            <w:tab/>
            <w:delText>71</w:delText>
          </w:r>
        </w:del>
      </w:ins>
    </w:p>
    <w:p w:rsidR="00F15844" w:rsidRDefault="00FF0809" w:rsidP="009E198A">
      <w:pPr>
        <w:pStyle w:val="TOC1"/>
        <w:framePr w:w="6408" w:wrap="notBeside" w:x="4321" w:y="5761" w:anchorLock="0"/>
        <w:rPr>
          <w:ins w:id="236" w:author="Heather Perreaux" w:date="2010-06-14T14:20:00Z"/>
          <w:del w:id="237" w:author="Ellen Lehnert" w:date="2010-07-19T20:08:00Z"/>
          <w:rFonts w:asciiTheme="minorHAnsi" w:eastAsiaTheme="minorEastAsia" w:hAnsiTheme="minorHAnsi" w:cstheme="minorBidi"/>
          <w:b w:val="0"/>
          <w:sz w:val="22"/>
          <w:szCs w:val="22"/>
        </w:rPr>
      </w:pPr>
      <w:ins w:id="238" w:author="Heather Perreaux" w:date="2010-06-14T14:20:00Z">
        <w:del w:id="239" w:author="Ellen Lehnert" w:date="2010-07-19T20:08:00Z">
          <w:r w:rsidRPr="00174B3F" w:rsidDel="00174B3F">
            <w:rPr>
              <w:rStyle w:val="Hyperlink"/>
            </w:rPr>
            <w:delText>Summary</w:delText>
          </w:r>
          <w:r w:rsidDel="00174B3F">
            <w:rPr>
              <w:webHidden/>
            </w:rPr>
            <w:tab/>
            <w:delText>72</w:delText>
          </w:r>
        </w:del>
      </w:ins>
    </w:p>
    <w:p w:rsidR="00B44925" w:rsidDel="00174B3F" w:rsidRDefault="004F603F" w:rsidP="009E198A">
      <w:pPr>
        <w:pStyle w:val="TOC1"/>
        <w:framePr w:w="6408" w:wrap="notBeside" w:x="4321" w:y="5761" w:anchorLock="0"/>
        <w:rPr>
          <w:del w:id="240" w:author="Ellen Lehnert" w:date="2010-07-19T20:08:00Z"/>
          <w:b w:val="0"/>
          <w:sz w:val="22"/>
          <w:szCs w:val="22"/>
        </w:rPr>
      </w:pPr>
      <w:del w:id="241" w:author="Ellen Lehnert" w:date="2010-07-19T20:08:00Z">
        <w:r w:rsidDel="00174B3F">
          <w:rPr>
            <w:webHidden/>
          </w:rPr>
          <w:tab/>
          <w:delText>1</w:delText>
        </w:r>
      </w:del>
    </w:p>
    <w:p w:rsidR="00F15844" w:rsidRDefault="004F603F" w:rsidP="009E198A">
      <w:pPr>
        <w:pStyle w:val="TOC1"/>
        <w:framePr w:w="6408" w:wrap="notBeside" w:x="4321" w:y="5761" w:anchorLock="0"/>
        <w:rPr>
          <w:del w:id="242" w:author="Ellen Lehnert" w:date="2010-07-19T20:08:00Z"/>
          <w:b w:val="0"/>
          <w:sz w:val="22"/>
          <w:szCs w:val="22"/>
        </w:rPr>
      </w:pPr>
      <w:del w:id="243" w:author="Ellen Lehnert" w:date="2010-07-19T20:08:00Z">
        <w:r w:rsidRPr="00FF0809" w:rsidDel="00174B3F">
          <w:delText>Lesson 1: Overview of Assignments</w:delText>
        </w:r>
        <w:r w:rsidDel="00174B3F">
          <w:rPr>
            <w:webHidden/>
          </w:rPr>
          <w:tab/>
          <w:delText>2</w:delText>
        </w:r>
      </w:del>
    </w:p>
    <w:p w:rsidR="00F15844" w:rsidRDefault="00BE1CB8" w:rsidP="009E198A">
      <w:pPr>
        <w:pStyle w:val="TOC2"/>
        <w:framePr w:w="6408" w:wrap="notBeside" w:x="4321" w:y="5761" w:anchorLock="0"/>
        <w:rPr>
          <w:del w:id="244" w:author="Ellen Lehnert" w:date="2010-07-19T20:08:00Z"/>
        </w:rPr>
      </w:pPr>
      <w:del w:id="245" w:author="Ellen Lehnert" w:date="2010-07-19T20:08:00Z">
        <w:r w:rsidRPr="00BE1CB8">
          <w:rPr>
            <w:rPrChange w:id="246" w:author="Heather Perreaux" w:date="2010-06-14T14:20:00Z">
              <w:rPr>
                <w:rStyle w:val="Hyperlink"/>
                <w:b/>
                <w:sz w:val="24"/>
                <w:szCs w:val="20"/>
              </w:rPr>
            </w:rPrChange>
          </w:rPr>
          <w:delText>Review of Task Types and Effort-Driven Scheduling</w:delText>
        </w:r>
        <w:r w:rsidR="004F603F" w:rsidDel="00174B3F">
          <w:rPr>
            <w:webHidden/>
          </w:rPr>
          <w:tab/>
          <w:delText>3</w:delText>
        </w:r>
      </w:del>
    </w:p>
    <w:p w:rsidR="00F15844" w:rsidRDefault="00BE1CB8" w:rsidP="009E198A">
      <w:pPr>
        <w:pStyle w:val="TOC2"/>
        <w:framePr w:w="6408" w:wrap="notBeside" w:x="4321" w:y="5761" w:anchorLock="0"/>
        <w:rPr>
          <w:del w:id="247" w:author="Ellen Lehnert" w:date="2010-07-19T20:08:00Z"/>
        </w:rPr>
      </w:pPr>
      <w:del w:id="248" w:author="Ellen Lehnert" w:date="2010-07-19T20:08:00Z">
        <w:r w:rsidRPr="00BE1CB8">
          <w:rPr>
            <w:rPrChange w:id="249" w:author="Heather Perreaux" w:date="2010-06-14T14:20:00Z">
              <w:rPr>
                <w:rStyle w:val="Hyperlink"/>
                <w:b/>
                <w:sz w:val="24"/>
                <w:szCs w:val="20"/>
              </w:rPr>
            </w:rPrChange>
          </w:rPr>
          <w:delText>What is an Assignment?</w:delText>
        </w:r>
        <w:r w:rsidR="004F603F" w:rsidDel="00174B3F">
          <w:rPr>
            <w:webHidden/>
          </w:rPr>
          <w:tab/>
          <w:delText>6</w:delText>
        </w:r>
      </w:del>
    </w:p>
    <w:p w:rsidR="00F15844" w:rsidRDefault="00BE1CB8" w:rsidP="009E198A">
      <w:pPr>
        <w:pStyle w:val="TOC2"/>
        <w:framePr w:w="6408" w:wrap="notBeside" w:x="4321" w:y="5761" w:anchorLock="0"/>
        <w:rPr>
          <w:del w:id="250" w:author="Ellen Lehnert" w:date="2010-07-19T20:08:00Z"/>
        </w:rPr>
      </w:pPr>
      <w:del w:id="251" w:author="Ellen Lehnert" w:date="2010-07-19T20:08:00Z">
        <w:r w:rsidRPr="00BE1CB8">
          <w:rPr>
            <w:rPrChange w:id="252" w:author="Heather Perreaux" w:date="2010-06-14T14:20:00Z">
              <w:rPr>
                <w:rStyle w:val="Hyperlink"/>
                <w:b/>
                <w:sz w:val="24"/>
                <w:szCs w:val="20"/>
              </w:rPr>
            </w:rPrChange>
          </w:rPr>
          <w:delText>Assignment Formula</w:delText>
        </w:r>
        <w:r w:rsidR="004F603F" w:rsidDel="00174B3F">
          <w:rPr>
            <w:webHidden/>
          </w:rPr>
          <w:tab/>
          <w:delText>7</w:delText>
        </w:r>
      </w:del>
    </w:p>
    <w:p w:rsidR="00F15844" w:rsidRDefault="00BE1CB8" w:rsidP="009E198A">
      <w:pPr>
        <w:pStyle w:val="TOC1"/>
        <w:framePr w:w="6408" w:wrap="notBeside" w:x="4321" w:y="5761" w:anchorLock="0"/>
        <w:rPr>
          <w:del w:id="253" w:author="Ellen Lehnert" w:date="2010-07-19T20:08:00Z"/>
          <w:b w:val="0"/>
          <w:sz w:val="22"/>
          <w:szCs w:val="22"/>
        </w:rPr>
      </w:pPr>
      <w:del w:id="254" w:author="Ellen Lehnert" w:date="2010-07-19T20:08:00Z">
        <w:r w:rsidRPr="00BE1CB8">
          <w:rPr>
            <w:rPrChange w:id="255" w:author="Heather Perreaux" w:date="2010-06-14T14:20:00Z">
              <w:rPr>
                <w:rStyle w:val="Hyperlink"/>
                <w:b w:val="0"/>
              </w:rPr>
            </w:rPrChange>
          </w:rPr>
          <w:delText>Lesson 2: Creating Assignments</w:delText>
        </w:r>
        <w:r w:rsidR="004F603F" w:rsidDel="00174B3F">
          <w:rPr>
            <w:webHidden/>
          </w:rPr>
          <w:tab/>
          <w:delText>12</w:delText>
        </w:r>
      </w:del>
    </w:p>
    <w:p w:rsidR="00F15844" w:rsidRDefault="00BE1CB8" w:rsidP="009E198A">
      <w:pPr>
        <w:pStyle w:val="TOC2"/>
        <w:framePr w:w="6408" w:wrap="notBeside" w:x="4321" w:y="5761" w:anchorLock="0"/>
        <w:rPr>
          <w:del w:id="256" w:author="Ellen Lehnert" w:date="2010-07-19T20:08:00Z"/>
        </w:rPr>
      </w:pPr>
      <w:del w:id="257" w:author="Ellen Lehnert" w:date="2010-07-19T20:08:00Z">
        <w:r w:rsidRPr="00BE1CB8">
          <w:rPr>
            <w:rPrChange w:id="258" w:author="Heather Perreaux" w:date="2010-06-14T14:20:00Z">
              <w:rPr>
                <w:rStyle w:val="Hyperlink"/>
                <w:b/>
                <w:sz w:val="24"/>
                <w:szCs w:val="20"/>
              </w:rPr>
            </w:rPrChange>
          </w:rPr>
          <w:delText>Creating Fixed Unit Assignments</w:delText>
        </w:r>
        <w:r w:rsidR="004F603F" w:rsidDel="00174B3F">
          <w:rPr>
            <w:webHidden/>
          </w:rPr>
          <w:tab/>
          <w:delText>13</w:delText>
        </w:r>
      </w:del>
    </w:p>
    <w:p w:rsidR="00F15844" w:rsidRDefault="00BE1CB8" w:rsidP="009E198A">
      <w:pPr>
        <w:pStyle w:val="TOC2"/>
        <w:framePr w:w="6408" w:wrap="notBeside" w:x="4321" w:y="5761" w:anchorLock="0"/>
        <w:rPr>
          <w:del w:id="259" w:author="Ellen Lehnert" w:date="2010-07-19T20:08:00Z"/>
        </w:rPr>
      </w:pPr>
      <w:del w:id="260" w:author="Ellen Lehnert" w:date="2010-07-19T20:08:00Z">
        <w:r w:rsidRPr="00BE1CB8">
          <w:rPr>
            <w:rPrChange w:id="261" w:author="Heather Perreaux" w:date="2010-06-14T14:20:00Z">
              <w:rPr>
                <w:rStyle w:val="Hyperlink"/>
                <w:b/>
                <w:sz w:val="24"/>
                <w:szCs w:val="20"/>
              </w:rPr>
            </w:rPrChange>
          </w:rPr>
          <w:delText>Creating Fixed Duration Assignments</w:delText>
        </w:r>
        <w:r w:rsidR="004F603F" w:rsidDel="00174B3F">
          <w:rPr>
            <w:webHidden/>
          </w:rPr>
          <w:tab/>
          <w:delText>18</w:delText>
        </w:r>
      </w:del>
    </w:p>
    <w:p w:rsidR="00F15844" w:rsidRDefault="00BE1CB8" w:rsidP="009E198A">
      <w:pPr>
        <w:pStyle w:val="TOC2"/>
        <w:framePr w:w="6408" w:wrap="notBeside" w:x="4321" w:y="5761" w:anchorLock="0"/>
        <w:rPr>
          <w:del w:id="262" w:author="Ellen Lehnert" w:date="2010-07-19T20:08:00Z"/>
        </w:rPr>
      </w:pPr>
      <w:del w:id="263" w:author="Ellen Lehnert" w:date="2010-07-19T20:08:00Z">
        <w:r w:rsidRPr="00BE1CB8">
          <w:rPr>
            <w:rPrChange w:id="264" w:author="Heather Perreaux" w:date="2010-06-14T14:20:00Z">
              <w:rPr>
                <w:rStyle w:val="Hyperlink"/>
                <w:b/>
                <w:sz w:val="24"/>
                <w:szCs w:val="20"/>
              </w:rPr>
            </w:rPrChange>
          </w:rPr>
          <w:delText>Creating Fixed Work Tasks</w:delText>
        </w:r>
        <w:r w:rsidR="004F603F" w:rsidDel="00174B3F">
          <w:rPr>
            <w:webHidden/>
          </w:rPr>
          <w:tab/>
          <w:delText>21</w:delText>
        </w:r>
      </w:del>
    </w:p>
    <w:p w:rsidR="00F15844" w:rsidRDefault="00BE1CB8" w:rsidP="009E198A">
      <w:pPr>
        <w:pStyle w:val="TOC2"/>
        <w:framePr w:w="6408" w:wrap="notBeside" w:x="4321" w:y="5761" w:anchorLock="0"/>
        <w:rPr>
          <w:del w:id="265" w:author="Ellen Lehnert" w:date="2010-07-19T20:08:00Z"/>
        </w:rPr>
      </w:pPr>
      <w:del w:id="266" w:author="Ellen Lehnert" w:date="2010-07-19T20:08:00Z">
        <w:r w:rsidRPr="00BE1CB8">
          <w:rPr>
            <w:rPrChange w:id="267" w:author="Heather Perreaux" w:date="2010-06-14T14:20:00Z">
              <w:rPr>
                <w:rStyle w:val="Hyperlink"/>
                <w:b/>
                <w:sz w:val="24"/>
                <w:szCs w:val="20"/>
              </w:rPr>
            </w:rPrChange>
          </w:rPr>
          <w:delText>Manual VS. Automatic scheduling assignments</w:delText>
        </w:r>
        <w:r w:rsidR="004F603F" w:rsidDel="00174B3F">
          <w:rPr>
            <w:webHidden/>
          </w:rPr>
          <w:tab/>
          <w:delText>23</w:delText>
        </w:r>
      </w:del>
    </w:p>
    <w:p w:rsidR="00F15844" w:rsidRDefault="00BE1CB8" w:rsidP="009E198A">
      <w:pPr>
        <w:pStyle w:val="TOC2"/>
        <w:framePr w:w="6408" w:wrap="notBeside" w:x="4321" w:y="5761" w:anchorLock="0"/>
        <w:rPr>
          <w:del w:id="268" w:author="Ellen Lehnert" w:date="2010-07-19T20:08:00Z"/>
        </w:rPr>
      </w:pPr>
      <w:del w:id="269" w:author="Ellen Lehnert" w:date="2010-07-19T20:08:00Z">
        <w:r w:rsidRPr="00BE1CB8">
          <w:rPr>
            <w:rPrChange w:id="270" w:author="Heather Perreaux" w:date="2010-06-14T14:20:00Z">
              <w:rPr>
                <w:rStyle w:val="Hyperlink"/>
                <w:b/>
                <w:sz w:val="24"/>
                <w:szCs w:val="20"/>
              </w:rPr>
            </w:rPrChange>
          </w:rPr>
          <w:delText>Practice: Creating Assignments</w:delText>
        </w:r>
        <w:r w:rsidR="004F603F" w:rsidDel="00174B3F">
          <w:rPr>
            <w:webHidden/>
          </w:rPr>
          <w:tab/>
          <w:delText>26</w:delText>
        </w:r>
      </w:del>
    </w:p>
    <w:p w:rsidR="00F15844" w:rsidRDefault="00BE1CB8" w:rsidP="009E198A">
      <w:pPr>
        <w:pStyle w:val="TOC1"/>
        <w:framePr w:w="6408" w:wrap="notBeside" w:x="4321" w:y="5761" w:anchorLock="0"/>
        <w:rPr>
          <w:del w:id="271" w:author="Ellen Lehnert" w:date="2010-07-19T20:08:00Z"/>
          <w:b w:val="0"/>
          <w:sz w:val="22"/>
          <w:szCs w:val="22"/>
        </w:rPr>
      </w:pPr>
      <w:del w:id="272" w:author="Ellen Lehnert" w:date="2010-07-19T20:08:00Z">
        <w:r w:rsidRPr="00BE1CB8">
          <w:rPr>
            <w:rPrChange w:id="273" w:author="Heather Perreaux" w:date="2010-06-14T14:20:00Z">
              <w:rPr>
                <w:rStyle w:val="Hyperlink"/>
                <w:b w:val="0"/>
              </w:rPr>
            </w:rPrChange>
          </w:rPr>
          <w:delText>Lesson 3: Factors that Affect Assignments</w:delText>
        </w:r>
        <w:r w:rsidR="004F603F" w:rsidDel="00174B3F">
          <w:rPr>
            <w:webHidden/>
          </w:rPr>
          <w:tab/>
          <w:delText>27</w:delText>
        </w:r>
      </w:del>
    </w:p>
    <w:p w:rsidR="00F15844" w:rsidRDefault="00BE1CB8" w:rsidP="009E198A">
      <w:pPr>
        <w:pStyle w:val="TOC2"/>
        <w:framePr w:w="6408" w:wrap="notBeside" w:x="4321" w:y="5761" w:anchorLock="0"/>
        <w:rPr>
          <w:del w:id="274" w:author="Ellen Lehnert" w:date="2010-07-19T20:08:00Z"/>
        </w:rPr>
      </w:pPr>
      <w:del w:id="275" w:author="Ellen Lehnert" w:date="2010-07-19T20:08:00Z">
        <w:r w:rsidRPr="00BE1CB8">
          <w:rPr>
            <w:rPrChange w:id="276" w:author="Heather Perreaux" w:date="2010-06-14T14:20:00Z">
              <w:rPr>
                <w:rStyle w:val="Hyperlink"/>
                <w:b/>
                <w:sz w:val="24"/>
                <w:szCs w:val="20"/>
              </w:rPr>
            </w:rPrChange>
          </w:rPr>
          <w:delText>Percentage Assignments</w:delText>
        </w:r>
        <w:r w:rsidR="004F603F" w:rsidDel="00174B3F">
          <w:rPr>
            <w:webHidden/>
          </w:rPr>
          <w:tab/>
          <w:delText>28</w:delText>
        </w:r>
      </w:del>
    </w:p>
    <w:p w:rsidR="00F15844" w:rsidRDefault="00BE1CB8" w:rsidP="009E198A">
      <w:pPr>
        <w:pStyle w:val="TOC2"/>
        <w:framePr w:w="6408" w:wrap="notBeside" w:x="4321" w:y="5761" w:anchorLock="0"/>
        <w:rPr>
          <w:del w:id="277" w:author="Ellen Lehnert" w:date="2010-07-19T20:08:00Z"/>
        </w:rPr>
      </w:pPr>
      <w:del w:id="278" w:author="Ellen Lehnert" w:date="2010-07-19T20:08:00Z">
        <w:r w:rsidRPr="00BE1CB8">
          <w:rPr>
            <w:rPrChange w:id="279" w:author="Heather Perreaux" w:date="2010-06-14T14:20:00Z">
              <w:rPr>
                <w:rStyle w:val="Hyperlink"/>
                <w:b/>
                <w:sz w:val="24"/>
                <w:szCs w:val="20"/>
              </w:rPr>
            </w:rPrChange>
          </w:rPr>
          <w:delText>Delaying an Assignment</w:delText>
        </w:r>
        <w:r w:rsidR="004F603F" w:rsidDel="00174B3F">
          <w:rPr>
            <w:webHidden/>
          </w:rPr>
          <w:tab/>
          <w:delText>31</w:delText>
        </w:r>
      </w:del>
    </w:p>
    <w:p w:rsidR="00F15844" w:rsidRDefault="00BE1CB8" w:rsidP="009E198A">
      <w:pPr>
        <w:pStyle w:val="TOC2"/>
        <w:framePr w:w="6408" w:wrap="notBeside" w:x="4321" w:y="5761" w:anchorLock="0"/>
        <w:rPr>
          <w:del w:id="280" w:author="Ellen Lehnert" w:date="2010-07-19T20:08:00Z"/>
        </w:rPr>
      </w:pPr>
      <w:del w:id="281" w:author="Ellen Lehnert" w:date="2010-07-19T20:08:00Z">
        <w:r w:rsidRPr="00BE1CB8">
          <w:rPr>
            <w:rPrChange w:id="282" w:author="Heather Perreaux" w:date="2010-06-14T14:20:00Z">
              <w:rPr>
                <w:rStyle w:val="Hyperlink"/>
                <w:b/>
                <w:sz w:val="24"/>
                <w:szCs w:val="20"/>
              </w:rPr>
            </w:rPrChange>
          </w:rPr>
          <w:delText>Resource Calendar</w:delText>
        </w:r>
        <w:r w:rsidR="004F603F" w:rsidDel="00174B3F">
          <w:rPr>
            <w:webHidden/>
          </w:rPr>
          <w:tab/>
          <w:delText>33</w:delText>
        </w:r>
      </w:del>
    </w:p>
    <w:p w:rsidR="00F15844" w:rsidRDefault="00BE1CB8" w:rsidP="009E198A">
      <w:pPr>
        <w:pStyle w:val="TOC2"/>
        <w:framePr w:w="6408" w:wrap="notBeside" w:x="4321" w:y="5761" w:anchorLock="0"/>
        <w:rPr>
          <w:del w:id="283" w:author="Ellen Lehnert" w:date="2010-07-19T20:08:00Z"/>
        </w:rPr>
      </w:pPr>
      <w:del w:id="284" w:author="Ellen Lehnert" w:date="2010-07-19T20:08:00Z">
        <w:r w:rsidRPr="00BE1CB8">
          <w:rPr>
            <w:rPrChange w:id="285" w:author="Heather Perreaux" w:date="2010-06-14T14:20:00Z">
              <w:rPr>
                <w:rStyle w:val="Hyperlink"/>
                <w:b/>
                <w:sz w:val="24"/>
                <w:szCs w:val="20"/>
              </w:rPr>
            </w:rPrChange>
          </w:rPr>
          <w:delText>Max Units</w:delText>
        </w:r>
        <w:r w:rsidR="004F603F" w:rsidDel="00174B3F">
          <w:rPr>
            <w:webHidden/>
          </w:rPr>
          <w:tab/>
          <w:delText>36</w:delText>
        </w:r>
      </w:del>
    </w:p>
    <w:p w:rsidR="00F15844" w:rsidRDefault="00BE1CB8" w:rsidP="009E198A">
      <w:pPr>
        <w:pStyle w:val="TOC2"/>
        <w:framePr w:w="6408" w:wrap="notBeside" w:x="4321" w:y="5761" w:anchorLock="0"/>
        <w:rPr>
          <w:del w:id="286" w:author="Ellen Lehnert" w:date="2010-07-19T20:08:00Z"/>
        </w:rPr>
      </w:pPr>
      <w:del w:id="287" w:author="Ellen Lehnert" w:date="2010-07-19T20:08:00Z">
        <w:r w:rsidRPr="00BE1CB8">
          <w:rPr>
            <w:rPrChange w:id="288" w:author="Heather Perreaux" w:date="2010-06-14T14:20:00Z">
              <w:rPr>
                <w:rStyle w:val="Hyperlink"/>
                <w:b/>
                <w:sz w:val="24"/>
                <w:szCs w:val="20"/>
              </w:rPr>
            </w:rPrChange>
          </w:rPr>
          <w:delText>Best Practices and Rules for Creating Assignments</w:delText>
        </w:r>
        <w:r w:rsidR="004F603F" w:rsidDel="00174B3F">
          <w:rPr>
            <w:webHidden/>
          </w:rPr>
          <w:tab/>
          <w:delText>38</w:delText>
        </w:r>
      </w:del>
    </w:p>
    <w:p w:rsidR="00F15844" w:rsidRDefault="00BE1CB8" w:rsidP="009E198A">
      <w:pPr>
        <w:pStyle w:val="TOC2"/>
        <w:framePr w:w="6408" w:wrap="notBeside" w:x="4321" w:y="5761" w:anchorLock="0"/>
        <w:rPr>
          <w:del w:id="289" w:author="Ellen Lehnert" w:date="2010-07-19T20:08:00Z"/>
        </w:rPr>
      </w:pPr>
      <w:del w:id="290" w:author="Ellen Lehnert" w:date="2010-07-19T20:08:00Z">
        <w:r w:rsidRPr="00BE1CB8">
          <w:rPr>
            <w:rPrChange w:id="291" w:author="Heather Perreaux" w:date="2010-06-14T14:20:00Z">
              <w:rPr>
                <w:rStyle w:val="Hyperlink"/>
                <w:b/>
                <w:sz w:val="24"/>
                <w:szCs w:val="20"/>
              </w:rPr>
            </w:rPrChange>
          </w:rPr>
          <w:delText>Practice: Working with Factors that Affect Assignments</w:delText>
        </w:r>
        <w:r w:rsidR="004F603F" w:rsidDel="00174B3F">
          <w:rPr>
            <w:webHidden/>
          </w:rPr>
          <w:tab/>
          <w:delText>42</w:delText>
        </w:r>
      </w:del>
    </w:p>
    <w:p w:rsidR="00F15844" w:rsidRDefault="00BE1CB8" w:rsidP="009E198A">
      <w:pPr>
        <w:pStyle w:val="TOC1"/>
        <w:framePr w:w="6408" w:wrap="notBeside" w:x="4321" w:y="5761" w:anchorLock="0"/>
        <w:rPr>
          <w:del w:id="292" w:author="Ellen Lehnert" w:date="2010-07-19T20:08:00Z"/>
          <w:b w:val="0"/>
          <w:sz w:val="22"/>
          <w:szCs w:val="22"/>
        </w:rPr>
      </w:pPr>
      <w:del w:id="293" w:author="Ellen Lehnert" w:date="2010-07-19T20:08:00Z">
        <w:r w:rsidRPr="00BE1CB8">
          <w:rPr>
            <w:rPrChange w:id="294" w:author="Heather Perreaux" w:date="2010-06-14T14:20:00Z">
              <w:rPr>
                <w:rStyle w:val="Hyperlink"/>
                <w:b w:val="0"/>
              </w:rPr>
            </w:rPrChange>
          </w:rPr>
          <w:delText>Lesson 4: Viewing Resource Assignments</w:delText>
        </w:r>
        <w:r w:rsidR="004F603F" w:rsidDel="00174B3F">
          <w:rPr>
            <w:webHidden/>
          </w:rPr>
          <w:tab/>
          <w:delText>43</w:delText>
        </w:r>
      </w:del>
    </w:p>
    <w:p w:rsidR="00F15844" w:rsidRDefault="00BE1CB8" w:rsidP="009E198A">
      <w:pPr>
        <w:pStyle w:val="TOC2"/>
        <w:framePr w:w="6408" w:wrap="notBeside" w:x="4321" w:y="5761" w:anchorLock="0"/>
        <w:rPr>
          <w:del w:id="295" w:author="Ellen Lehnert" w:date="2010-07-19T20:08:00Z"/>
        </w:rPr>
      </w:pPr>
      <w:del w:id="296" w:author="Ellen Lehnert" w:date="2010-07-19T20:08:00Z">
        <w:r w:rsidRPr="00BE1CB8">
          <w:rPr>
            <w:rPrChange w:id="297" w:author="Heather Perreaux" w:date="2010-06-14T14:20:00Z">
              <w:rPr>
                <w:rStyle w:val="Hyperlink"/>
                <w:b/>
                <w:sz w:val="24"/>
                <w:szCs w:val="20"/>
              </w:rPr>
            </w:rPrChange>
          </w:rPr>
          <w:delText>Resource Usage View</w:delText>
        </w:r>
        <w:r w:rsidR="004F603F" w:rsidDel="00174B3F">
          <w:rPr>
            <w:webHidden/>
          </w:rPr>
          <w:tab/>
          <w:delText>44</w:delText>
        </w:r>
      </w:del>
    </w:p>
    <w:p w:rsidR="00F15844" w:rsidRDefault="00BE1CB8" w:rsidP="009E198A">
      <w:pPr>
        <w:pStyle w:val="TOC2"/>
        <w:framePr w:w="6408" w:wrap="notBeside" w:x="4321" w:y="5761" w:anchorLock="0"/>
        <w:rPr>
          <w:del w:id="298" w:author="Ellen Lehnert" w:date="2010-07-19T20:08:00Z"/>
        </w:rPr>
      </w:pPr>
      <w:del w:id="299" w:author="Ellen Lehnert" w:date="2010-07-19T20:08:00Z">
        <w:r w:rsidRPr="00BE1CB8">
          <w:rPr>
            <w:rPrChange w:id="300" w:author="Heather Perreaux" w:date="2010-06-14T14:20:00Z">
              <w:rPr>
                <w:rStyle w:val="Hyperlink"/>
                <w:b/>
                <w:sz w:val="24"/>
                <w:szCs w:val="20"/>
              </w:rPr>
            </w:rPrChange>
          </w:rPr>
          <w:delText>Task Usage View</w:delText>
        </w:r>
        <w:r w:rsidR="004F603F" w:rsidDel="00174B3F">
          <w:rPr>
            <w:webHidden/>
          </w:rPr>
          <w:tab/>
          <w:delText>48</w:delText>
        </w:r>
      </w:del>
    </w:p>
    <w:p w:rsidR="00F15844" w:rsidRDefault="00BE1CB8" w:rsidP="009E198A">
      <w:pPr>
        <w:pStyle w:val="TOC2"/>
        <w:framePr w:w="6408" w:wrap="notBeside" w:x="4321" w:y="5761" w:anchorLock="0"/>
        <w:rPr>
          <w:del w:id="301" w:author="Ellen Lehnert" w:date="2010-07-19T20:08:00Z"/>
        </w:rPr>
      </w:pPr>
      <w:del w:id="302" w:author="Ellen Lehnert" w:date="2010-07-19T20:08:00Z">
        <w:r w:rsidRPr="00BE1CB8">
          <w:rPr>
            <w:rPrChange w:id="303" w:author="Heather Perreaux" w:date="2010-06-14T14:20:00Z">
              <w:rPr>
                <w:rStyle w:val="Hyperlink"/>
                <w:b/>
                <w:sz w:val="24"/>
                <w:szCs w:val="20"/>
              </w:rPr>
            </w:rPrChange>
          </w:rPr>
          <w:delText>Team Planner View</w:delText>
        </w:r>
        <w:r w:rsidR="004F603F" w:rsidDel="00174B3F">
          <w:rPr>
            <w:webHidden/>
          </w:rPr>
          <w:tab/>
          <w:delText>50</w:delText>
        </w:r>
      </w:del>
    </w:p>
    <w:p w:rsidR="00F15844" w:rsidRDefault="00BE1CB8" w:rsidP="009E198A">
      <w:pPr>
        <w:pStyle w:val="TOC2"/>
        <w:framePr w:w="6408" w:wrap="notBeside" w:x="4321" w:y="5761" w:anchorLock="0"/>
        <w:rPr>
          <w:del w:id="304" w:author="Ellen Lehnert" w:date="2010-07-19T20:08:00Z"/>
        </w:rPr>
      </w:pPr>
      <w:del w:id="305" w:author="Ellen Lehnert" w:date="2010-07-19T20:08:00Z">
        <w:r w:rsidRPr="00BE1CB8">
          <w:rPr>
            <w:rPrChange w:id="306" w:author="Heather Perreaux" w:date="2010-06-14T14:20:00Z">
              <w:rPr>
                <w:rStyle w:val="Hyperlink"/>
                <w:b/>
                <w:sz w:val="24"/>
                <w:szCs w:val="20"/>
              </w:rPr>
            </w:rPrChange>
          </w:rPr>
          <w:delText>Practice: Viewing Resource Assignments</w:delText>
        </w:r>
        <w:r w:rsidR="004F603F" w:rsidDel="00174B3F">
          <w:rPr>
            <w:webHidden/>
          </w:rPr>
          <w:tab/>
          <w:delText>55</w:delText>
        </w:r>
      </w:del>
    </w:p>
    <w:p w:rsidR="00F15844" w:rsidRDefault="00BE1CB8" w:rsidP="009E198A">
      <w:pPr>
        <w:pStyle w:val="TOC1"/>
        <w:framePr w:w="6408" w:wrap="notBeside" w:x="4321" w:y="5761" w:anchorLock="0"/>
        <w:rPr>
          <w:del w:id="307" w:author="Ellen Lehnert" w:date="2010-07-19T20:08:00Z"/>
          <w:b w:val="0"/>
          <w:sz w:val="22"/>
          <w:szCs w:val="22"/>
        </w:rPr>
      </w:pPr>
      <w:del w:id="308" w:author="Ellen Lehnert" w:date="2010-07-19T20:08:00Z">
        <w:r w:rsidRPr="00BE1CB8">
          <w:rPr>
            <w:rPrChange w:id="309" w:author="Heather Perreaux" w:date="2010-06-14T14:20:00Z">
              <w:rPr>
                <w:rStyle w:val="Hyperlink"/>
                <w:b w:val="0"/>
              </w:rPr>
            </w:rPrChange>
          </w:rPr>
          <w:delText>Lesson 5: Resolving Resource Over-Allocations</w:delText>
        </w:r>
        <w:r w:rsidR="004F603F" w:rsidDel="00174B3F">
          <w:rPr>
            <w:webHidden/>
          </w:rPr>
          <w:tab/>
          <w:delText>56</w:delText>
        </w:r>
      </w:del>
    </w:p>
    <w:p w:rsidR="00F15844" w:rsidRDefault="00BE1CB8" w:rsidP="009E198A">
      <w:pPr>
        <w:pStyle w:val="TOC2"/>
        <w:framePr w:w="6408" w:wrap="notBeside" w:x="4321" w:y="5761" w:anchorLock="0"/>
        <w:rPr>
          <w:del w:id="310" w:author="Ellen Lehnert" w:date="2010-07-19T20:08:00Z"/>
        </w:rPr>
      </w:pPr>
      <w:del w:id="311" w:author="Ellen Lehnert" w:date="2010-07-19T20:08:00Z">
        <w:r w:rsidRPr="00BE1CB8">
          <w:rPr>
            <w:rPrChange w:id="312" w:author="Heather Perreaux" w:date="2010-06-14T14:20:00Z">
              <w:rPr>
                <w:rStyle w:val="Hyperlink"/>
                <w:b/>
                <w:sz w:val="24"/>
                <w:szCs w:val="20"/>
              </w:rPr>
            </w:rPrChange>
          </w:rPr>
          <w:delText>Understanding Over-Allocations</w:delText>
        </w:r>
        <w:r w:rsidR="004F603F" w:rsidDel="00174B3F">
          <w:rPr>
            <w:webHidden/>
          </w:rPr>
          <w:tab/>
          <w:delText>57</w:delText>
        </w:r>
      </w:del>
    </w:p>
    <w:p w:rsidR="00F15844" w:rsidRDefault="00BE1CB8" w:rsidP="009E198A">
      <w:pPr>
        <w:pStyle w:val="TOC2"/>
        <w:framePr w:w="6408" w:wrap="notBeside" w:x="4321" w:y="5761" w:anchorLock="0"/>
        <w:rPr>
          <w:del w:id="313" w:author="Ellen Lehnert" w:date="2010-07-19T20:08:00Z"/>
        </w:rPr>
      </w:pPr>
      <w:del w:id="314" w:author="Ellen Lehnert" w:date="2010-07-19T20:08:00Z">
        <w:r w:rsidRPr="00BE1CB8">
          <w:rPr>
            <w:rPrChange w:id="315" w:author="Heather Perreaux" w:date="2010-06-14T14:20:00Z">
              <w:rPr>
                <w:rStyle w:val="Hyperlink"/>
                <w:b/>
                <w:sz w:val="24"/>
                <w:szCs w:val="20"/>
              </w:rPr>
            </w:rPrChange>
          </w:rPr>
          <w:delText>Views to Discover Over-Allocations</w:delText>
        </w:r>
        <w:r w:rsidR="004F603F" w:rsidDel="00174B3F">
          <w:rPr>
            <w:webHidden/>
          </w:rPr>
          <w:tab/>
          <w:delText>58</w:delText>
        </w:r>
      </w:del>
    </w:p>
    <w:p w:rsidR="00F15844" w:rsidRDefault="00BE1CB8" w:rsidP="009E198A">
      <w:pPr>
        <w:pStyle w:val="TOC2"/>
        <w:framePr w:w="6408" w:wrap="notBeside" w:x="4321" w:y="5761" w:anchorLock="0"/>
        <w:rPr>
          <w:del w:id="316" w:author="Ellen Lehnert" w:date="2010-07-19T20:08:00Z"/>
        </w:rPr>
      </w:pPr>
      <w:del w:id="317" w:author="Ellen Lehnert" w:date="2010-07-19T20:08:00Z">
        <w:r w:rsidRPr="00BE1CB8">
          <w:rPr>
            <w:rPrChange w:id="318" w:author="Heather Perreaux" w:date="2010-06-14T14:20:00Z">
              <w:rPr>
                <w:rStyle w:val="Hyperlink"/>
                <w:b/>
                <w:sz w:val="24"/>
                <w:szCs w:val="20"/>
              </w:rPr>
            </w:rPrChange>
          </w:rPr>
          <w:delText>Leveling Resources Manually</w:delText>
        </w:r>
        <w:r w:rsidR="004F603F" w:rsidDel="00174B3F">
          <w:rPr>
            <w:webHidden/>
          </w:rPr>
          <w:tab/>
          <w:delText>62</w:delText>
        </w:r>
      </w:del>
    </w:p>
    <w:p w:rsidR="00F15844" w:rsidRDefault="00BE1CB8" w:rsidP="009E198A">
      <w:pPr>
        <w:pStyle w:val="TOC2"/>
        <w:framePr w:w="6408" w:wrap="notBeside" w:x="4321" w:y="5761" w:anchorLock="0"/>
        <w:rPr>
          <w:del w:id="319" w:author="Ellen Lehnert" w:date="2010-07-19T20:08:00Z"/>
        </w:rPr>
      </w:pPr>
      <w:del w:id="320" w:author="Ellen Lehnert" w:date="2010-07-19T20:08:00Z">
        <w:r w:rsidRPr="00BE1CB8">
          <w:rPr>
            <w:rPrChange w:id="321" w:author="Heather Perreaux" w:date="2010-06-14T14:20:00Z">
              <w:rPr>
                <w:rStyle w:val="Hyperlink"/>
                <w:b/>
                <w:sz w:val="24"/>
                <w:szCs w:val="20"/>
              </w:rPr>
            </w:rPrChange>
          </w:rPr>
          <w:delText>Leveling Resources Automatically</w:delText>
        </w:r>
        <w:r w:rsidR="004F603F" w:rsidDel="00174B3F">
          <w:rPr>
            <w:webHidden/>
          </w:rPr>
          <w:tab/>
          <w:delText>64</w:delText>
        </w:r>
      </w:del>
    </w:p>
    <w:p w:rsidR="00F15844" w:rsidRDefault="00BE1CB8" w:rsidP="009E198A">
      <w:pPr>
        <w:pStyle w:val="TOC2"/>
        <w:framePr w:w="6408" w:wrap="notBeside" w:x="4321" w:y="5761" w:anchorLock="0"/>
        <w:rPr>
          <w:del w:id="322" w:author="Ellen Lehnert" w:date="2010-07-19T20:08:00Z"/>
        </w:rPr>
      </w:pPr>
      <w:del w:id="323" w:author="Ellen Lehnert" w:date="2010-07-19T20:08:00Z">
        <w:r w:rsidRPr="00BE1CB8">
          <w:rPr>
            <w:rPrChange w:id="324" w:author="Heather Perreaux" w:date="2010-06-14T14:20:00Z">
              <w:rPr>
                <w:rStyle w:val="Hyperlink"/>
                <w:b/>
                <w:sz w:val="24"/>
                <w:szCs w:val="20"/>
              </w:rPr>
            </w:rPrChange>
          </w:rPr>
          <w:delText>Practice: Resolving Resource Over-Allocations</w:delText>
        </w:r>
        <w:r w:rsidR="004F603F" w:rsidDel="00174B3F">
          <w:rPr>
            <w:webHidden/>
          </w:rPr>
          <w:tab/>
          <w:delText>70</w:delText>
        </w:r>
      </w:del>
    </w:p>
    <w:p w:rsidR="00F15844" w:rsidRDefault="00BE1CB8" w:rsidP="009E198A">
      <w:pPr>
        <w:pStyle w:val="TOC1"/>
        <w:framePr w:w="6408" w:wrap="notBeside" w:x="4321" w:y="5761" w:anchorLock="0"/>
        <w:rPr>
          <w:del w:id="325" w:author="Ellen Lehnert" w:date="2010-07-19T20:08:00Z"/>
          <w:b w:val="0"/>
          <w:sz w:val="22"/>
          <w:szCs w:val="22"/>
        </w:rPr>
      </w:pPr>
      <w:del w:id="326" w:author="Ellen Lehnert" w:date="2010-07-19T20:08:00Z">
        <w:r w:rsidRPr="00BE1CB8">
          <w:rPr>
            <w:rPrChange w:id="327" w:author="Heather Perreaux" w:date="2010-06-14T14:20:00Z">
              <w:rPr>
                <w:rStyle w:val="Hyperlink"/>
                <w:b w:val="0"/>
              </w:rPr>
            </w:rPrChange>
          </w:rPr>
          <w:delText>Summary</w:delText>
        </w:r>
        <w:r w:rsidR="004F603F" w:rsidDel="00174B3F">
          <w:rPr>
            <w:webHidden/>
          </w:rPr>
          <w:tab/>
          <w:delText>71</w:delText>
        </w:r>
      </w:del>
    </w:p>
    <w:p w:rsidR="0074270B" w:rsidRDefault="00BE1CB8" w:rsidP="00FC7907">
      <w:pPr>
        <w:pStyle w:val="Art"/>
        <w:jc w:val="right"/>
      </w:pPr>
      <w:r>
        <w:fldChar w:fldCharType="end"/>
      </w:r>
    </w:p>
    <w:p w:rsidR="00F4796D" w:rsidRPr="00FF4623" w:rsidRDefault="00E20443" w:rsidP="00F4796D">
      <w:pPr>
        <w:pStyle w:val="ModNum"/>
        <w:framePr w:wrap="notBeside" w:x="1480" w:y="2656"/>
        <w:rPr>
          <w:color w:val="FFFFFF"/>
        </w:rPr>
      </w:pPr>
      <w:r w:rsidRPr="00FF4623">
        <w:rPr>
          <w:color w:val="FFFFFF"/>
        </w:rPr>
        <w:t>7</w:t>
      </w:r>
    </w:p>
    <w:p w:rsidR="00D5348C" w:rsidRPr="00D5348C" w:rsidRDefault="00D5348C" w:rsidP="00D5348C">
      <w:pPr>
        <w:pStyle w:val="Rule"/>
        <w:sectPr w:rsidR="00D5348C" w:rsidRPr="00D5348C" w:rsidSect="0074270B">
          <w:headerReference w:type="default" r:id="rId8"/>
          <w:footerReference w:type="even" r:id="rId9"/>
          <w:footerReference w:type="default" r:id="rId10"/>
          <w:headerReference w:type="first" r:id="rId11"/>
          <w:footerReference w:type="first" r:id="rId12"/>
          <w:pgSz w:w="12240" w:h="15840" w:code="1"/>
          <w:pgMar w:top="720" w:right="1080" w:bottom="1440" w:left="1440" w:header="720" w:footer="720" w:gutter="0"/>
          <w:cols w:space="720"/>
          <w:titlePg/>
          <w:docGrid w:linePitch="360"/>
        </w:sectPr>
      </w:pPr>
    </w:p>
    <w:p w:rsidR="00132DC9" w:rsidRPr="00123743" w:rsidRDefault="00797308" w:rsidP="00132DC9">
      <w:pPr>
        <w:pStyle w:val="Legal"/>
      </w:pPr>
      <w:bookmarkStart w:id="328" w:name="_GoBack"/>
      <w:r>
        <w:rPr>
          <w:noProof/>
        </w:rPr>
        <w:lastRenderedPageBreak/>
        <w:drawing>
          <wp:inline distT="0" distB="0" distL="0" distR="0">
            <wp:extent cx="5325110" cy="6122035"/>
            <wp:effectExtent l="0" t="0" r="8890" b="0"/>
            <wp:docPr id="107"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5110" cy="6122035"/>
                    </a:xfrm>
                    <a:prstGeom prst="rect">
                      <a:avLst/>
                    </a:prstGeom>
                    <a:noFill/>
                    <a:ln>
                      <a:noFill/>
                    </a:ln>
                  </pic:spPr>
                </pic:pic>
              </a:graphicData>
            </a:graphic>
          </wp:inline>
        </w:drawing>
      </w:r>
      <w:bookmarkEnd w:id="328"/>
      <w:r w:rsidR="00132DC9">
        <w:t>.</w:t>
      </w:r>
    </w:p>
    <w:p w:rsidR="00132DC9" w:rsidRDefault="00132DC9" w:rsidP="00132DC9"/>
    <w:p w:rsidR="00A1462A" w:rsidRDefault="00A1462A" w:rsidP="00624D36"/>
    <w:p w:rsidR="000B4173" w:rsidRDefault="000B4173" w:rsidP="00624D36">
      <w:pPr>
        <w:sectPr w:rsidR="000B4173" w:rsidSect="00AB18CD">
          <w:headerReference w:type="first" r:id="rId14"/>
          <w:footerReference w:type="first" r:id="rId15"/>
          <w:pgSz w:w="12240" w:h="15840" w:code="1"/>
          <w:pgMar w:top="1440" w:right="1440" w:bottom="1440" w:left="1440" w:header="720" w:footer="720" w:gutter="0"/>
          <w:cols w:space="720"/>
          <w:titlePg/>
          <w:docGrid w:linePitch="360"/>
        </w:sectPr>
      </w:pPr>
    </w:p>
    <w:p w:rsidR="00507AA7" w:rsidRPr="00420EC9" w:rsidRDefault="00507AA7" w:rsidP="00507AA7">
      <w:pPr>
        <w:pStyle w:val="Pb"/>
        <w:framePr w:wrap="around"/>
      </w:pPr>
      <w:bookmarkStart w:id="329" w:name="_Toc450120485"/>
      <w:bookmarkStart w:id="330" w:name="_Toc198693456"/>
    </w:p>
    <w:p w:rsidR="00575383" w:rsidRDefault="007D1C2E" w:rsidP="00746E8E">
      <w:pPr>
        <w:pStyle w:val="Heading1"/>
      </w:pPr>
      <w:bookmarkStart w:id="331" w:name="_Toc199305933"/>
      <w:bookmarkStart w:id="332" w:name="_Hlk198955201"/>
      <w:bookmarkStart w:id="333" w:name="_Toc267385145"/>
      <w:bookmarkEnd w:id="329"/>
      <w:bookmarkEnd w:id="330"/>
      <w:r>
        <w:t xml:space="preserve">Module </w:t>
      </w:r>
      <w:r w:rsidR="00F4796D" w:rsidRPr="00C07BD4">
        <w:t>Overview</w:t>
      </w:r>
      <w:bookmarkEnd w:id="331"/>
      <w:bookmarkEnd w:id="333"/>
    </w:p>
    <w:bookmarkEnd w:id="332"/>
    <w:p w:rsidR="007D1C2E" w:rsidRDefault="00797308" w:rsidP="007D1C2E">
      <w:pPr>
        <w:pStyle w:val="FormatPPT"/>
      </w:pPr>
      <w:r>
        <w:drawing>
          <wp:inline distT="0" distB="0" distL="0" distR="0">
            <wp:extent cx="3642995" cy="2298065"/>
            <wp:effectExtent l="0" t="0" r="0" b="6985"/>
            <wp:docPr id="106"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7D1C2E" w:rsidRPr="00393292" w:rsidRDefault="007D1C2E" w:rsidP="007D1C2E">
      <w:pPr>
        <w:pStyle w:val="Rule"/>
      </w:pPr>
    </w:p>
    <w:p w:rsidR="00934736" w:rsidRDefault="00233DF2" w:rsidP="00233DF2">
      <w:pPr>
        <w:pStyle w:val="Lb1"/>
        <w:numPr>
          <w:ilvl w:val="0"/>
          <w:numId w:val="0"/>
        </w:numPr>
        <w:ind w:left="720"/>
      </w:pPr>
      <w:r>
        <w:t xml:space="preserve">The creation of </w:t>
      </w:r>
      <w:r w:rsidR="008A6651">
        <w:t xml:space="preserve">resource work </w:t>
      </w:r>
      <w:r>
        <w:t xml:space="preserve">assignments is the </w:t>
      </w:r>
      <w:r w:rsidR="00AD0136">
        <w:t>basis</w:t>
      </w:r>
      <w:r>
        <w:t xml:space="preserve"> </w:t>
      </w:r>
      <w:r w:rsidR="00BE23F0">
        <w:t>of</w:t>
      </w:r>
      <w:r>
        <w:t xml:space="preserve"> project scheduling and resource allocations.  </w:t>
      </w:r>
      <w:r w:rsidR="001D7A93">
        <w:t>Creating a</w:t>
      </w:r>
      <w:r w:rsidR="00AD0136">
        <w:t xml:space="preserve">ssignments </w:t>
      </w:r>
      <w:r>
        <w:t xml:space="preserve">can also be a detailed and complicated process.  Knowing what </w:t>
      </w:r>
      <w:del w:id="334" w:author="Heather Perreaux" w:date="2010-05-16T08:42:00Z">
        <w:r w:rsidDel="00BE23F0">
          <w:delText xml:space="preserve">your </w:delText>
        </w:r>
      </w:del>
      <w:ins w:id="335" w:author="Heather Perreaux" w:date="2010-05-16T08:42:00Z">
        <w:r w:rsidR="00BE23F0">
          <w:t>the</w:t>
        </w:r>
      </w:ins>
      <w:ins w:id="336" w:author="Heather Perreaux" w:date="2010-05-16T08:43:00Z">
        <w:r w:rsidR="00BE23F0">
          <w:t xml:space="preserve"> resource scheduling </w:t>
        </w:r>
      </w:ins>
      <w:r>
        <w:t xml:space="preserve">goals </w:t>
      </w:r>
      <w:del w:id="337" w:author="Heather Perreaux" w:date="2010-05-16T13:25:00Z">
        <w:r w:rsidDel="006B64AA">
          <w:delText>are</w:delText>
        </w:r>
      </w:del>
      <w:del w:id="338" w:author="Heather Perreaux" w:date="2010-05-16T13:26:00Z">
        <w:r w:rsidDel="006B64AA">
          <w:delText xml:space="preserve"> </w:delText>
        </w:r>
      </w:del>
      <w:del w:id="339" w:author="Heather Perreaux" w:date="2010-05-16T08:43:00Z">
        <w:r w:rsidDel="00BE23F0">
          <w:delText xml:space="preserve">for the scheduling of </w:delText>
        </w:r>
        <w:r w:rsidR="001D7A93" w:rsidDel="00BE23F0">
          <w:delText>the resources of</w:delText>
        </w:r>
      </w:del>
      <w:ins w:id="340" w:author="Heather Perreaux" w:date="2010-05-16T08:43:00Z">
        <w:r w:rsidR="00BE23F0">
          <w:t>for</w:t>
        </w:r>
      </w:ins>
      <w:r w:rsidR="001D7A93">
        <w:t xml:space="preserve"> </w:t>
      </w:r>
      <w:del w:id="341" w:author="Heather Perreaux" w:date="2010-05-16T08:43:00Z">
        <w:r w:rsidDel="00BE23F0">
          <w:delText xml:space="preserve">your </w:delText>
        </w:r>
      </w:del>
      <w:ins w:id="342" w:author="Heather Perreaux" w:date="2010-05-16T08:43:00Z">
        <w:r w:rsidR="00BE23F0">
          <w:t xml:space="preserve">the </w:t>
        </w:r>
      </w:ins>
      <w:r>
        <w:t>project</w:t>
      </w:r>
      <w:ins w:id="343" w:author="Heather Perreaux" w:date="2010-05-16T13:26:00Z">
        <w:r w:rsidR="006B64AA">
          <w:t xml:space="preserve"> are</w:t>
        </w:r>
      </w:ins>
      <w:r>
        <w:t xml:space="preserve"> will help simplify how </w:t>
      </w:r>
      <w:r w:rsidR="001D7A93">
        <w:t xml:space="preserve">resource </w:t>
      </w:r>
      <w:r>
        <w:t>assignments are created</w:t>
      </w:r>
      <w:r w:rsidR="00AD0136">
        <w:t xml:space="preserve">.  </w:t>
      </w:r>
      <w:ins w:id="344" w:author="Heather Perreaux" w:date="2010-05-16T13:29:00Z">
        <w:r w:rsidR="00B2751C">
          <w:t xml:space="preserve">This module explains </w:t>
        </w:r>
      </w:ins>
      <w:ins w:id="345" w:author="Ellen Lehnert" w:date="2010-07-19T20:13:00Z">
        <w:r w:rsidR="00174B3F">
          <w:t xml:space="preserve">how resource </w:t>
        </w:r>
      </w:ins>
      <w:ins w:id="346" w:author="Heather Perreaux" w:date="2010-05-16T13:29:00Z">
        <w:r w:rsidR="00B2751C">
          <w:t>assignments</w:t>
        </w:r>
      </w:ins>
      <w:ins w:id="347" w:author="Ellen Lehnert" w:date="2010-07-19T20:13:00Z">
        <w:r w:rsidR="00174B3F">
          <w:t xml:space="preserve"> are created</w:t>
        </w:r>
      </w:ins>
      <w:ins w:id="348" w:author="Heather Perreaux" w:date="2010-05-16T13:29:00Z">
        <w:r w:rsidR="00B2751C">
          <w:t xml:space="preserve">, </w:t>
        </w:r>
      </w:ins>
      <w:ins w:id="349" w:author="Ellen Lehnert" w:date="2010-07-19T20:14:00Z">
        <w:r w:rsidR="00174B3F">
          <w:t xml:space="preserve">unique views for assignmend created and </w:t>
        </w:r>
      </w:ins>
      <w:ins w:id="350" w:author="Heather Perreaux" w:date="2010-05-16T13:29:00Z">
        <w:r w:rsidR="00B2751C">
          <w:t>resource leveling</w:t>
        </w:r>
        <w:del w:id="351" w:author="Ellen Lehnert" w:date="2010-07-19T20:14:00Z">
          <w:r w:rsidR="00B2751C" w:rsidDel="00174B3F">
            <w:delText>, when to use resource leveling and how invoke resource leveling</w:delText>
          </w:r>
        </w:del>
        <w:r w:rsidR="00B2751C">
          <w:t>.</w:t>
        </w:r>
      </w:ins>
      <w:del w:id="352" w:author="Heather Perreaux" w:date="2010-05-16T08:44:00Z">
        <w:r w:rsidR="008A6651" w:rsidDel="00CA05B5">
          <w:delText xml:space="preserve"> </w:delText>
        </w:r>
        <w:r w:rsidDel="00CA05B5">
          <w:delText xml:space="preserve">If you are using Project Server </w:delText>
        </w:r>
        <w:r w:rsidR="00AD0136" w:rsidDel="00CA05B5">
          <w:delText xml:space="preserve">2010 </w:delText>
        </w:r>
        <w:r w:rsidDel="00CA05B5">
          <w:delText xml:space="preserve">it is imperative </w:delText>
        </w:r>
        <w:r w:rsidR="001D7A93" w:rsidDel="00CA05B5">
          <w:delText>for all</w:delText>
        </w:r>
        <w:r w:rsidDel="00CA05B5">
          <w:delText xml:space="preserve"> project managers to understand this process and adhere to the scheduling rules for an organization. </w:delText>
        </w:r>
      </w:del>
    </w:p>
    <w:p w:rsidR="00233DF2" w:rsidRDefault="00233DF2" w:rsidP="00233DF2">
      <w:pPr>
        <w:pStyle w:val="Lb1"/>
        <w:numPr>
          <w:ilvl w:val="0"/>
          <w:numId w:val="0"/>
        </w:numPr>
        <w:ind w:left="720"/>
      </w:pPr>
      <w:del w:id="353" w:author="Heather Perreaux" w:date="2010-05-16T13:30:00Z">
        <w:r w:rsidDel="00B2751C">
          <w:delText>In th</w:delText>
        </w:r>
        <w:r w:rsidR="008A6651" w:rsidDel="00B2751C">
          <w:delText>is</w:delText>
        </w:r>
        <w:r w:rsidDel="00B2751C">
          <w:delText xml:space="preserve"> module we will discuss</w:delText>
        </w:r>
      </w:del>
      <w:ins w:id="354" w:author="Heather Perreaux" w:date="2010-05-16T13:30:00Z">
        <w:r w:rsidR="00B2751C">
          <w:t>At the completion of this module you will be able to</w:t>
        </w:r>
      </w:ins>
      <w:r>
        <w:t xml:space="preserve">: </w:t>
      </w:r>
    </w:p>
    <w:p w:rsidR="00233DF2" w:rsidRDefault="00233DF2" w:rsidP="009B4B87">
      <w:pPr>
        <w:pStyle w:val="Lb1"/>
        <w:numPr>
          <w:ilvl w:val="0"/>
          <w:numId w:val="10"/>
        </w:numPr>
      </w:pPr>
      <w:del w:id="355" w:author="Heather Perreaux" w:date="2010-05-16T13:30:00Z">
        <w:r w:rsidDel="00B2751C">
          <w:delText xml:space="preserve">Review of </w:delText>
        </w:r>
      </w:del>
      <w:ins w:id="356" w:author="Heather Perreaux" w:date="2010-05-16T13:30:00Z">
        <w:r w:rsidR="00B2751C">
          <w:t xml:space="preserve">Understand </w:t>
        </w:r>
      </w:ins>
      <w:r>
        <w:t>the concepts behind resource assignments</w:t>
      </w:r>
    </w:p>
    <w:p w:rsidR="00233DF2" w:rsidRDefault="00233DF2" w:rsidP="009B4B87">
      <w:pPr>
        <w:pStyle w:val="Lb1"/>
        <w:numPr>
          <w:ilvl w:val="0"/>
          <w:numId w:val="10"/>
        </w:numPr>
      </w:pPr>
      <w:del w:id="357" w:author="Heather Perreaux" w:date="2010-05-16T13:30:00Z">
        <w:r w:rsidDel="00B2751C">
          <w:delText>Discussion of the</w:delText>
        </w:r>
      </w:del>
      <w:ins w:id="358" w:author="Heather Perreaux" w:date="2010-05-16T13:30:00Z">
        <w:r w:rsidR="00B2751C">
          <w:t xml:space="preserve">Understand </w:t>
        </w:r>
      </w:ins>
      <w:del w:id="359" w:author="Heather Perreaux" w:date="2010-05-16T13:30:00Z">
        <w:r w:rsidDel="00B2751C">
          <w:delText xml:space="preserve"> </w:delText>
        </w:r>
      </w:del>
      <w:r w:rsidR="008A6651">
        <w:t xml:space="preserve">scheduling </w:t>
      </w:r>
      <w:r w:rsidR="009B4B87">
        <w:t>formula</w:t>
      </w:r>
    </w:p>
    <w:p w:rsidR="00233DF2" w:rsidRDefault="00233DF2" w:rsidP="009B4B87">
      <w:pPr>
        <w:pStyle w:val="Lb1"/>
        <w:numPr>
          <w:ilvl w:val="0"/>
          <w:numId w:val="10"/>
        </w:numPr>
      </w:pPr>
      <w:r>
        <w:t>Creat</w:t>
      </w:r>
      <w:ins w:id="360" w:author="Heather Perreaux" w:date="2010-05-16T13:31:00Z">
        <w:r w:rsidR="00B2751C">
          <w:t>e</w:t>
        </w:r>
      </w:ins>
      <w:del w:id="361" w:author="Heather Perreaux" w:date="2010-05-16T13:30:00Z">
        <w:r w:rsidDel="00B2751C">
          <w:delText>ing</w:delText>
        </w:r>
      </w:del>
      <w:r>
        <w:t xml:space="preserve"> assignments for work resources</w:t>
      </w:r>
    </w:p>
    <w:p w:rsidR="00233DF2" w:rsidRDefault="00B2751C" w:rsidP="009B4B87">
      <w:pPr>
        <w:pStyle w:val="Lb1"/>
        <w:numPr>
          <w:ilvl w:val="0"/>
          <w:numId w:val="10"/>
        </w:numPr>
      </w:pPr>
      <w:ins w:id="362" w:author="Heather Perreaux" w:date="2010-05-16T13:31:00Z">
        <w:r>
          <w:t xml:space="preserve">Use the </w:t>
        </w:r>
        <w:r w:rsidR="003F45C4">
          <w:t>v</w:t>
        </w:r>
      </w:ins>
      <w:del w:id="363" w:author="Heather Perreaux" w:date="2010-05-16T13:31:00Z">
        <w:r w:rsidR="00233DF2" w:rsidDel="003F45C4">
          <w:delText>V</w:delText>
        </w:r>
      </w:del>
      <w:r w:rsidR="00233DF2">
        <w:t xml:space="preserve">iews </w:t>
      </w:r>
      <w:r w:rsidR="009B4B87">
        <w:t xml:space="preserve">in Project 2010 </w:t>
      </w:r>
      <w:r w:rsidR="00233DF2">
        <w:t xml:space="preserve">used to </w:t>
      </w:r>
      <w:r w:rsidR="009B4B87">
        <w:t xml:space="preserve">see assignments </w:t>
      </w:r>
    </w:p>
    <w:p w:rsidR="00233DF2" w:rsidRDefault="00233DF2" w:rsidP="009B4B87">
      <w:pPr>
        <w:pStyle w:val="Lb1"/>
        <w:numPr>
          <w:ilvl w:val="0"/>
          <w:numId w:val="10"/>
        </w:numPr>
      </w:pPr>
      <w:r>
        <w:t xml:space="preserve">Leveling the work of resource assignments </w:t>
      </w:r>
    </w:p>
    <w:p w:rsidR="00F4796D" w:rsidRDefault="00F4796D" w:rsidP="00F4796D"/>
    <w:p w:rsidR="00F4796D" w:rsidRDefault="00F4796D" w:rsidP="00F4796D">
      <w:pPr>
        <w:pStyle w:val="Pb"/>
        <w:framePr w:wrap="around"/>
      </w:pPr>
    </w:p>
    <w:p w:rsidR="00575383" w:rsidRDefault="00F4796D" w:rsidP="00746E8E">
      <w:pPr>
        <w:pStyle w:val="Heading1"/>
      </w:pPr>
      <w:bookmarkStart w:id="364" w:name="_Toc235254615"/>
      <w:bookmarkStart w:id="365" w:name="_Toc267385146"/>
      <w:r>
        <w:t xml:space="preserve">Lesson 1: </w:t>
      </w:r>
      <w:bookmarkEnd w:id="364"/>
      <w:r w:rsidR="00D66EA2" w:rsidRPr="00D66EA2">
        <w:t xml:space="preserve">Overview of </w:t>
      </w:r>
      <w:r w:rsidR="00D66EA2">
        <w:t>A</w:t>
      </w:r>
      <w:r w:rsidR="00D66EA2" w:rsidRPr="00D66EA2">
        <w:t>ssignments</w:t>
      </w:r>
      <w:bookmarkEnd w:id="365"/>
    </w:p>
    <w:p w:rsidR="007D1C2E" w:rsidRDefault="00797308" w:rsidP="007D1C2E">
      <w:pPr>
        <w:pStyle w:val="FormatPPT"/>
      </w:pPr>
      <w:r>
        <w:drawing>
          <wp:inline distT="0" distB="0" distL="0" distR="0">
            <wp:extent cx="3642995" cy="2298065"/>
            <wp:effectExtent l="0" t="0" r="0" b="6985"/>
            <wp:docPr id="10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7D1C2E" w:rsidRPr="00853D86" w:rsidRDefault="007D1C2E" w:rsidP="007D1C2E">
      <w:pPr>
        <w:pStyle w:val="Rule"/>
      </w:pPr>
    </w:p>
    <w:p w:rsidR="009B4B87" w:rsidRDefault="009B4B87" w:rsidP="009B4B87">
      <w:pPr>
        <w:pStyle w:val="Lb1"/>
        <w:numPr>
          <w:ilvl w:val="0"/>
          <w:numId w:val="0"/>
        </w:numPr>
        <w:ind w:left="720"/>
      </w:pPr>
      <w:r>
        <w:t xml:space="preserve">Understanding the concepts behind </w:t>
      </w:r>
      <w:del w:id="366" w:author="Ellen Lehnert" w:date="2010-07-19T20:24:00Z">
        <w:r w:rsidDel="00174B3F">
          <w:delText xml:space="preserve">assignments </w:delText>
        </w:r>
      </w:del>
      <w:ins w:id="367" w:author="Ellen Lehnert" w:date="2010-07-19T20:24:00Z">
        <w:r w:rsidR="00174B3F">
          <w:t xml:space="preserve">assignment creation will increase understanding </w:t>
        </w:r>
      </w:ins>
      <w:ins w:id="368" w:author="Ellen Lehnert" w:date="2010-07-19T20:27:00Z">
        <w:r w:rsidR="00174B3F">
          <w:t>of how</w:t>
        </w:r>
      </w:ins>
      <w:ins w:id="369" w:author="Ellen Lehnert" w:date="2010-07-19T20:25:00Z">
        <w:r w:rsidR="00174B3F">
          <w:t xml:space="preserve"> assignments </w:t>
        </w:r>
      </w:ins>
      <w:ins w:id="370" w:author="Ellen Lehnert" w:date="2010-07-19T20:27:00Z">
        <w:r w:rsidR="00174B3F">
          <w:t>are formed</w:t>
        </w:r>
      </w:ins>
      <w:ins w:id="371" w:author="Ellen Lehnert" w:date="2010-07-19T20:25:00Z">
        <w:r w:rsidR="00174B3F">
          <w:t>.</w:t>
        </w:r>
      </w:ins>
      <w:del w:id="372" w:author="Ellen Lehnert" w:date="2010-07-19T20:25:00Z">
        <w:r w:rsidDel="00174B3F">
          <w:delText xml:space="preserve">is fundamental to understanding why the assignments are created in the </w:delText>
        </w:r>
        <w:commentRangeStart w:id="373"/>
        <w:r w:rsidDel="00174B3F">
          <w:delText>manner in which the software works</w:delText>
        </w:r>
      </w:del>
      <w:commentRangeEnd w:id="373"/>
      <w:r w:rsidR="00752711">
        <w:rPr>
          <w:rStyle w:val="CommentReference"/>
          <w:rFonts w:eastAsia="Calibri"/>
        </w:rPr>
        <w:commentReference w:id="373"/>
      </w:r>
      <w:del w:id="374" w:author="Ellen Lehnert" w:date="2010-07-19T20:25:00Z">
        <w:r w:rsidDel="00174B3F">
          <w:delText xml:space="preserve">.  </w:delText>
        </w:r>
      </w:del>
      <w:r w:rsidR="008A6651">
        <w:t xml:space="preserve"> This lesson will help with </w:t>
      </w:r>
      <w:del w:id="375" w:author="Heather Perreaux" w:date="2010-05-16T13:33:00Z">
        <w:r w:rsidR="008A6651" w:rsidDel="00F8267A">
          <w:delText xml:space="preserve">the </w:delText>
        </w:r>
      </w:del>
      <w:r w:rsidR="008A6651">
        <w:t>understanding</w:t>
      </w:r>
      <w:ins w:id="376" w:author="Ellen Lehnert" w:date="2010-07-19T20:25:00Z">
        <w:r w:rsidR="00174B3F">
          <w:t xml:space="preserve"> the </w:t>
        </w:r>
      </w:ins>
      <w:ins w:id="377" w:author="Ellen Lehnert" w:date="2010-07-19T20:26:00Z">
        <w:r w:rsidR="00174B3F">
          <w:t xml:space="preserve">scheduling </w:t>
        </w:r>
      </w:ins>
      <w:ins w:id="378" w:author="Ellen Lehnert" w:date="2010-07-19T20:25:00Z">
        <w:r w:rsidR="00174B3F">
          <w:t>theory,</w:t>
        </w:r>
      </w:ins>
      <w:r w:rsidR="008A6651">
        <w:t xml:space="preserve"> </w:t>
      </w:r>
      <w:del w:id="379" w:author="Heather Perreaux" w:date="2010-05-16T13:33:00Z">
        <w:r w:rsidR="008A6651" w:rsidDel="00F8267A">
          <w:delText xml:space="preserve">of </w:delText>
        </w:r>
      </w:del>
      <w:r w:rsidR="008A6651">
        <w:t xml:space="preserve">the calculations used during </w:t>
      </w:r>
      <w:ins w:id="380" w:author="Ellen Lehnert" w:date="2010-07-19T20:25:00Z">
        <w:r w:rsidR="00174B3F">
          <w:t xml:space="preserve">creating </w:t>
        </w:r>
      </w:ins>
      <w:r w:rsidR="008A6651">
        <w:t>work assignments</w:t>
      </w:r>
      <w:ins w:id="381" w:author="Ellen Lehnert" w:date="2010-07-19T20:26:00Z">
        <w:r w:rsidR="00174B3F">
          <w:t>, and</w:t>
        </w:r>
      </w:ins>
      <w:del w:id="382" w:author="Ellen Lehnert" w:date="2010-07-19T20:26:00Z">
        <w:r w:rsidR="008A6651" w:rsidDel="00174B3F">
          <w:delText xml:space="preserve"> as well as </w:delText>
        </w:r>
      </w:del>
      <w:ins w:id="383" w:author="Ellen Lehnert" w:date="2010-07-19T20:26:00Z">
        <w:r w:rsidR="00174B3F">
          <w:t xml:space="preserve"> </w:t>
        </w:r>
      </w:ins>
      <w:r w:rsidR="008A6651">
        <w:t xml:space="preserve">the software settings governing the </w:t>
      </w:r>
      <w:commentRangeStart w:id="384"/>
      <w:r w:rsidR="008A6651">
        <w:t>assignments</w:t>
      </w:r>
      <w:commentRangeEnd w:id="384"/>
      <w:r w:rsidR="00174B3F">
        <w:rPr>
          <w:rStyle w:val="CommentReference"/>
          <w:rFonts w:eastAsia="Calibri"/>
        </w:rPr>
        <w:commentReference w:id="384"/>
      </w:r>
      <w:r w:rsidR="008A6651">
        <w:t xml:space="preserve">. </w:t>
      </w:r>
    </w:p>
    <w:p w:rsidR="009B4B87" w:rsidRDefault="009B4B87" w:rsidP="009B4B87">
      <w:pPr>
        <w:pStyle w:val="Lb1"/>
        <w:numPr>
          <w:ilvl w:val="0"/>
          <w:numId w:val="0"/>
        </w:numPr>
        <w:ind w:left="720"/>
      </w:pPr>
      <w:r>
        <w:t xml:space="preserve">In the lesson we will cover: </w:t>
      </w:r>
    </w:p>
    <w:p w:rsidR="009B4B87" w:rsidRDefault="009B4B87" w:rsidP="009B4B87">
      <w:pPr>
        <w:pStyle w:val="Lb1"/>
        <w:numPr>
          <w:ilvl w:val="0"/>
          <w:numId w:val="11"/>
        </w:numPr>
      </w:pPr>
      <w:r>
        <w:t xml:space="preserve">Review of task typing and effort-driven concepts </w:t>
      </w:r>
    </w:p>
    <w:p w:rsidR="009B4B87" w:rsidRDefault="009B4B87" w:rsidP="009B4B87">
      <w:pPr>
        <w:pStyle w:val="Lb1"/>
        <w:numPr>
          <w:ilvl w:val="0"/>
          <w:numId w:val="11"/>
        </w:numPr>
      </w:pPr>
      <w:r>
        <w:t>What is an assignment?</w:t>
      </w:r>
    </w:p>
    <w:p w:rsidR="009B4B87" w:rsidRDefault="009B4B87" w:rsidP="009B4B87">
      <w:pPr>
        <w:pStyle w:val="Lb1"/>
        <w:numPr>
          <w:ilvl w:val="0"/>
          <w:numId w:val="11"/>
        </w:numPr>
      </w:pPr>
      <w:r>
        <w:t>The scheduling formula used by MS Project 2010</w:t>
      </w:r>
    </w:p>
    <w:p w:rsidR="009B4B87" w:rsidRDefault="009B4B87" w:rsidP="009B4B87">
      <w:pPr>
        <w:pStyle w:val="Lb1"/>
        <w:numPr>
          <w:ilvl w:val="0"/>
          <w:numId w:val="0"/>
        </w:numPr>
        <w:ind w:left="720"/>
      </w:pPr>
    </w:p>
    <w:p w:rsidR="00F4796D" w:rsidRDefault="00F4796D" w:rsidP="00F4796D">
      <w:pPr>
        <w:pStyle w:val="Pb"/>
        <w:framePr w:wrap="around"/>
      </w:pPr>
    </w:p>
    <w:p w:rsidR="009B36AA" w:rsidRDefault="00D66EA2" w:rsidP="00F4796D">
      <w:pPr>
        <w:pStyle w:val="Heading2"/>
      </w:pPr>
      <w:bookmarkStart w:id="385" w:name="_Toc267385147"/>
      <w:r w:rsidRPr="00D66EA2">
        <w:t xml:space="preserve">Review of </w:t>
      </w:r>
      <w:r>
        <w:t>T</w:t>
      </w:r>
      <w:r w:rsidRPr="00D66EA2">
        <w:t xml:space="preserve">ask </w:t>
      </w:r>
      <w:r>
        <w:t>T</w:t>
      </w:r>
      <w:r w:rsidRPr="00D66EA2">
        <w:t xml:space="preserve">ypes and </w:t>
      </w:r>
      <w:r>
        <w:t>E</w:t>
      </w:r>
      <w:r w:rsidRPr="00D66EA2">
        <w:t>ffort-</w:t>
      </w:r>
      <w:r>
        <w:t>D</w:t>
      </w:r>
      <w:r w:rsidRPr="00D66EA2">
        <w:t xml:space="preserve">riven </w:t>
      </w:r>
      <w:r>
        <w:t>S</w:t>
      </w:r>
      <w:r w:rsidRPr="00D66EA2">
        <w:t>cheduling</w:t>
      </w:r>
      <w:bookmarkEnd w:id="385"/>
    </w:p>
    <w:p w:rsidR="00FB76A2" w:rsidRDefault="00797308" w:rsidP="00FB76A2">
      <w:pPr>
        <w:pStyle w:val="FormatPPT"/>
      </w:pPr>
      <w:r>
        <w:drawing>
          <wp:inline distT="0" distB="0" distL="0" distR="0">
            <wp:extent cx="3642995" cy="2298065"/>
            <wp:effectExtent l="0" t="0" r="0" b="6985"/>
            <wp:docPr id="104"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F4796D" w:rsidRPr="005A6CDE" w:rsidRDefault="00F4796D" w:rsidP="00F4796D">
      <w:pPr>
        <w:pStyle w:val="Rule"/>
      </w:pPr>
    </w:p>
    <w:p w:rsidR="00214D65" w:rsidRDefault="00174B3F" w:rsidP="00214D65">
      <w:ins w:id="386" w:author="Ellen Lehnert" w:date="2010-07-19T20:32:00Z">
        <w:r>
          <w:t>Understanding task types and effort-driven settings are</w:t>
        </w:r>
      </w:ins>
      <w:del w:id="387" w:author="Ellen Lehnert" w:date="2010-07-19T20:32:00Z">
        <w:r w:rsidR="00D753D4" w:rsidDel="00174B3F">
          <w:delText>Understanding how assignments are created is</w:delText>
        </w:r>
      </w:del>
      <w:r w:rsidR="00D753D4">
        <w:t xml:space="preserve"> </w:t>
      </w:r>
      <w:del w:id="388" w:author="Ellen Lehnert" w:date="2010-07-19T20:31:00Z">
        <w:r w:rsidR="00D753D4" w:rsidDel="00174B3F">
          <w:delText xml:space="preserve">rooted </w:delText>
        </w:r>
      </w:del>
      <w:ins w:id="389" w:author="Ellen Lehnert" w:date="2010-07-19T20:31:00Z">
        <w:r>
          <w:t xml:space="preserve">essential </w:t>
        </w:r>
      </w:ins>
      <w:ins w:id="390" w:author="Ellen Lehnert" w:date="2010-07-19T20:32:00Z">
        <w:r>
          <w:t xml:space="preserve">to understanding how assignments are created. </w:t>
        </w:r>
      </w:ins>
      <w:del w:id="391" w:author="Ellen Lehnert" w:date="2010-07-19T20:32:00Z">
        <w:r w:rsidR="00D753D4" w:rsidDel="00174B3F">
          <w:delText xml:space="preserve">in </w:delText>
        </w:r>
      </w:del>
      <w:del w:id="392" w:author="Heather Perreaux" w:date="2010-05-16T13:38:00Z">
        <w:r w:rsidR="00D753D4" w:rsidDel="00F8267A">
          <w:delText xml:space="preserve">the </w:delText>
        </w:r>
      </w:del>
      <w:del w:id="393" w:author="Ellen Lehnert" w:date="2010-07-19T20:32:00Z">
        <w:r w:rsidR="00D753D4" w:rsidDel="00174B3F">
          <w:delText xml:space="preserve">understanding of the task types and effort-driven settings.  </w:delText>
        </w:r>
      </w:del>
      <w:r w:rsidR="00D753D4">
        <w:t xml:space="preserve">Earlier we discussed what these terms mean and it </w:t>
      </w:r>
      <w:r w:rsidR="00E3427D">
        <w:t xml:space="preserve">would be helpful to </w:t>
      </w:r>
      <w:r w:rsidR="00D753D4">
        <w:t xml:space="preserve">review them before we discuss </w:t>
      </w:r>
      <w:r w:rsidR="00E3427D">
        <w:t xml:space="preserve">creating work </w:t>
      </w:r>
      <w:r w:rsidR="00D753D4">
        <w:t>assignments</w:t>
      </w:r>
      <w:r w:rsidR="00E3427D">
        <w:t>.</w:t>
      </w:r>
    </w:p>
    <w:p w:rsidR="00D753D4" w:rsidRDefault="00D753D4" w:rsidP="00214D65">
      <w:r w:rsidRPr="00D753D4">
        <w:rPr>
          <w:b/>
        </w:rPr>
        <w:t>Effort-driven:</w:t>
      </w:r>
      <w:r>
        <w:t xml:space="preserve">  </w:t>
      </w:r>
      <w:del w:id="394" w:author="Heather Perreaux" w:date="2010-05-16T13:39:00Z">
        <w:r w:rsidDel="00F8267A">
          <w:delText xml:space="preserve">earlier we discussed the </w:delText>
        </w:r>
        <w:r w:rsidR="008B32D9" w:rsidDel="00F8267A">
          <w:delText xml:space="preserve">concept </w:delText>
        </w:r>
        <w:r w:rsidDel="00F8267A">
          <w:delText xml:space="preserve">of moving boxes.  </w:delText>
        </w:r>
      </w:del>
      <w:r>
        <w:t xml:space="preserve">When 1 person moves 10 boxes it could take 5 minutes per box or 50 minutes total.  However, if 5 people move the boxes, it would take less time (10 minutes) because the work is divided </w:t>
      </w:r>
      <w:del w:id="395" w:author="Heather Perreaux" w:date="2010-05-16T13:39:00Z">
        <w:r w:rsidDel="00F8267A">
          <w:delText xml:space="preserve">over </w:delText>
        </w:r>
      </w:del>
      <w:ins w:id="396" w:author="Heather Perreaux" w:date="2010-05-16T13:39:00Z">
        <w:r w:rsidR="00F8267A">
          <w:t xml:space="preserve">across </w:t>
        </w:r>
      </w:ins>
      <w:r>
        <w:t xml:space="preserve">the resources.  In this case, all work is equal.  </w:t>
      </w:r>
      <w:r w:rsidR="00A06376">
        <w:t xml:space="preserve">As long as the boxes are all moved, which resource moves which box is not important. </w:t>
      </w:r>
      <w:r>
        <w:t xml:space="preserve"> The key to remember with effort-driven </w:t>
      </w:r>
      <w:r w:rsidR="00A06376">
        <w:t xml:space="preserve">scheduling </w:t>
      </w:r>
      <w:r>
        <w:t>is:  the work is divided over the resources and the time</w:t>
      </w:r>
      <w:ins w:id="397" w:author="Heather Perreaux" w:date="2010-05-16T13:40:00Z">
        <w:r w:rsidR="00F8267A">
          <w:t xml:space="preserve"> required to complete the task is </w:t>
        </w:r>
      </w:ins>
      <w:del w:id="398" w:author="Heather Perreaux" w:date="2010-05-16T13:40:00Z">
        <w:r w:rsidDel="00F8267A">
          <w:delText xml:space="preserve"> will </w:delText>
        </w:r>
      </w:del>
      <w:r>
        <w:t>shorten</w:t>
      </w:r>
      <w:ins w:id="399" w:author="Heather Perreaux" w:date="2010-05-16T13:40:00Z">
        <w:r w:rsidR="00F8267A">
          <w:t>ed</w:t>
        </w:r>
      </w:ins>
      <w:del w:id="400" w:author="Heather Perreaux" w:date="2010-05-16T13:40:00Z">
        <w:r w:rsidDel="00F8267A">
          <w:delText xml:space="preserve"> as a result</w:delText>
        </w:r>
      </w:del>
      <w:r>
        <w:t xml:space="preserve">. </w:t>
      </w:r>
    </w:p>
    <w:p w:rsidR="004D4535" w:rsidRDefault="004D4535" w:rsidP="004D4535">
      <w:del w:id="401" w:author="Heather Perreaux" w:date="2010-05-16T13:44:00Z">
        <w:r w:rsidDel="006F3BEC">
          <w:delText xml:space="preserve">The system </w:delText>
        </w:r>
      </w:del>
      <w:ins w:id="402" w:author="Heather Perreaux" w:date="2010-05-16T13:44:00Z">
        <w:r w:rsidR="006F3BEC">
          <w:t xml:space="preserve">Project 2010 </w:t>
        </w:r>
      </w:ins>
      <w:r>
        <w:t xml:space="preserve">allows for </w:t>
      </w:r>
      <w:del w:id="403" w:author="Heather Perreaux" w:date="2010-05-16T13:44:00Z">
        <w:r w:rsidDel="006F3BEC">
          <w:delText xml:space="preserve">the following </w:delText>
        </w:r>
      </w:del>
      <w:r>
        <w:t>3 task types</w:t>
      </w:r>
      <w:ins w:id="404" w:author="Ellen Lehnert" w:date="2010-07-19T20:33:00Z">
        <w:r w:rsidR="00174B3F">
          <w:t xml:space="preserve"> for scheduling</w:t>
        </w:r>
      </w:ins>
      <w:r>
        <w:t xml:space="preserve">: </w:t>
      </w:r>
    </w:p>
    <w:p w:rsidR="004D4535" w:rsidRDefault="004D4535" w:rsidP="00066527">
      <w:pPr>
        <w:pStyle w:val="ListParagraph"/>
        <w:numPr>
          <w:ilvl w:val="0"/>
          <w:numId w:val="7"/>
        </w:numPr>
      </w:pPr>
      <w:r w:rsidRPr="00B739BF">
        <w:rPr>
          <w:b/>
        </w:rPr>
        <w:t>Fixed Duration:</w:t>
      </w:r>
      <w:r>
        <w:t xml:space="preserve">  A fixed duration task is a task created </w:t>
      </w:r>
      <w:del w:id="405" w:author="Heather Perreaux" w:date="2010-05-16T13:43:00Z">
        <w:r w:rsidR="008B32D9" w:rsidDel="006F3BEC">
          <w:delText>for</w:delText>
        </w:r>
        <w:r w:rsidDel="006F3BEC">
          <w:delText xml:space="preserve"> </w:delText>
        </w:r>
      </w:del>
      <w:ins w:id="406" w:author="Heather Perreaux" w:date="2010-05-16T13:43:00Z">
        <w:r w:rsidR="006F3BEC">
          <w:t xml:space="preserve">with </w:t>
        </w:r>
      </w:ins>
      <w:r>
        <w:t xml:space="preserve">a fixed length of time.  Fixed Duration tasks are also tied to dates.  </w:t>
      </w:r>
      <w:r w:rsidR="008B32D9">
        <w:t xml:space="preserve">Resources </w:t>
      </w:r>
      <w:r w:rsidR="00B779CA">
        <w:t>will only be assigned if available</w:t>
      </w:r>
      <w:r w:rsidR="008B32D9">
        <w:t xml:space="preserve"> </w:t>
      </w:r>
      <w:ins w:id="407" w:author="Ellen Lehnert" w:date="2010-07-19T20:33:00Z">
        <w:r w:rsidR="00174B3F">
          <w:t xml:space="preserve">to work </w:t>
        </w:r>
      </w:ins>
      <w:r w:rsidR="008B32D9">
        <w:t xml:space="preserve">between the </w:t>
      </w:r>
      <w:r w:rsidR="00A40191">
        <w:t xml:space="preserve">start and finish </w:t>
      </w:r>
      <w:r w:rsidR="008B32D9">
        <w:t xml:space="preserve">dates </w:t>
      </w:r>
      <w:r w:rsidR="00B779CA">
        <w:t xml:space="preserve">of the task. </w:t>
      </w:r>
      <w:r>
        <w:br/>
      </w:r>
    </w:p>
    <w:p w:rsidR="004D4535" w:rsidRDefault="004D4535" w:rsidP="00066527">
      <w:pPr>
        <w:pStyle w:val="ListParagraph"/>
        <w:numPr>
          <w:ilvl w:val="0"/>
          <w:numId w:val="7"/>
        </w:numPr>
      </w:pPr>
      <w:r w:rsidRPr="00B739BF">
        <w:rPr>
          <w:b/>
        </w:rPr>
        <w:t>Fixed Units:</w:t>
      </w:r>
      <w:r>
        <w:t xml:space="preserve">  </w:t>
      </w:r>
      <w:ins w:id="408" w:author="Heather Perreaux" w:date="2010-05-16T13:47:00Z">
        <w:r w:rsidR="006F3BEC">
          <w:t xml:space="preserve">Fixed </w:t>
        </w:r>
      </w:ins>
      <w:r>
        <w:t xml:space="preserve">Units </w:t>
      </w:r>
      <w:ins w:id="409" w:author="Heather Perreaux" w:date="2010-05-16T13:47:00Z">
        <w:del w:id="410" w:author="Ellen Lehnert" w:date="2010-07-19T20:34:00Z">
          <w:r w:rsidR="006F3BEC" w:rsidDel="00174B3F">
            <w:delText>manages</w:delText>
          </w:r>
        </w:del>
      </w:ins>
      <w:ins w:id="411" w:author="Ellen Lehnert" w:date="2010-07-19T20:34:00Z">
        <w:r w:rsidR="00174B3F">
          <w:t>is</w:t>
        </w:r>
      </w:ins>
      <w:ins w:id="412" w:author="Heather Perreaux" w:date="2010-05-16T13:47:00Z">
        <w:r w:rsidR="006F3BEC">
          <w:t xml:space="preserve"> </w:t>
        </w:r>
      </w:ins>
      <w:del w:id="413" w:author="Heather Perreaux" w:date="2010-05-16T13:47:00Z">
        <w:r w:rsidDel="006F3BEC">
          <w:delText xml:space="preserve">means </w:delText>
        </w:r>
      </w:del>
      <w:ins w:id="414" w:author="Heather Perreaux" w:date="2010-05-16T13:47:00Z">
        <w:r w:rsidR="006F3BEC">
          <w:t xml:space="preserve">the </w:t>
        </w:r>
      </w:ins>
      <w:r>
        <w:t>quantity of resource</w:t>
      </w:r>
      <w:ins w:id="415" w:author="Heather Perreaux" w:date="2010-05-16T13:47:00Z">
        <w:r w:rsidR="006F3BEC">
          <w:t xml:space="preserve"> </w:t>
        </w:r>
        <w:del w:id="416" w:author="Ellen Lehnert" w:date="2010-07-19T20:34:00Z">
          <w:r w:rsidR="006F3BEC" w:rsidDel="00174B3F">
            <w:delText xml:space="preserve">to be </w:delText>
          </w:r>
        </w:del>
        <w:r w:rsidR="006F3BEC">
          <w:t>assigned to a task</w:t>
        </w:r>
      </w:ins>
      <w:ins w:id="417" w:author="Heather Perreaux" w:date="2010-05-16T13:50:00Z">
        <w:r w:rsidR="006F3BEC">
          <w:t xml:space="preserve"> and is the default task type</w:t>
        </w:r>
      </w:ins>
      <w:ins w:id="418" w:author="Ellen Lehnert" w:date="2010-07-19T20:35:00Z">
        <w:r w:rsidR="00174B3F">
          <w:t>.</w:t>
        </w:r>
      </w:ins>
      <w:ins w:id="419" w:author="Heather Perreaux" w:date="2010-05-16T13:50:00Z">
        <w:r w:rsidR="006F3BEC">
          <w:t xml:space="preserve"> </w:t>
        </w:r>
        <w:del w:id="420" w:author="Ellen Lehnert" w:date="2010-07-19T20:35:00Z">
          <w:r w:rsidR="006F3BEC" w:rsidDel="00174B3F">
            <w:delText>because it most commonly fits most project tasks</w:delText>
          </w:r>
        </w:del>
      </w:ins>
      <w:del w:id="421" w:author="Ellen Lehnert" w:date="2010-07-19T20:35:00Z">
        <w:r w:rsidDel="00174B3F">
          <w:delText>.</w:delText>
        </w:r>
      </w:del>
      <w:ins w:id="422" w:author="Heather Perreaux" w:date="2010-05-16T13:47:00Z">
        <w:del w:id="423" w:author="Ellen Lehnert" w:date="2010-07-19T20:35:00Z">
          <w:r w:rsidR="006F3BEC" w:rsidDel="00174B3F">
            <w:delText xml:space="preserve">  </w:delText>
          </w:r>
        </w:del>
        <w:r w:rsidR="006F3BEC">
          <w:t>The quantity can be expressed in hours or a percentage of a whole resource.</w:t>
        </w:r>
      </w:ins>
      <w:r>
        <w:t xml:space="preserve">  Fixed Units means that the resource assignment quantity is fixed for the task.  Using this task type will result in the quantity of the units assigned to a task coupled with the availability of the resource to determine the </w:t>
      </w:r>
      <w:r w:rsidR="00A40191">
        <w:t>duration</w:t>
      </w:r>
      <w:r>
        <w:t xml:space="preserve"> of the task.  </w:t>
      </w:r>
      <w:r w:rsidR="00E3427D">
        <w:t xml:space="preserve">If a task </w:t>
      </w:r>
      <w:r w:rsidR="008B32D9">
        <w:t>duration changes or if the amount of work changes</w:t>
      </w:r>
      <w:r w:rsidR="00E3427D">
        <w:t xml:space="preserve">, the </w:t>
      </w:r>
      <w:ins w:id="424" w:author="Heather Perreaux" w:date="2010-05-16T13:48:00Z">
        <w:r w:rsidR="006F3BEC">
          <w:t xml:space="preserve">resource </w:t>
        </w:r>
      </w:ins>
      <w:r w:rsidR="00E3427D">
        <w:t xml:space="preserve">units </w:t>
      </w:r>
      <w:del w:id="425" w:author="Heather Perreaux" w:date="2010-05-16T13:49:00Z">
        <w:r w:rsidR="00E3427D" w:rsidDel="006F3BEC">
          <w:delText xml:space="preserve">value </w:delText>
        </w:r>
      </w:del>
      <w:r w:rsidR="00E3427D">
        <w:t xml:space="preserve">will not change for the task. </w:t>
      </w:r>
      <w:r>
        <w:br/>
      </w:r>
    </w:p>
    <w:p w:rsidR="004D4535" w:rsidRDefault="004D4535" w:rsidP="00066527">
      <w:pPr>
        <w:pStyle w:val="ListParagraph"/>
        <w:numPr>
          <w:ilvl w:val="0"/>
          <w:numId w:val="7"/>
        </w:numPr>
      </w:pPr>
      <w:r w:rsidRPr="00B739BF">
        <w:rPr>
          <w:b/>
        </w:rPr>
        <w:t>Fixed Work:</w:t>
      </w:r>
      <w:r>
        <w:t xml:space="preserve">  The work of the task is fixed. Fixed work tasks are </w:t>
      </w:r>
      <w:del w:id="426" w:author="Ellen Lehnert" w:date="2010-07-19T20:37:00Z">
        <w:r w:rsidDel="00174B3F">
          <w:delText xml:space="preserve">also </w:delText>
        </w:r>
      </w:del>
      <w:ins w:id="427" w:author="Ellen Lehnert" w:date="2010-07-19T20:37:00Z">
        <w:r w:rsidR="00174B3F">
          <w:t xml:space="preserve">always </w:t>
        </w:r>
      </w:ins>
      <w:r>
        <w:t>effort-driven by default.  The more resources assigned to the task, the less time the task will take to be completed</w:t>
      </w:r>
      <w:r w:rsidR="00A40191">
        <w:t xml:space="preserve"> because the work is divided over the resources</w:t>
      </w:r>
      <w:r>
        <w:t xml:space="preserve">. Fixed work tasks will be scheduled based on the quantity of the units of </w:t>
      </w:r>
      <w:del w:id="428" w:author="Heather Perreaux" w:date="2010-05-16T13:51:00Z">
        <w:r w:rsidDel="00BD2E02">
          <w:delText xml:space="preserve">the </w:delText>
        </w:r>
      </w:del>
      <w:r>
        <w:t xml:space="preserve">resources assigned </w:t>
      </w:r>
      <w:del w:id="429" w:author="Heather Perreaux" w:date="2010-05-16T13:52:00Z">
        <w:r w:rsidDel="00BD2E02">
          <w:delText xml:space="preserve">to </w:delText>
        </w:r>
        <w:r w:rsidR="00A40191" w:rsidDel="00BD2E02">
          <w:delText>a</w:delText>
        </w:r>
        <w:r w:rsidDel="00BD2E02">
          <w:delText xml:space="preserve"> task </w:delText>
        </w:r>
      </w:del>
      <w:r>
        <w:t xml:space="preserve">and availability </w:t>
      </w:r>
      <w:r w:rsidR="00A40191">
        <w:t xml:space="preserve">as stated on </w:t>
      </w:r>
      <w:r>
        <w:t xml:space="preserve">their resource calendar. </w:t>
      </w:r>
    </w:p>
    <w:p w:rsidR="004D4535" w:rsidRDefault="004D4535" w:rsidP="004D4535">
      <w:pPr>
        <w:ind w:left="1080"/>
      </w:pPr>
    </w:p>
    <w:p w:rsidR="004D4535" w:rsidRDefault="004D4535" w:rsidP="004D4535">
      <w:pPr>
        <w:ind w:left="1080"/>
      </w:pPr>
    </w:p>
    <w:p w:rsidR="004D4535" w:rsidRDefault="004D4535" w:rsidP="004D4535">
      <w:pPr>
        <w:ind w:left="1080"/>
      </w:pPr>
    </w:p>
    <w:p w:rsidR="004D4535" w:rsidRDefault="004D4535" w:rsidP="004D4535">
      <w:pPr>
        <w:ind w:left="1080"/>
      </w:pPr>
    </w:p>
    <w:p w:rsidR="004D4535" w:rsidRDefault="004D4535" w:rsidP="004D4535">
      <w:pPr>
        <w:ind w:left="1080"/>
      </w:pPr>
    </w:p>
    <w:p w:rsidR="004D4535" w:rsidRDefault="004D4535" w:rsidP="004D4535">
      <w:r>
        <w:t xml:space="preserve">When coupled with the effort-driven option, the scheduling engine allows for 5 combinations of task type, effort-driven </w:t>
      </w:r>
      <w:r w:rsidR="00E3427D">
        <w:t>settings</w:t>
      </w:r>
      <w:r>
        <w:t xml:space="preserve">: </w:t>
      </w:r>
    </w:p>
    <w:p w:rsidR="004D4535" w:rsidRDefault="004D4535" w:rsidP="00066527">
      <w:pPr>
        <w:pStyle w:val="ListParagraph"/>
        <w:numPr>
          <w:ilvl w:val="0"/>
          <w:numId w:val="8"/>
        </w:numPr>
      </w:pPr>
      <w:r>
        <w:t>Fixed Duration, Effort-driven on</w:t>
      </w:r>
    </w:p>
    <w:p w:rsidR="004D4535" w:rsidRDefault="004D4535" w:rsidP="00066527">
      <w:pPr>
        <w:pStyle w:val="ListParagraph"/>
        <w:numPr>
          <w:ilvl w:val="0"/>
          <w:numId w:val="8"/>
        </w:numPr>
      </w:pPr>
      <w:r>
        <w:t>Fixed Duration, Effort-driven off</w:t>
      </w:r>
    </w:p>
    <w:p w:rsidR="004D4535" w:rsidRDefault="004D4535" w:rsidP="00066527">
      <w:pPr>
        <w:pStyle w:val="ListParagraph"/>
        <w:numPr>
          <w:ilvl w:val="0"/>
          <w:numId w:val="8"/>
        </w:numPr>
      </w:pPr>
      <w:r>
        <w:t>Fixed Units, Effort-driven on</w:t>
      </w:r>
    </w:p>
    <w:p w:rsidR="004D4535" w:rsidRDefault="004D4535" w:rsidP="00066527">
      <w:pPr>
        <w:pStyle w:val="ListParagraph"/>
        <w:numPr>
          <w:ilvl w:val="0"/>
          <w:numId w:val="8"/>
        </w:numPr>
      </w:pPr>
      <w:r>
        <w:t>Fixed Units, Effort-driven off</w:t>
      </w:r>
    </w:p>
    <w:p w:rsidR="004D4535" w:rsidRDefault="004D4535" w:rsidP="00066527">
      <w:pPr>
        <w:pStyle w:val="ListParagraph"/>
        <w:numPr>
          <w:ilvl w:val="0"/>
          <w:numId w:val="8"/>
        </w:numPr>
      </w:pPr>
      <w:r>
        <w:t>Fixed Work, Effort-driven on</w:t>
      </w:r>
    </w:p>
    <w:p w:rsidR="004D4535" w:rsidRDefault="004D4535" w:rsidP="004D4535">
      <w:r>
        <w:t xml:space="preserve">To create effective resource scheduling assignments it is imperative that the task types and effect-driven settings for the tasks are correct.  Different settings </w:t>
      </w:r>
      <w:del w:id="430" w:author="Heather Perreaux" w:date="2010-05-16T14:01:00Z">
        <w:r w:rsidDel="00D163F1">
          <w:delText xml:space="preserve">will </w:delText>
        </w:r>
      </w:del>
      <w:r>
        <w:t>deliver different results</w:t>
      </w:r>
      <w:ins w:id="431" w:author="Ellen Lehnert" w:date="2010-07-19T20:41:00Z">
        <w:r w:rsidR="00174B3F">
          <w:t xml:space="preserve"> during assignment creation</w:t>
        </w:r>
      </w:ins>
      <w:r>
        <w:t>.  For this reason</w:t>
      </w:r>
      <w:ins w:id="432" w:author="Heather Perreaux" w:date="2010-05-16T13:53:00Z">
        <w:r w:rsidR="001A1B49">
          <w:t>,</w:t>
        </w:r>
      </w:ins>
      <w:r>
        <w:t xml:space="preserve"> understanding </w:t>
      </w:r>
      <w:del w:id="433" w:author="Heather Perreaux" w:date="2010-05-16T13:53:00Z">
        <w:r w:rsidDel="001A1B49">
          <w:delText xml:space="preserve">what </w:delText>
        </w:r>
      </w:del>
      <w:r>
        <w:t xml:space="preserve">the </w:t>
      </w:r>
      <w:r w:rsidRPr="00BC2A0A">
        <w:rPr>
          <w:u w:val="single"/>
        </w:rPr>
        <w:t>work</w:t>
      </w:r>
      <w:r>
        <w:t xml:space="preserve"> of a task is the best place to start.  Once the work is understood, </w:t>
      </w:r>
      <w:ins w:id="434" w:author="Heather Perreaux" w:date="2010-05-16T13:53:00Z">
        <w:r w:rsidR="00AB73A7">
          <w:t xml:space="preserve">it will be much easier to choose an appropriate task type </w:t>
        </w:r>
      </w:ins>
      <w:del w:id="435" w:author="Heather Perreaux" w:date="2010-05-16T13:54:00Z">
        <w:r w:rsidDel="00AB73A7">
          <w:delText>you will be able to determine the task type which is right for the task</w:delText>
        </w:r>
        <w:r w:rsidR="008B32D9" w:rsidDel="00AB73A7">
          <w:delText xml:space="preserve"> </w:delText>
        </w:r>
      </w:del>
      <w:ins w:id="436" w:author="Heather Perreaux" w:date="2010-05-16T13:54:00Z">
        <w:r w:rsidR="00AB73A7">
          <w:t xml:space="preserve">and </w:t>
        </w:r>
      </w:ins>
      <w:ins w:id="437" w:author="Heather Perreaux" w:date="2010-05-16T13:55:00Z">
        <w:r w:rsidR="00AB73A7">
          <w:t>resource</w:t>
        </w:r>
      </w:ins>
      <w:ins w:id="438" w:author="Heather Perreaux" w:date="2010-05-16T13:54:00Z">
        <w:r w:rsidR="00AB73A7">
          <w:t xml:space="preserve"> types required to </w:t>
        </w:r>
      </w:ins>
      <w:del w:id="439" w:author="Heather Perreaux" w:date="2010-05-16T13:54:00Z">
        <w:r w:rsidR="008B32D9" w:rsidDel="00AB73A7">
          <w:delText>a</w:delText>
        </w:r>
        <w:r w:rsidR="00E04F51" w:rsidDel="00AB73A7">
          <w:delText>s</w:delText>
        </w:r>
        <w:r w:rsidR="008B32D9" w:rsidDel="00AB73A7">
          <w:delText xml:space="preserve"> well as understand of the types of resources needed to </w:delText>
        </w:r>
      </w:del>
      <w:r w:rsidR="008B32D9">
        <w:t>complete the task</w:t>
      </w:r>
      <w:r>
        <w:t xml:space="preserve">. </w:t>
      </w:r>
    </w:p>
    <w:p w:rsidR="00A40191" w:rsidRDefault="009974D6" w:rsidP="004D4535">
      <w:r>
        <w:t xml:space="preserve">Inserting the Work, Effort-driven and Type columns into the Task Entry table </w:t>
      </w:r>
      <w:r w:rsidR="00233D08">
        <w:t>will</w:t>
      </w:r>
      <w:r>
        <w:t xml:space="preserve"> </w:t>
      </w:r>
      <w:del w:id="440" w:author="Heather Perreaux" w:date="2010-05-16T13:55:00Z">
        <w:r w:rsidR="00233D08" w:rsidDel="00D9512E">
          <w:delText>show</w:delText>
        </w:r>
        <w:r w:rsidDel="00D9512E">
          <w:delText xml:space="preserve"> </w:delText>
        </w:r>
      </w:del>
      <w:ins w:id="441" w:author="Heather Perreaux" w:date="2010-05-16T13:55:00Z">
        <w:r w:rsidR="00D9512E">
          <w:t xml:space="preserve">display </w:t>
        </w:r>
      </w:ins>
      <w:r>
        <w:t xml:space="preserve">all of the information </w:t>
      </w:r>
      <w:del w:id="442" w:author="Heather Perreaux" w:date="2010-05-16T13:55:00Z">
        <w:r w:rsidDel="00D9512E">
          <w:delText xml:space="preserve">in </w:delText>
        </w:r>
        <w:r w:rsidR="00233D08" w:rsidDel="00D9512E">
          <w:delText>at once</w:delText>
        </w:r>
        <w:r w:rsidDel="00D9512E">
          <w:delText xml:space="preserve"> </w:delText>
        </w:r>
      </w:del>
      <w:ins w:id="443" w:author="Heather Perreaux" w:date="2010-05-16T13:55:00Z">
        <w:r w:rsidR="00D9512E">
          <w:t xml:space="preserve">in a single view </w:t>
        </w:r>
      </w:ins>
      <w:r>
        <w:t xml:space="preserve">to allow for proofreading and resetting of the values as needed. </w:t>
      </w:r>
    </w:p>
    <w:p w:rsidR="009974D6" w:rsidRDefault="009974D6" w:rsidP="004D4535">
      <w:r>
        <w:t xml:space="preserve">To add the Work, Effort-driven and Type columns into the Task Entry table: </w:t>
      </w:r>
    </w:p>
    <w:p w:rsidR="009974D6" w:rsidRPr="00BC2A0A" w:rsidRDefault="009974D6" w:rsidP="009974D6">
      <w:pPr>
        <w:pStyle w:val="ListParagraph"/>
        <w:numPr>
          <w:ilvl w:val="0"/>
          <w:numId w:val="38"/>
        </w:numPr>
        <w:rPr>
          <w:b/>
        </w:rPr>
      </w:pPr>
      <w:r w:rsidRPr="00BC2A0A">
        <w:rPr>
          <w:b/>
        </w:rPr>
        <w:t xml:space="preserve">Tasks </w:t>
      </w:r>
      <w:r w:rsidRPr="00BC2A0A">
        <w:rPr>
          <w:b/>
        </w:rPr>
        <w:sym w:font="Wingdings" w:char="F0E0"/>
      </w:r>
      <w:r w:rsidRPr="00BC2A0A">
        <w:rPr>
          <w:b/>
        </w:rPr>
        <w:t xml:space="preserve"> Gantt Chart</w:t>
      </w:r>
    </w:p>
    <w:p w:rsidR="009974D6" w:rsidRDefault="009974D6" w:rsidP="009974D6">
      <w:pPr>
        <w:pStyle w:val="ListParagraph"/>
        <w:numPr>
          <w:ilvl w:val="0"/>
          <w:numId w:val="38"/>
        </w:numPr>
      </w:pPr>
      <w:r>
        <w:t>Double Click the title of the start column</w:t>
      </w:r>
    </w:p>
    <w:p w:rsidR="009974D6" w:rsidRDefault="009974D6" w:rsidP="009974D6">
      <w:pPr>
        <w:pStyle w:val="ListParagraph"/>
        <w:numPr>
          <w:ilvl w:val="0"/>
          <w:numId w:val="38"/>
        </w:numPr>
      </w:pPr>
      <w:r>
        <w:t xml:space="preserve">Click the </w:t>
      </w:r>
      <w:r w:rsidRPr="00BC2A0A">
        <w:rPr>
          <w:b/>
        </w:rPr>
        <w:t>W</w:t>
      </w:r>
      <w:r>
        <w:t xml:space="preserve"> key</w:t>
      </w:r>
    </w:p>
    <w:p w:rsidR="009974D6" w:rsidRDefault="009974D6" w:rsidP="009974D6">
      <w:pPr>
        <w:pStyle w:val="ListParagraph"/>
        <w:numPr>
          <w:ilvl w:val="0"/>
          <w:numId w:val="38"/>
        </w:numPr>
      </w:pPr>
      <w:r>
        <w:t xml:space="preserve">Select </w:t>
      </w:r>
      <w:r w:rsidRPr="00BC2A0A">
        <w:rPr>
          <w:b/>
        </w:rPr>
        <w:t>Work</w:t>
      </w:r>
      <w:r>
        <w:t xml:space="preserve"> </w:t>
      </w:r>
    </w:p>
    <w:p w:rsidR="009974D6" w:rsidRDefault="009974D6" w:rsidP="009974D6">
      <w:pPr>
        <w:pStyle w:val="ListParagraph"/>
        <w:numPr>
          <w:ilvl w:val="0"/>
          <w:numId w:val="38"/>
        </w:numPr>
      </w:pPr>
      <w:r>
        <w:t>Double Click the title of the start column</w:t>
      </w:r>
    </w:p>
    <w:p w:rsidR="009974D6" w:rsidRDefault="009974D6" w:rsidP="009974D6">
      <w:pPr>
        <w:pStyle w:val="ListParagraph"/>
        <w:numPr>
          <w:ilvl w:val="0"/>
          <w:numId w:val="38"/>
        </w:numPr>
      </w:pPr>
      <w:r>
        <w:t xml:space="preserve">Click the </w:t>
      </w:r>
      <w:r w:rsidRPr="00BC2A0A">
        <w:rPr>
          <w:b/>
        </w:rPr>
        <w:t>E</w:t>
      </w:r>
      <w:r>
        <w:t xml:space="preserve"> key</w:t>
      </w:r>
    </w:p>
    <w:p w:rsidR="009974D6" w:rsidRDefault="009974D6" w:rsidP="009974D6">
      <w:pPr>
        <w:pStyle w:val="ListParagraph"/>
        <w:numPr>
          <w:ilvl w:val="0"/>
          <w:numId w:val="38"/>
        </w:numPr>
      </w:pPr>
      <w:r>
        <w:t xml:space="preserve">Select </w:t>
      </w:r>
      <w:r w:rsidRPr="00BC2A0A">
        <w:rPr>
          <w:b/>
        </w:rPr>
        <w:t>Effort-Driven</w:t>
      </w:r>
      <w:r>
        <w:t xml:space="preserve"> </w:t>
      </w:r>
    </w:p>
    <w:p w:rsidR="009974D6" w:rsidRDefault="009974D6" w:rsidP="009974D6">
      <w:pPr>
        <w:pStyle w:val="ListParagraph"/>
        <w:numPr>
          <w:ilvl w:val="0"/>
          <w:numId w:val="38"/>
        </w:numPr>
      </w:pPr>
      <w:r>
        <w:t>Double Click the title of the start column</w:t>
      </w:r>
    </w:p>
    <w:p w:rsidR="009974D6" w:rsidRDefault="009974D6" w:rsidP="009974D6">
      <w:pPr>
        <w:pStyle w:val="ListParagraph"/>
        <w:numPr>
          <w:ilvl w:val="0"/>
          <w:numId w:val="38"/>
        </w:numPr>
      </w:pPr>
      <w:r>
        <w:t xml:space="preserve">Click the </w:t>
      </w:r>
      <w:r w:rsidRPr="00BC2A0A">
        <w:rPr>
          <w:b/>
        </w:rPr>
        <w:t>T</w:t>
      </w:r>
      <w:r>
        <w:t xml:space="preserve"> key</w:t>
      </w:r>
    </w:p>
    <w:p w:rsidR="009974D6" w:rsidRDefault="009974D6" w:rsidP="009974D6">
      <w:pPr>
        <w:pStyle w:val="ListParagraph"/>
        <w:numPr>
          <w:ilvl w:val="0"/>
          <w:numId w:val="38"/>
        </w:numPr>
      </w:pPr>
      <w:r>
        <w:t xml:space="preserve">Select </w:t>
      </w:r>
      <w:r w:rsidRPr="00BC2A0A">
        <w:rPr>
          <w:b/>
        </w:rPr>
        <w:t>Type</w:t>
      </w:r>
      <w:del w:id="444" w:author="Heather Perreaux" w:date="2010-05-16T14:03:00Z">
        <w:r w:rsidRPr="00BC2A0A" w:rsidDel="00BC2A0A">
          <w:delText>”</w:delText>
        </w:r>
      </w:del>
      <w:r>
        <w:t xml:space="preserve"> </w:t>
      </w:r>
    </w:p>
    <w:p w:rsidR="009974D6" w:rsidRDefault="00BE1CB8" w:rsidP="009974D6">
      <w:r>
        <w:rPr>
          <w:noProof/>
        </w:rPr>
        <w:pict>
          <v:rect id="_x0000_s1063" style="position:absolute;left:0;text-align:left;margin-left:246.65pt;margin-top:19.9pt;width:153.65pt;height:31.7pt;z-index:251677184" filled="f" strokecolor="red" strokeweight="1pt"/>
        </w:pict>
      </w:r>
      <w:r w:rsidR="009974D6">
        <w:t xml:space="preserve">The resulting </w:t>
      </w:r>
      <w:del w:id="445" w:author="Heather Perreaux" w:date="2010-05-16T14:04:00Z">
        <w:r w:rsidR="009974D6" w:rsidDel="00435B2B">
          <w:delText xml:space="preserve">table </w:delText>
        </w:r>
      </w:del>
      <w:ins w:id="446" w:author="Heather Perreaux" w:date="2010-05-16T14:04:00Z">
        <w:r w:rsidR="00435B2B">
          <w:t xml:space="preserve">view </w:t>
        </w:r>
      </w:ins>
      <w:r w:rsidR="009974D6">
        <w:t xml:space="preserve">is shown below: </w:t>
      </w:r>
    </w:p>
    <w:p w:rsidR="009974D6" w:rsidRDefault="00797308" w:rsidP="009974D6">
      <w:pPr>
        <w:pStyle w:val="Art"/>
        <w:jc w:val="center"/>
      </w:pPr>
      <w:r>
        <w:rPr>
          <w:noProof/>
        </w:rPr>
        <w:drawing>
          <wp:inline distT="0" distB="0" distL="0" distR="0">
            <wp:extent cx="5711190" cy="1036955"/>
            <wp:effectExtent l="0" t="0" r="3810" b="0"/>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036955"/>
                    </a:xfrm>
                    <a:prstGeom prst="rect">
                      <a:avLst/>
                    </a:prstGeom>
                    <a:noFill/>
                    <a:ln>
                      <a:noFill/>
                    </a:ln>
                  </pic:spPr>
                </pic:pic>
              </a:graphicData>
            </a:graphic>
          </wp:inline>
        </w:drawing>
      </w:r>
    </w:p>
    <w:p w:rsidR="009974D6" w:rsidRDefault="009974D6" w:rsidP="009974D6"/>
    <w:p w:rsidR="009974D6" w:rsidRPr="00093F3C" w:rsidRDefault="00093F3C" w:rsidP="004D4535">
      <w:pPr>
        <w:rPr>
          <w:i/>
        </w:rPr>
      </w:pPr>
      <w:ins w:id="447" w:author="Heather Perreaux" w:date="2010-05-16T14:04:00Z">
        <w:r>
          <w:rPr>
            <w:b/>
          </w:rPr>
          <w:t xml:space="preserve">Note: </w:t>
        </w:r>
      </w:ins>
      <w:r w:rsidR="009974D6" w:rsidRPr="00093F3C">
        <w:rPr>
          <w:i/>
        </w:rPr>
        <w:t xml:space="preserve">Summary tasks are always Fixed Duration and can not be changed. </w:t>
      </w:r>
    </w:p>
    <w:p w:rsidR="00233D08" w:rsidRDefault="00233D08" w:rsidP="004D4535">
      <w:pPr>
        <w:rPr>
          <w:b/>
        </w:rPr>
      </w:pPr>
    </w:p>
    <w:p w:rsidR="0056376B" w:rsidRDefault="0056376B" w:rsidP="004D4535">
      <w:pPr>
        <w:rPr>
          <w:ins w:id="448" w:author="Ellen Lehnert" w:date="2010-07-19T20:45:00Z"/>
          <w:b/>
        </w:rPr>
      </w:pPr>
      <w:r w:rsidRPr="00CD6C33">
        <w:rPr>
          <w:b/>
        </w:rPr>
        <w:t xml:space="preserve">Manually scheduled tasks vs. Automatic scheduled tasks: </w:t>
      </w:r>
    </w:p>
    <w:p w:rsidR="00174B3F" w:rsidRPr="00CD6C33" w:rsidDel="00174B3F" w:rsidRDefault="00174B3F" w:rsidP="004D4535">
      <w:pPr>
        <w:rPr>
          <w:del w:id="449" w:author="Ellen Lehnert" w:date="2010-07-19T20:45:00Z"/>
          <w:b/>
        </w:rPr>
      </w:pPr>
    </w:p>
    <w:p w:rsidR="0056376B" w:rsidRDefault="00CD6C33" w:rsidP="004D4535">
      <w:r>
        <w:t xml:space="preserve">The scheduling engine </w:t>
      </w:r>
      <w:del w:id="450" w:author="Heather Perreaux" w:date="2010-05-16T14:04:00Z">
        <w:r w:rsidDel="007634B6">
          <w:delText xml:space="preserve">will </w:delText>
        </w:r>
      </w:del>
      <w:r>
        <w:t>ignore</w:t>
      </w:r>
      <w:ins w:id="451" w:author="Heather Perreaux" w:date="2010-05-16T14:04:00Z">
        <w:r w:rsidR="007634B6">
          <w:t>s</w:t>
        </w:r>
      </w:ins>
      <w:r>
        <w:t xml:space="preserve"> </w:t>
      </w:r>
      <w:del w:id="452" w:author="Heather Perreaux" w:date="2010-05-16T14:04:00Z">
        <w:r w:rsidDel="007634B6">
          <w:delText xml:space="preserve">the </w:delText>
        </w:r>
      </w:del>
      <w:r>
        <w:t>task type and effort-driven flag</w:t>
      </w:r>
      <w:ins w:id="453" w:author="Heather Perreaux" w:date="2010-05-16T14:05:00Z">
        <w:r w:rsidR="007634B6">
          <w:t>s</w:t>
        </w:r>
      </w:ins>
      <w:r>
        <w:t xml:space="preserve"> for manually scheduled tasks.  </w:t>
      </w:r>
      <w:r w:rsidR="00033D09">
        <w:t xml:space="preserve"> </w:t>
      </w:r>
      <w:r>
        <w:t xml:space="preserve">These values </w:t>
      </w:r>
      <w:del w:id="454" w:author="Heather Perreaux" w:date="2010-05-16T14:05:00Z">
        <w:r w:rsidDel="007634B6">
          <w:delText xml:space="preserve">will only </w:delText>
        </w:r>
      </w:del>
      <w:r>
        <w:t>apply</w:t>
      </w:r>
      <w:ins w:id="455" w:author="Heather Perreaux" w:date="2010-05-16T14:05:00Z">
        <w:r w:rsidR="007634B6">
          <w:t xml:space="preserve"> on</w:t>
        </w:r>
        <w:r w:rsidR="00D061C6">
          <w:t>l</w:t>
        </w:r>
        <w:r w:rsidR="007634B6">
          <w:t>y</w:t>
        </w:r>
      </w:ins>
      <w:r>
        <w:t xml:space="preserve"> to automati</w:t>
      </w:r>
      <w:del w:id="456" w:author="Heather Perreaux" w:date="2010-05-16T14:05:00Z">
        <w:r w:rsidDel="00D061C6">
          <w:delText>c</w:delText>
        </w:r>
      </w:del>
      <w:ins w:id="457" w:author="Heather Perreaux" w:date="2010-05-16T14:05:00Z">
        <w:r w:rsidR="00D061C6">
          <w:t>cally</w:t>
        </w:r>
      </w:ins>
      <w:r>
        <w:t xml:space="preserve"> scheduled tasks.  </w:t>
      </w:r>
    </w:p>
    <w:p w:rsidR="00CD6C33" w:rsidRDefault="00CD6C33" w:rsidP="004D4535">
      <w:r>
        <w:t xml:space="preserve">If a task is changed from manual scheduling to automatic scheduling, the task type and effort-driven values </w:t>
      </w:r>
      <w:del w:id="458" w:author="Heather Perreaux" w:date="2010-05-16T14:05:00Z">
        <w:r w:rsidDel="00B96DE0">
          <w:delText xml:space="preserve">will </w:delText>
        </w:r>
      </w:del>
      <w:r>
        <w:t xml:space="preserve">become meaningful.  </w:t>
      </w:r>
      <w:r w:rsidR="00E3427D">
        <w:t>The value for these fields will be picked up from the options default settings</w:t>
      </w:r>
      <w:r w:rsidR="002B04BF">
        <w:t xml:space="preserve"> when the task is entered</w:t>
      </w:r>
      <w:r w:rsidR="00E3427D">
        <w:t xml:space="preserve">.  </w:t>
      </w:r>
      <w:r>
        <w:t xml:space="preserve">These values should be </w:t>
      </w:r>
      <w:ins w:id="459" w:author="Heather Perreaux" w:date="2010-05-16T14:06:00Z">
        <w:r w:rsidR="00B96DE0">
          <w:t>re</w:t>
        </w:r>
      </w:ins>
      <w:r>
        <w:t xml:space="preserve">checked when switching modes to </w:t>
      </w:r>
      <w:del w:id="460" w:author="Heather Perreaux" w:date="2010-05-16T14:06:00Z">
        <w:r w:rsidDel="00B96DE0">
          <w:delText xml:space="preserve">make </w:delText>
        </w:r>
      </w:del>
      <w:ins w:id="461" w:author="Heather Perreaux" w:date="2010-05-16T14:06:00Z">
        <w:r w:rsidR="00B96DE0">
          <w:t>en</w:t>
        </w:r>
      </w:ins>
      <w:r>
        <w:t xml:space="preserve">sure </w:t>
      </w:r>
      <w:del w:id="462" w:author="Heather Perreaux" w:date="2010-05-16T14:06:00Z">
        <w:r w:rsidDel="00B96DE0">
          <w:delText>the value is correct for the task</w:delText>
        </w:r>
      </w:del>
      <w:ins w:id="463" w:author="Heather Perreaux" w:date="2010-05-16T14:06:00Z">
        <w:r w:rsidR="00B96DE0">
          <w:t>correctness</w:t>
        </w:r>
      </w:ins>
      <w:r>
        <w:t xml:space="preserve">. </w:t>
      </w:r>
    </w:p>
    <w:p w:rsidR="00F4796D" w:rsidRDefault="00F4796D" w:rsidP="00F4796D">
      <w:pPr>
        <w:pStyle w:val="Pb"/>
        <w:framePr w:wrap="around"/>
      </w:pPr>
    </w:p>
    <w:p w:rsidR="00F4796D" w:rsidRDefault="00F4796D" w:rsidP="00F4796D">
      <w:pPr>
        <w:pStyle w:val="Pb"/>
        <w:framePr w:wrap="around"/>
      </w:pPr>
      <w:bookmarkStart w:id="464" w:name="_Toc235254617"/>
    </w:p>
    <w:p w:rsidR="00FB76A2" w:rsidRDefault="00D66EA2" w:rsidP="00FB76A2">
      <w:pPr>
        <w:pStyle w:val="Heading2"/>
      </w:pPr>
      <w:bookmarkStart w:id="465" w:name="_Toc267385148"/>
      <w:bookmarkEnd w:id="464"/>
      <w:r w:rsidRPr="00D66EA2">
        <w:t>What is an Assignment?</w:t>
      </w:r>
      <w:bookmarkEnd w:id="465"/>
    </w:p>
    <w:p w:rsidR="00FB76A2" w:rsidRDefault="00797308" w:rsidP="00FB76A2">
      <w:pPr>
        <w:pStyle w:val="FormatPPT"/>
      </w:pPr>
      <w:r>
        <w:drawing>
          <wp:inline distT="0" distB="0" distL="0" distR="0">
            <wp:extent cx="3642995" cy="2298065"/>
            <wp:effectExtent l="0" t="0" r="0" b="6985"/>
            <wp:docPr id="6"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F4796D" w:rsidRPr="005A6CDE" w:rsidRDefault="00F4796D" w:rsidP="00F4796D">
      <w:pPr>
        <w:pStyle w:val="Rule"/>
      </w:pPr>
    </w:p>
    <w:p w:rsidR="00E93053" w:rsidDel="00174B3F" w:rsidRDefault="00174B3F" w:rsidP="00575383">
      <w:pPr>
        <w:rPr>
          <w:ins w:id="466" w:author="Heather Perreaux" w:date="2010-05-16T14:26:00Z"/>
          <w:del w:id="467" w:author="Ellen Lehnert" w:date="2010-07-19T20:55:00Z"/>
        </w:rPr>
      </w:pPr>
      <w:ins w:id="468" w:author="Ellen Lehnert" w:date="2010-07-19T20:55:00Z">
        <w:r w:rsidRPr="00174B3F">
          <w:t>The “what” of the project are the tasks which represent what work needs to be accomplished.  The resources are the “who” or who will perform the work.   The assignment is applying the resource to the task to create the “when” and for “how much ” (cost and time).  How the assignment is created will result in different outcomes for the values in the assignment.</w:t>
        </w:r>
      </w:ins>
      <w:ins w:id="469" w:author="Heather Perreaux" w:date="2010-05-16T14:32:00Z">
        <w:del w:id="470" w:author="Ellen Lehnert" w:date="2010-07-19T20:55:00Z">
          <w:r w:rsidR="00E93053" w:rsidDel="00174B3F">
            <w:delText xml:space="preserve">An </w:delText>
          </w:r>
        </w:del>
      </w:ins>
      <w:commentRangeStart w:id="471"/>
      <w:del w:id="472" w:author="Ellen Lehnert" w:date="2010-07-19T20:55:00Z">
        <w:r w:rsidR="00A64B5B" w:rsidDel="00174B3F">
          <w:delText xml:space="preserve">The </w:delText>
        </w:r>
        <w:r w:rsidR="002B04BF" w:rsidDel="00174B3F">
          <w:delText>“what”</w:delText>
        </w:r>
        <w:r w:rsidR="002B04BF" w:rsidRPr="002B04BF" w:rsidDel="00174B3F">
          <w:delText xml:space="preserve"> </w:delText>
        </w:r>
        <w:r w:rsidR="002B04BF" w:rsidDel="00174B3F">
          <w:delText xml:space="preserve">of the project </w:delText>
        </w:r>
        <w:r w:rsidR="005717D4" w:rsidDel="00174B3F">
          <w:delText>are</w:delText>
        </w:r>
        <w:r w:rsidR="002B04BF" w:rsidDel="00174B3F">
          <w:delText xml:space="preserve"> the </w:delText>
        </w:r>
        <w:r w:rsidR="00A64B5B" w:rsidDel="00174B3F">
          <w:delText>tasks</w:delText>
        </w:r>
        <w:r w:rsidR="002B04BF" w:rsidDel="00174B3F">
          <w:delText xml:space="preserve"> which represent what work needs to be accomplished.</w:delText>
        </w:r>
        <w:r w:rsidR="00A64B5B" w:rsidDel="00174B3F">
          <w:delText xml:space="preserve">  The resources are the “who”</w:delText>
        </w:r>
        <w:r w:rsidR="00574ACC" w:rsidDel="00174B3F">
          <w:delText xml:space="preserve"> or who will perform the work</w:delText>
        </w:r>
        <w:r w:rsidR="00A64B5B" w:rsidDel="00174B3F">
          <w:delText>.</w:delText>
        </w:r>
        <w:commentRangeEnd w:id="471"/>
        <w:r w:rsidR="008C1673" w:rsidDel="00174B3F">
          <w:rPr>
            <w:rStyle w:val="CommentReference"/>
          </w:rPr>
          <w:commentReference w:id="471"/>
        </w:r>
        <w:r w:rsidR="00A64B5B" w:rsidDel="00174B3F">
          <w:delText xml:space="preserve">  T</w:delText>
        </w:r>
      </w:del>
      <w:ins w:id="473" w:author="Heather Perreaux" w:date="2010-05-16T14:15:00Z">
        <w:del w:id="474" w:author="Ellen Lehnert" w:date="2010-07-19T20:55:00Z">
          <w:r w:rsidR="000A4319" w:rsidDel="00174B3F">
            <w:delText>A</w:delText>
          </w:r>
        </w:del>
      </w:ins>
      <w:del w:id="475" w:author="Ellen Lehnert" w:date="2010-07-19T20:55:00Z">
        <w:r w:rsidR="00A64B5B" w:rsidDel="00174B3F">
          <w:delText xml:space="preserve">he assignment is applying the </w:delText>
        </w:r>
      </w:del>
      <w:ins w:id="476" w:author="Heather Perreaux" w:date="2010-05-16T14:15:00Z">
        <w:del w:id="477" w:author="Ellen Lehnert" w:date="2010-07-19T20:55:00Z">
          <w:r w:rsidR="000A4319" w:rsidDel="00174B3F">
            <w:delText xml:space="preserve">a </w:delText>
          </w:r>
        </w:del>
      </w:ins>
      <w:del w:id="478" w:author="Ellen Lehnert" w:date="2010-07-19T20:55:00Z">
        <w:r w:rsidR="00A64B5B" w:rsidDel="00174B3F">
          <w:delText xml:space="preserve">resource to the </w:delText>
        </w:r>
      </w:del>
      <w:ins w:id="479" w:author="Heather Perreaux" w:date="2010-05-16T14:15:00Z">
        <w:del w:id="480" w:author="Ellen Lehnert" w:date="2010-07-19T20:55:00Z">
          <w:r w:rsidR="000A4319" w:rsidDel="00174B3F">
            <w:delText xml:space="preserve">a </w:delText>
          </w:r>
        </w:del>
      </w:ins>
      <w:del w:id="481" w:author="Ellen Lehnert" w:date="2010-07-19T20:55:00Z">
        <w:r w:rsidR="00A64B5B" w:rsidDel="00174B3F">
          <w:delText xml:space="preserve">task to create the “when” and for “how </w:delText>
        </w:r>
        <w:commentRangeStart w:id="482"/>
        <w:r w:rsidR="00A64B5B" w:rsidDel="00174B3F">
          <w:delText>much</w:delText>
        </w:r>
        <w:commentRangeEnd w:id="482"/>
        <w:r w:rsidDel="00174B3F">
          <w:rPr>
            <w:rStyle w:val="CommentReference"/>
          </w:rPr>
          <w:commentReference w:id="482"/>
        </w:r>
        <w:r w:rsidR="00A64B5B" w:rsidDel="00174B3F">
          <w:delText>”</w:delText>
        </w:r>
        <w:r w:rsidR="002B04BF" w:rsidDel="00174B3F">
          <w:delText xml:space="preserve"> (cost and time)</w:delText>
        </w:r>
      </w:del>
      <w:ins w:id="483" w:author="Heather Perreaux" w:date="2010-05-16T14:32:00Z">
        <w:del w:id="484" w:author="Ellen Lehnert" w:date="2010-07-19T20:55:00Z">
          <w:r w:rsidR="00E93053" w:rsidDel="00174B3F">
            <w:delText xml:space="preserve"> for a task</w:delText>
          </w:r>
        </w:del>
      </w:ins>
      <w:del w:id="485" w:author="Ellen Lehnert" w:date="2010-07-19T20:55:00Z">
        <w:r w:rsidR="00A64B5B" w:rsidDel="00174B3F">
          <w:delText xml:space="preserve">.  </w:delText>
        </w:r>
      </w:del>
      <w:ins w:id="486" w:author="Heather Perreaux" w:date="2010-05-16T14:30:00Z">
        <w:del w:id="487" w:author="Ellen Lehnert" w:date="2010-07-19T20:55:00Z">
          <w:r w:rsidR="00E93053" w:rsidDel="00174B3F">
            <w:delText>Resources + Tasks = Assignments</w:delText>
          </w:r>
        </w:del>
      </w:ins>
      <w:ins w:id="488" w:author="Heather Perreaux" w:date="2010-05-16T14:26:00Z">
        <w:del w:id="489" w:author="Ellen Lehnert" w:date="2010-07-19T20:55:00Z">
          <w:r w:rsidR="00E93053" w:rsidDel="00174B3F">
            <w:delText xml:space="preserve">. </w:delText>
          </w:r>
        </w:del>
      </w:ins>
      <w:ins w:id="490" w:author="Heather Perreaux" w:date="2010-05-16T14:29:00Z">
        <w:del w:id="491" w:author="Ellen Lehnert" w:date="2010-07-19T20:55:00Z">
          <w:r w:rsidR="00E93053" w:rsidDel="00174B3F">
            <w:delText xml:space="preserve">Resource assignment is attaching a named resource to a task and defining the amount of time the resource can dedicate to the task.  </w:delText>
          </w:r>
        </w:del>
      </w:ins>
    </w:p>
    <w:p w:rsidR="00A64B5B" w:rsidRDefault="00136932" w:rsidP="00575383">
      <w:commentRangeStart w:id="492"/>
      <w:ins w:id="493" w:author="Heather Perreaux" w:date="2010-05-16T14:16:00Z">
        <w:r>
          <w:t xml:space="preserve">The values used in creating the assignment will drive the </w:t>
        </w:r>
        <w:del w:id="494" w:author="Ellen Lehnert" w:date="2010-07-19T20:56:00Z">
          <w:r w:rsidDel="00174B3F">
            <w:delText>outcome</w:delText>
          </w:r>
        </w:del>
      </w:ins>
      <w:ins w:id="495" w:author="Ellen Lehnert" w:date="2010-07-19T20:56:00Z">
        <w:r w:rsidR="00174B3F">
          <w:t>result for the duration, work and quantity of the resource assigned to</w:t>
        </w:r>
      </w:ins>
      <w:ins w:id="496" w:author="Heather Perreaux" w:date="2010-05-16T14:16:00Z">
        <w:del w:id="497" w:author="Ellen Lehnert" w:date="2010-07-19T20:56:00Z">
          <w:r w:rsidDel="00174B3F">
            <w:delText xml:space="preserve"> of</w:delText>
          </w:r>
        </w:del>
        <w:r>
          <w:t xml:space="preserve"> the task.</w:t>
        </w:r>
      </w:ins>
      <w:del w:id="498" w:author="Heather Perreaux" w:date="2010-05-16T14:17:00Z">
        <w:r w:rsidR="009B4B87" w:rsidDel="00136932">
          <w:delText xml:space="preserve">How the assignment is created will result in different outcomes </w:delText>
        </w:r>
      </w:del>
      <w:del w:id="499" w:author="Heather Perreaux" w:date="2010-05-16T14:15:00Z">
        <w:r w:rsidR="009B4B87" w:rsidDel="000A4319">
          <w:delText>for</w:delText>
        </w:r>
      </w:del>
      <w:del w:id="500" w:author="Heather Perreaux" w:date="2010-05-16T14:17:00Z">
        <w:r w:rsidR="009B4B87" w:rsidDel="00136932">
          <w:delText xml:space="preserve"> the values</w:delText>
        </w:r>
      </w:del>
      <w:del w:id="501" w:author="Heather Perreaux" w:date="2010-05-16T14:15:00Z">
        <w:r w:rsidR="009B4B87" w:rsidDel="000A4319">
          <w:delText xml:space="preserve"> </w:delText>
        </w:r>
      </w:del>
      <w:del w:id="502" w:author="Heather Perreaux" w:date="2010-05-16T14:17:00Z">
        <w:r w:rsidR="009B4B87" w:rsidDel="00136932">
          <w:delText>in the assignment.</w:delText>
        </w:r>
      </w:del>
      <w:r w:rsidR="009B4B87">
        <w:t xml:space="preserve">  </w:t>
      </w:r>
    </w:p>
    <w:p w:rsidR="00E16E92" w:rsidRDefault="00A64B5B" w:rsidP="00575383">
      <w:del w:id="503" w:author="Heather Perreaux" w:date="2010-05-16T14:16:00Z">
        <w:r w:rsidRPr="004108C4" w:rsidDel="00136932">
          <w:rPr>
            <w:b/>
          </w:rPr>
          <w:delText>For e</w:delText>
        </w:r>
      </w:del>
      <w:ins w:id="504" w:author="Heather Perreaux" w:date="2010-05-16T14:16:00Z">
        <w:r w:rsidR="00136932">
          <w:rPr>
            <w:b/>
          </w:rPr>
          <w:t>E</w:t>
        </w:r>
      </w:ins>
      <w:r w:rsidRPr="004108C4">
        <w:rPr>
          <w:b/>
        </w:rPr>
        <w:t>xample</w:t>
      </w:r>
      <w:r>
        <w:t xml:space="preserve">:  </w:t>
      </w:r>
      <w:r w:rsidR="00E16E92">
        <w:t>A</w:t>
      </w:r>
      <w:r>
        <w:t xml:space="preserve"> task</w:t>
      </w:r>
      <w:ins w:id="505" w:author="Heather Perreaux" w:date="2010-05-16T15:23:00Z">
        <w:r w:rsidR="009302A7">
          <w:t>,</w:t>
        </w:r>
      </w:ins>
      <w:r>
        <w:t xml:space="preserve"> “Paint the room” </w:t>
      </w:r>
      <w:del w:id="506" w:author="Heather Perreaux" w:date="2010-05-16T14:16:00Z">
        <w:r w:rsidDel="00136932">
          <w:delText>which we have</w:delText>
        </w:r>
      </w:del>
      <w:ins w:id="507" w:author="Heather Perreaux" w:date="2010-05-16T14:16:00Z">
        <w:r w:rsidR="00136932">
          <w:t>is</w:t>
        </w:r>
      </w:ins>
      <w:r>
        <w:t xml:space="preserve"> estimated to take 3 days</w:t>
      </w:r>
      <w:r w:rsidR="004108C4">
        <w:t xml:space="preserve"> at 8 hours per day</w:t>
      </w:r>
      <w:r w:rsidR="00D717D5">
        <w:t>.</w:t>
      </w:r>
      <w:r w:rsidR="004108C4">
        <w:t xml:space="preserve"> </w:t>
      </w:r>
      <w:r w:rsidR="00E16E92">
        <w:t xml:space="preserve">The task type is </w:t>
      </w:r>
      <w:del w:id="508" w:author="Heather Perreaux" w:date="2010-05-16T14:18:00Z">
        <w:r w:rsidR="00E16E92" w:rsidDel="00136932">
          <w:delText>f</w:delText>
        </w:r>
      </w:del>
      <w:ins w:id="509" w:author="Heather Perreaux" w:date="2010-05-16T14:18:00Z">
        <w:r w:rsidR="00136932">
          <w:t>F</w:t>
        </w:r>
      </w:ins>
      <w:r w:rsidR="00E16E92">
        <w:t xml:space="preserve">ixed </w:t>
      </w:r>
      <w:del w:id="510" w:author="Heather Perreaux" w:date="2010-05-16T14:18:00Z">
        <w:r w:rsidR="00E16E92" w:rsidDel="00136932">
          <w:delText>u</w:delText>
        </w:r>
      </w:del>
      <w:ins w:id="511" w:author="Heather Perreaux" w:date="2010-05-16T14:18:00Z">
        <w:r w:rsidR="00136932">
          <w:t>U</w:t>
        </w:r>
      </w:ins>
      <w:r w:rsidR="00E16E92">
        <w:t>nits, effort-driven</w:t>
      </w:r>
      <w:ins w:id="512" w:author="Heather Perreaux" w:date="2010-05-16T14:18:00Z">
        <w:r w:rsidR="00136932">
          <w:t xml:space="preserve"> </w:t>
        </w:r>
      </w:ins>
      <w:r w:rsidR="00E16E92">
        <w:t>of</w:t>
      </w:r>
      <w:r w:rsidR="009302A7">
        <w:t>f</w:t>
      </w:r>
      <w:ins w:id="513" w:author="Heather Perreaux" w:date="2010-05-16T15:23:00Z">
        <w:r w:rsidR="009302A7">
          <w:t xml:space="preserve"> and</w:t>
        </w:r>
      </w:ins>
      <w:r w:rsidR="00E16E92">
        <w:t xml:space="preserve"> </w:t>
      </w:r>
      <w:r>
        <w:t xml:space="preserve">1 painter </w:t>
      </w:r>
      <w:del w:id="514" w:author="Ellen Lehnert" w:date="2010-07-19T20:59:00Z">
        <w:r w:rsidR="002B04BF" w:rsidDel="00174B3F">
          <w:delText xml:space="preserve">with </w:delText>
        </w:r>
      </w:del>
      <w:ins w:id="515" w:author="Ellen Lehnert" w:date="2010-07-19T20:59:00Z">
        <w:r w:rsidR="00174B3F">
          <w:t xml:space="preserve">has </w:t>
        </w:r>
      </w:ins>
      <w:r w:rsidR="002B04BF">
        <w:t xml:space="preserve">a </w:t>
      </w:r>
      <w:del w:id="516" w:author="Ellen Lehnert" w:date="2010-07-19T20:59:00Z">
        <w:r w:rsidR="002B04BF" w:rsidDel="00174B3F">
          <w:delText xml:space="preserve">cost </w:delText>
        </w:r>
      </w:del>
      <w:ins w:id="517" w:author="Ellen Lehnert" w:date="2010-07-19T20:59:00Z">
        <w:r w:rsidR="00174B3F">
          <w:t xml:space="preserve">rate </w:t>
        </w:r>
      </w:ins>
      <w:r w:rsidR="002B04BF">
        <w:t>of $30 per hour</w:t>
      </w:r>
      <w:del w:id="518" w:author="Heather Perreaux" w:date="2010-05-16T14:19:00Z">
        <w:r w:rsidR="002B04BF" w:rsidDel="00136932">
          <w:delText xml:space="preserve"> </w:delText>
        </w:r>
        <w:r w:rsidR="00E16E92" w:rsidDel="00136932">
          <w:delText xml:space="preserve">is </w:delText>
        </w:r>
        <w:r w:rsidDel="00136932">
          <w:delText>available to do the painting</w:delText>
        </w:r>
      </w:del>
      <w:r w:rsidR="002B04BF">
        <w:t xml:space="preserve">.  </w:t>
      </w:r>
      <w:r>
        <w:t xml:space="preserve">  </w:t>
      </w:r>
    </w:p>
    <w:p w:rsidR="00A64B5B" w:rsidRDefault="00E16E92" w:rsidP="00575383">
      <w:r>
        <w:t xml:space="preserve">The result of this assignment </w:t>
      </w:r>
      <w:del w:id="519" w:author="Heather Perreaux" w:date="2010-05-16T14:19:00Z">
        <w:r w:rsidDel="00136932">
          <w:delText>would be</w:delText>
        </w:r>
      </w:del>
      <w:ins w:id="520" w:author="Heather Perreaux" w:date="2010-05-16T14:19:00Z">
        <w:r w:rsidR="00136932">
          <w:t>is</w:t>
        </w:r>
      </w:ins>
      <w:r>
        <w:t xml:space="preserve">: </w:t>
      </w:r>
    </w:p>
    <w:p w:rsidR="00A64B5B" w:rsidRDefault="00A64B5B" w:rsidP="00575383">
      <w:del w:id="521" w:author="Ellen Lehnert" w:date="2010-07-19T21:00:00Z">
        <w:r w:rsidDel="00174B3F">
          <w:delText>The assignment w</w:delText>
        </w:r>
        <w:r w:rsidR="004108C4" w:rsidDel="00174B3F">
          <w:delText>ould</w:delText>
        </w:r>
        <w:r w:rsidDel="00174B3F">
          <w:delText xml:space="preserve"> result</w:delText>
        </w:r>
      </w:del>
      <w:ins w:id="522" w:author="Heather Perreaux" w:date="2010-05-16T14:19:00Z">
        <w:del w:id="523" w:author="Ellen Lehnert" w:date="2010-07-19T21:00:00Z">
          <w:r w:rsidR="00136932" w:rsidDel="00174B3F">
            <w:delText>s</w:delText>
          </w:r>
        </w:del>
      </w:ins>
      <w:del w:id="524" w:author="Ellen Lehnert" w:date="2010-07-19T21:00:00Z">
        <w:r w:rsidDel="00174B3F">
          <w:delText xml:space="preserve"> in </w:delText>
        </w:r>
      </w:del>
      <w:r>
        <w:t>24 hours of work</w:t>
      </w:r>
      <w:r w:rsidR="009B4B87">
        <w:t xml:space="preserve"> </w:t>
      </w:r>
      <w:r>
        <w:t xml:space="preserve">for </w:t>
      </w:r>
      <w:del w:id="525" w:author="Heather Perreaux" w:date="2010-05-16T14:19:00Z">
        <w:r w:rsidDel="00136932">
          <w:delText xml:space="preserve">the </w:delText>
        </w:r>
      </w:del>
      <w:r>
        <w:t>1 painter</w:t>
      </w:r>
      <w:r w:rsidR="00D717D5">
        <w:t xml:space="preserve"> to be completed over 3 days</w:t>
      </w:r>
      <w:r>
        <w:t xml:space="preserve">.  The </w:t>
      </w:r>
      <w:r w:rsidR="00D717D5">
        <w:t>resource</w:t>
      </w:r>
      <w:r>
        <w:t xml:space="preserve"> was applied to the task at 100% </w:t>
      </w:r>
      <w:r w:rsidR="00E16E92">
        <w:t xml:space="preserve">units </w:t>
      </w:r>
      <w:r>
        <w:t xml:space="preserve">and has </w:t>
      </w:r>
      <w:r w:rsidR="00E16E92">
        <w:t xml:space="preserve">full </w:t>
      </w:r>
      <w:r>
        <w:t xml:space="preserve">availability during the dates the task </w:t>
      </w:r>
      <w:r w:rsidR="00E16E92">
        <w:t xml:space="preserve">is </w:t>
      </w:r>
      <w:r>
        <w:t>planned</w:t>
      </w:r>
      <w:r w:rsidR="00E16E92">
        <w:t>.</w:t>
      </w:r>
      <w:r w:rsidR="004108C4">
        <w:t xml:space="preserve"> </w:t>
      </w:r>
    </w:p>
    <w:p w:rsidR="00A64B5B" w:rsidRDefault="00A64B5B" w:rsidP="00575383">
      <w:r>
        <w:t>As a result of the assignment, we now have the “when”</w:t>
      </w:r>
      <w:ins w:id="526" w:author="Heather Perreaux" w:date="2010-05-16T14:20:00Z">
        <w:r w:rsidR="004121A5">
          <w:t>,</w:t>
        </w:r>
      </w:ins>
      <w:r>
        <w:t xml:space="preserve"> which is the </w:t>
      </w:r>
      <w:r w:rsidR="009B1826">
        <w:t xml:space="preserve">schedule </w:t>
      </w:r>
      <w:r>
        <w:t xml:space="preserve">dates of the task.  We also have the “how much” which is 24 hours </w:t>
      </w:r>
      <w:r w:rsidR="00D717D5">
        <w:t>o</w:t>
      </w:r>
      <w:del w:id="527" w:author="Heather Perreaux" w:date="2010-05-16T14:20:00Z">
        <w:r w:rsidR="00D717D5" w:rsidDel="004121A5">
          <w:delText>r</w:delText>
        </w:r>
      </w:del>
      <w:ins w:id="528" w:author="Heather Perreaux" w:date="2010-05-16T14:20:00Z">
        <w:r w:rsidR="004121A5">
          <w:t>f</w:t>
        </w:r>
      </w:ins>
      <w:r w:rsidR="00D717D5">
        <w:t xml:space="preserve"> work </w:t>
      </w:r>
      <w:del w:id="529" w:author="Ellen Lehnert" w:date="2010-07-19T21:00:00Z">
        <w:r w:rsidDel="00174B3F">
          <w:delText xml:space="preserve">and </w:delText>
        </w:r>
      </w:del>
      <w:ins w:id="530" w:author="Ellen Lehnert" w:date="2010-07-19T21:00:00Z">
        <w:r w:rsidR="00174B3F">
          <w:t xml:space="preserve">at $30 per hour or a cost of </w:t>
        </w:r>
      </w:ins>
      <w:r>
        <w:t xml:space="preserve">$720 to complete the task. </w:t>
      </w:r>
    </w:p>
    <w:p w:rsidR="0010199F" w:rsidRDefault="0010199F" w:rsidP="00575383">
      <w:r>
        <w:t xml:space="preserve">If </w:t>
      </w:r>
      <w:del w:id="531" w:author="Ellen Lehnert" w:date="2010-07-19T21:01:00Z">
        <w:r w:rsidDel="00174B3F">
          <w:delText>we had</w:delText>
        </w:r>
      </w:del>
      <w:ins w:id="532" w:author="Ellen Lehnert" w:date="2010-07-19T21:01:00Z">
        <w:r w:rsidR="00174B3F">
          <w:t xml:space="preserve">the task had been scheduled using </w:t>
        </w:r>
      </w:ins>
      <w:del w:id="533" w:author="Ellen Lehnert" w:date="2010-07-19T21:01:00Z">
        <w:r w:rsidDel="00174B3F">
          <w:delText xml:space="preserve"> </w:delText>
        </w:r>
      </w:del>
      <w:r>
        <w:t xml:space="preserve">3 available painters </w:t>
      </w:r>
      <w:del w:id="534" w:author="Heather Perreaux" w:date="2010-05-16T14:21:00Z">
        <w:r w:rsidDel="000F71C4">
          <w:delText xml:space="preserve">who </w:delText>
        </w:r>
      </w:del>
      <w:ins w:id="535" w:author="Heather Perreaux" w:date="2010-05-16T14:21:00Z">
        <w:r w:rsidR="000F71C4">
          <w:t xml:space="preserve">to </w:t>
        </w:r>
      </w:ins>
      <w:r>
        <w:t>work at the same</w:t>
      </w:r>
      <w:ins w:id="536" w:author="Heather Perreaux" w:date="2010-05-16T14:20:00Z">
        <w:r w:rsidR="000F71C4">
          <w:t xml:space="preserve"> time and</w:t>
        </w:r>
      </w:ins>
      <w:r>
        <w:t xml:space="preserve"> rate</w:t>
      </w:r>
      <w:del w:id="537" w:author="Heather Perreaux" w:date="2010-05-16T14:21:00Z">
        <w:r w:rsidDel="000F71C4">
          <w:delText xml:space="preserve"> to do this task</w:delText>
        </w:r>
      </w:del>
      <w:ins w:id="538" w:author="Heather Perreaux" w:date="2010-05-16T14:21:00Z">
        <w:r w:rsidR="000F71C4">
          <w:t>,</w:t>
        </w:r>
      </w:ins>
      <w:r>
        <w:t xml:space="preserve"> the assignment outcome would be different: </w:t>
      </w:r>
    </w:p>
    <w:p w:rsidR="0010199F" w:rsidRDefault="0010199F" w:rsidP="00575383">
      <w:r>
        <w:t xml:space="preserve">The task </w:t>
      </w:r>
      <w:ins w:id="539" w:author="Ellen Lehnert" w:date="2010-07-19T21:01:00Z">
        <w:r w:rsidR="00174B3F">
          <w:t xml:space="preserve">would </w:t>
        </w:r>
      </w:ins>
      <w:del w:id="540" w:author="Heather Perreaux" w:date="2010-05-16T14:22:00Z">
        <w:r w:rsidDel="008427C5">
          <w:delText xml:space="preserve">would </w:delText>
        </w:r>
      </w:del>
      <w:r>
        <w:t>change</w:t>
      </w:r>
      <w:ins w:id="541" w:author="Heather Perreaux" w:date="2010-05-16T14:22:00Z">
        <w:del w:id="542" w:author="Ellen Lehnert" w:date="2010-07-19T21:02:00Z">
          <w:r w:rsidR="008427C5" w:rsidDel="00174B3F">
            <w:delText>s</w:delText>
          </w:r>
        </w:del>
      </w:ins>
      <w:r>
        <w:t xml:space="preserve"> to an effort-driven task.  Each of the 3 painters </w:t>
      </w:r>
      <w:del w:id="543" w:author="Heather Perreaux" w:date="2010-05-16T14:22:00Z">
        <w:r w:rsidDel="008427C5">
          <w:delText xml:space="preserve">would </w:delText>
        </w:r>
      </w:del>
      <w:ins w:id="544" w:author="Heather Perreaux" w:date="2010-05-16T14:22:00Z">
        <w:r w:rsidR="008427C5">
          <w:t xml:space="preserve">will </w:t>
        </w:r>
      </w:ins>
      <w:r>
        <w:t xml:space="preserve">work 8 hours to complete the 24 hours of total work.  They would each be scheduled for 1 day of work and the cost would remain at $720.  The task </w:t>
      </w:r>
      <w:del w:id="545" w:author="Heather Perreaux" w:date="2010-05-16T14:22:00Z">
        <w:r w:rsidDel="008427C5">
          <w:delText xml:space="preserve">would </w:delText>
        </w:r>
      </w:del>
      <w:ins w:id="546" w:author="Heather Perreaux" w:date="2010-05-16T14:22:00Z">
        <w:r w:rsidR="008427C5">
          <w:t xml:space="preserve">now </w:t>
        </w:r>
      </w:ins>
      <w:r>
        <w:t>complete</w:t>
      </w:r>
      <w:ins w:id="547" w:author="Heather Perreaux" w:date="2010-05-16T14:22:00Z">
        <w:r w:rsidR="008427C5">
          <w:t>s</w:t>
        </w:r>
      </w:ins>
      <w:r>
        <w:t xml:space="preserve"> </w:t>
      </w:r>
      <w:ins w:id="548" w:author="Ellen Lehnert" w:date="2010-07-19T21:02:00Z">
        <w:r w:rsidR="00174B3F">
          <w:t xml:space="preserve">in 1 day’s time and </w:t>
        </w:r>
      </w:ins>
      <w:r>
        <w:t xml:space="preserve">2 days </w:t>
      </w:r>
      <w:commentRangeStart w:id="549"/>
      <w:del w:id="550" w:author="Heather Perreaux" w:date="2010-05-16T14:22:00Z">
        <w:r w:rsidDel="008427C5">
          <w:delText>sooner</w:delText>
        </w:r>
      </w:del>
      <w:ins w:id="551" w:author="Heather Perreaux" w:date="2010-05-16T14:22:00Z">
        <w:r w:rsidR="008427C5">
          <w:t>earlier</w:t>
        </w:r>
      </w:ins>
      <w:commentRangeEnd w:id="492"/>
      <w:ins w:id="552" w:author="Heather Perreaux" w:date="2010-05-16T14:37:00Z">
        <w:r w:rsidR="00620548">
          <w:rPr>
            <w:rStyle w:val="CommentReference"/>
          </w:rPr>
          <w:commentReference w:id="492"/>
        </w:r>
      </w:ins>
      <w:commentRangeEnd w:id="549"/>
      <w:r w:rsidR="00174B3F">
        <w:rPr>
          <w:rStyle w:val="CommentReference"/>
        </w:rPr>
        <w:commentReference w:id="549"/>
      </w:r>
      <w:r>
        <w:t xml:space="preserve">. </w:t>
      </w:r>
    </w:p>
    <w:p w:rsidR="004108C4" w:rsidRDefault="004108C4" w:rsidP="008D7C52">
      <w:pPr>
        <w:pStyle w:val="Art"/>
        <w:jc w:val="center"/>
      </w:pPr>
    </w:p>
    <w:p w:rsidR="00575383" w:rsidRDefault="00575383" w:rsidP="00575383">
      <w:pPr>
        <w:pStyle w:val="Pb"/>
        <w:framePr w:wrap="around"/>
      </w:pPr>
    </w:p>
    <w:p w:rsidR="00E72409" w:rsidRDefault="00D66EA2" w:rsidP="00E72409">
      <w:pPr>
        <w:pStyle w:val="Heading2"/>
      </w:pPr>
      <w:bookmarkStart w:id="553" w:name="_Toc267385149"/>
      <w:r w:rsidRPr="00D66EA2">
        <w:t xml:space="preserve">Assignment </w:t>
      </w:r>
      <w:r>
        <w:t>F</w:t>
      </w:r>
      <w:r w:rsidRPr="00D66EA2">
        <w:t>ormula</w:t>
      </w:r>
      <w:bookmarkEnd w:id="553"/>
    </w:p>
    <w:p w:rsidR="00E72409" w:rsidRDefault="00797308" w:rsidP="00E72409">
      <w:pPr>
        <w:pStyle w:val="FormatPPT"/>
      </w:pPr>
      <w:r>
        <w:drawing>
          <wp:inline distT="0" distB="0" distL="0" distR="0">
            <wp:extent cx="3648075" cy="2303145"/>
            <wp:effectExtent l="0" t="0" r="9525" b="1905"/>
            <wp:docPr id="7" name="Objec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E72409" w:rsidRPr="00FD0210" w:rsidRDefault="00E72409" w:rsidP="00E72409">
      <w:pPr>
        <w:pStyle w:val="Rule"/>
        <w:rPr>
          <w:b/>
        </w:rPr>
      </w:pPr>
    </w:p>
    <w:p w:rsidR="00E72409" w:rsidRDefault="004D3368" w:rsidP="00E72409">
      <w:r>
        <w:t>The assignment formula contains 3 parts</w:t>
      </w:r>
      <w:ins w:id="554" w:author="Heather Perreaux" w:date="2010-05-16T14:39:00Z">
        <w:r w:rsidR="00620548">
          <w:t>.  Each part can be defined separately to best reflect the needs of the task</w:t>
        </w:r>
      </w:ins>
      <w:del w:id="555" w:author="Heather Perreaux" w:date="2010-05-16T14:40:00Z">
        <w:r w:rsidDel="00620548">
          <w:delText xml:space="preserve"> that can be used as </w:delText>
        </w:r>
        <w:r w:rsidR="001E1E6B" w:rsidDel="00620548">
          <w:delText>appropriate</w:delText>
        </w:r>
        <w:r w:rsidDel="00620548">
          <w:delText xml:space="preserve"> for how </w:delText>
        </w:r>
        <w:r w:rsidR="001E1E6B" w:rsidDel="00620548">
          <w:delText xml:space="preserve">the work of </w:delText>
        </w:r>
        <w:r w:rsidDel="00620548">
          <w:delText>each task needs to be approached</w:delText>
        </w:r>
      </w:del>
      <w:r>
        <w:t xml:space="preserve">.  </w:t>
      </w:r>
      <w:del w:id="556" w:author="Heather Perreaux" w:date="2010-05-16T14:40:00Z">
        <w:r w:rsidDel="00620548">
          <w:delText xml:space="preserve">You </w:delText>
        </w:r>
        <w:r w:rsidR="001E1E6B" w:rsidDel="00620548">
          <w:delText xml:space="preserve">will </w:delText>
        </w:r>
        <w:r w:rsidDel="00620548">
          <w:delText>d</w:delText>
        </w:r>
      </w:del>
      <w:ins w:id="557" w:author="Heather Perreaux" w:date="2010-05-16T14:40:00Z">
        <w:r w:rsidR="00620548">
          <w:t>D</w:t>
        </w:r>
      </w:ins>
      <w:r>
        <w:t xml:space="preserve">etermine on a task by task basis which pieces of information </w:t>
      </w:r>
      <w:del w:id="558" w:author="Heather Perreaux" w:date="2010-05-16T14:41:00Z">
        <w:r w:rsidDel="00620548">
          <w:delText>you would like to enter into the formula</w:delText>
        </w:r>
      </w:del>
      <w:ins w:id="559" w:author="Heather Perreaux" w:date="2010-05-16T14:41:00Z">
        <w:r w:rsidR="00620548">
          <w:t>are required</w:t>
        </w:r>
      </w:ins>
      <w:r>
        <w:t xml:space="preserve"> and which piece</w:t>
      </w:r>
      <w:ins w:id="560" w:author="Heather Perreaux" w:date="2010-05-16T14:41:00Z">
        <w:r w:rsidR="00620548">
          <w:t>s</w:t>
        </w:r>
      </w:ins>
      <w:r>
        <w:t xml:space="preserve"> should be calculated. </w:t>
      </w:r>
    </w:p>
    <w:p w:rsidR="004D3368" w:rsidRDefault="004D3368" w:rsidP="00E72409">
      <w:r>
        <w:t>The 3 pieces of information are: Duration, Work and Units</w:t>
      </w:r>
    </w:p>
    <w:p w:rsidR="0099092A" w:rsidRDefault="0099092A" w:rsidP="00E72409">
      <w:r>
        <w:t xml:space="preserve">The formulas are: </w:t>
      </w:r>
    </w:p>
    <w:p w:rsidR="00247841" w:rsidRDefault="00247841" w:rsidP="0099092A">
      <w:pPr>
        <w:pStyle w:val="ListParagraph"/>
        <w:numPr>
          <w:ilvl w:val="0"/>
          <w:numId w:val="18"/>
        </w:numPr>
      </w:pPr>
      <w:r>
        <w:t xml:space="preserve">Units = Work / Duration </w:t>
      </w:r>
    </w:p>
    <w:p w:rsidR="00562E4A" w:rsidRDefault="0099092A" w:rsidP="00562E4A">
      <w:pPr>
        <w:pStyle w:val="ListParagraph"/>
        <w:numPr>
          <w:ilvl w:val="0"/>
          <w:numId w:val="18"/>
        </w:numPr>
      </w:pPr>
      <w:r>
        <w:t>Duration = Work / Units</w:t>
      </w:r>
      <w:r w:rsidR="00562E4A" w:rsidRPr="00562E4A">
        <w:t xml:space="preserve"> </w:t>
      </w:r>
    </w:p>
    <w:p w:rsidR="0099092A" w:rsidRDefault="00562E4A" w:rsidP="0099092A">
      <w:pPr>
        <w:pStyle w:val="ListParagraph"/>
        <w:numPr>
          <w:ilvl w:val="0"/>
          <w:numId w:val="18"/>
        </w:numPr>
      </w:pPr>
      <w:r>
        <w:t>Work = Duration x Units</w:t>
      </w:r>
    </w:p>
    <w:p w:rsidR="004D3368" w:rsidRDefault="004D3368" w:rsidP="00E72409">
      <w:r>
        <w:t xml:space="preserve">Units are defined as the quantity of a resource. </w:t>
      </w:r>
    </w:p>
    <w:p w:rsidR="00CD5376" w:rsidRDefault="00CD5376" w:rsidP="00066527">
      <w:pPr>
        <w:pStyle w:val="ListParagraph"/>
        <w:numPr>
          <w:ilvl w:val="0"/>
          <w:numId w:val="9"/>
        </w:numPr>
      </w:pPr>
      <w:r>
        <w:t xml:space="preserve">1 or 100% = 1 full person </w:t>
      </w:r>
    </w:p>
    <w:p w:rsidR="00CD5376" w:rsidRDefault="00CD5376" w:rsidP="00066527">
      <w:pPr>
        <w:pStyle w:val="ListParagraph"/>
        <w:numPr>
          <w:ilvl w:val="0"/>
          <w:numId w:val="9"/>
        </w:numPr>
      </w:pPr>
      <w:r>
        <w:t>.5 or 50% = ½ of a person</w:t>
      </w:r>
    </w:p>
    <w:p w:rsidR="0010199F" w:rsidRDefault="0010199F" w:rsidP="0010199F">
      <w:r>
        <w:t>Assignment unit values are represented as a percentage or decimal format</w:t>
      </w:r>
      <w:ins w:id="561" w:author="Heather Perreaux" w:date="2010-05-16T14:42:00Z">
        <w:r w:rsidR="009762B1">
          <w:t>s</w:t>
        </w:r>
      </w:ins>
      <w:r>
        <w:t xml:space="preserve">.  The setting is a personal preference.  The </w:t>
      </w:r>
      <w:del w:id="562" w:author="Heather Perreaux" w:date="2010-05-16T14:42:00Z">
        <w:r w:rsidDel="000F6B19">
          <w:delText xml:space="preserve">value </w:delText>
        </w:r>
      </w:del>
      <w:ins w:id="563" w:author="Heather Perreaux" w:date="2010-05-16T14:42:00Z">
        <w:r w:rsidR="000F6B19">
          <w:t xml:space="preserve">setting </w:t>
        </w:r>
      </w:ins>
      <w:r>
        <w:t xml:space="preserve">can be switched back and forth without consequence to the assignments. </w:t>
      </w:r>
    </w:p>
    <w:p w:rsidR="0010199F" w:rsidRDefault="00682728" w:rsidP="0010199F">
      <w:ins w:id="564" w:author="Heather Perreaux" w:date="2010-05-16T14:42:00Z">
        <w:r>
          <w:t xml:space="preserve">To set assignment units </w:t>
        </w:r>
      </w:ins>
      <w:ins w:id="565" w:author="Heather Perreaux" w:date="2010-05-16T14:43:00Z">
        <w:r>
          <w:t xml:space="preserve">view </w:t>
        </w:r>
      </w:ins>
      <w:ins w:id="566" w:author="Heather Perreaux" w:date="2010-05-16T14:42:00Z">
        <w:r>
          <w:t>preference</w:t>
        </w:r>
      </w:ins>
      <w:del w:id="567" w:author="Heather Perreaux" w:date="2010-05-16T14:43:00Z">
        <w:r w:rsidR="0010199F" w:rsidDel="00682728">
          <w:delText>The option to change how assignment units are viewed is located</w:delText>
        </w:r>
      </w:del>
      <w:r w:rsidR="0010199F">
        <w:t xml:space="preserve">: </w:t>
      </w:r>
    </w:p>
    <w:p w:rsidR="0010199F" w:rsidRPr="00682728" w:rsidRDefault="0010199F" w:rsidP="0010199F">
      <w:pPr>
        <w:rPr>
          <w:b/>
        </w:rPr>
      </w:pPr>
      <w:r w:rsidRPr="00682728">
        <w:rPr>
          <w:b/>
        </w:rPr>
        <w:t xml:space="preserve">File </w:t>
      </w:r>
      <w:r w:rsidRPr="00682728">
        <w:rPr>
          <w:b/>
        </w:rPr>
        <w:sym w:font="Wingdings" w:char="F0E0"/>
      </w:r>
      <w:r w:rsidRPr="00682728">
        <w:rPr>
          <w:b/>
        </w:rPr>
        <w:t xml:space="preserve"> Options </w:t>
      </w:r>
      <w:r w:rsidRPr="00682728">
        <w:rPr>
          <w:b/>
        </w:rPr>
        <w:sym w:font="Wingdings" w:char="F0E0"/>
      </w:r>
      <w:r w:rsidRPr="00682728">
        <w:rPr>
          <w:b/>
        </w:rPr>
        <w:t xml:space="preserve"> Schedule</w:t>
      </w:r>
    </w:p>
    <w:p w:rsidR="0010199F" w:rsidRDefault="00797308" w:rsidP="0010199F">
      <w:pPr>
        <w:pStyle w:val="Art"/>
        <w:jc w:val="center"/>
      </w:pPr>
      <w:r>
        <w:rPr>
          <w:noProof/>
        </w:rPr>
        <w:drawing>
          <wp:inline distT="0" distB="0" distL="0" distR="0">
            <wp:extent cx="4469130" cy="1236980"/>
            <wp:effectExtent l="0" t="0" r="7620" b="127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9130" cy="1236980"/>
                    </a:xfrm>
                    <a:prstGeom prst="rect">
                      <a:avLst/>
                    </a:prstGeom>
                    <a:noFill/>
                    <a:ln>
                      <a:noFill/>
                    </a:ln>
                  </pic:spPr>
                </pic:pic>
              </a:graphicData>
            </a:graphic>
          </wp:inline>
        </w:drawing>
      </w:r>
    </w:p>
    <w:p w:rsidR="0010199F" w:rsidRDefault="0010199F" w:rsidP="001E1E6B"/>
    <w:p w:rsidR="001E1E6B" w:rsidDel="006D6020" w:rsidRDefault="0010199F" w:rsidP="001E1E6B">
      <w:pPr>
        <w:rPr>
          <w:del w:id="568" w:author="Ellen Lehnert" w:date="2010-07-19T21:08:00Z"/>
        </w:rPr>
      </w:pPr>
      <w:commentRangeStart w:id="569"/>
      <w:del w:id="570" w:author="Ellen Lehnert" w:date="2010-07-19T21:08:00Z">
        <w:r w:rsidDel="006D6020">
          <w:delText>O</w:delText>
        </w:r>
        <w:r w:rsidR="001E1E6B" w:rsidDel="006D6020">
          <w:delText xml:space="preserve">ne piece of the calculation will be </w:delText>
        </w:r>
      </w:del>
      <w:del w:id="571" w:author="Ellen Lehnert" w:date="2010-07-19T21:06:00Z">
        <w:r w:rsidR="001E1E6B" w:rsidDel="006D6020">
          <w:delText xml:space="preserve">fixed with </w:delText>
        </w:r>
      </w:del>
      <w:del w:id="572" w:author="Ellen Lehnert" w:date="2010-07-19T21:08:00Z">
        <w:r w:rsidR="001E1E6B" w:rsidDel="006D6020">
          <w:delText xml:space="preserve">the task type </w:delText>
        </w:r>
        <w:commentRangeStart w:id="573"/>
        <w:r w:rsidR="001E1E6B" w:rsidDel="006D6020">
          <w:delText>selected</w:delText>
        </w:r>
        <w:commentRangeEnd w:id="569"/>
        <w:r w:rsidR="00682728" w:rsidDel="006D6020">
          <w:rPr>
            <w:rStyle w:val="CommentReference"/>
          </w:rPr>
          <w:commentReference w:id="569"/>
        </w:r>
        <w:commentRangeEnd w:id="573"/>
        <w:r w:rsidR="006D6020" w:rsidDel="006D6020">
          <w:rPr>
            <w:rStyle w:val="CommentReference"/>
          </w:rPr>
          <w:commentReference w:id="573"/>
        </w:r>
        <w:r w:rsidR="001E1E6B" w:rsidDel="006D6020">
          <w:delText xml:space="preserve">.  </w:delText>
        </w:r>
        <w:r w:rsidDel="006D6020">
          <w:delText>T</w:delText>
        </w:r>
        <w:r w:rsidR="001E1E6B" w:rsidDel="006D6020">
          <w:delText xml:space="preserve">hen </w:delText>
        </w:r>
        <w:r w:rsidDel="006D6020">
          <w:delText>a second piece of information is added.</w:delText>
        </w:r>
        <w:r w:rsidR="001E1E6B" w:rsidDel="006D6020">
          <w:delText xml:space="preserve">  Adding the third piece completes the calculation.   In addition, all task types will take into consideration the r</w:delText>
        </w:r>
      </w:del>
      <w:ins w:id="574" w:author="Heather Perreaux" w:date="2010-05-16T14:46:00Z">
        <w:del w:id="575" w:author="Ellen Lehnert" w:date="2010-07-19T21:08:00Z">
          <w:r w:rsidR="00682728" w:rsidDel="006D6020">
            <w:delText>R</w:delText>
          </w:r>
        </w:del>
      </w:ins>
      <w:del w:id="576" w:author="Ellen Lehnert" w:date="2010-07-19T21:08:00Z">
        <w:r w:rsidR="001E1E6B" w:rsidDel="006D6020">
          <w:delText>esource availability calendars for resources</w:delText>
        </w:r>
      </w:del>
      <w:ins w:id="577" w:author="Heather Perreaux" w:date="2010-05-16T14:46:00Z">
        <w:del w:id="578" w:author="Ellen Lehnert" w:date="2010-07-19T21:08:00Z">
          <w:r w:rsidR="00682728" w:rsidDel="006D6020">
            <w:delText xml:space="preserve">are also </w:delText>
          </w:r>
        </w:del>
      </w:ins>
      <w:ins w:id="579" w:author="Heather Perreaux" w:date="2010-05-16T14:47:00Z">
        <w:del w:id="580" w:author="Ellen Lehnert" w:date="2010-07-19T21:08:00Z">
          <w:r w:rsidR="00041AB3" w:rsidDel="006D6020">
            <w:delText>automatically factored into the calculation</w:delText>
          </w:r>
        </w:del>
      </w:ins>
      <w:del w:id="581" w:author="Ellen Lehnert" w:date="2010-07-19T21:08:00Z">
        <w:r w:rsidR="001E1E6B" w:rsidDel="006D6020">
          <w:delText xml:space="preserve">.  </w:delText>
        </w:r>
      </w:del>
    </w:p>
    <w:p w:rsidR="001E1E6B" w:rsidRDefault="00AB4FDD" w:rsidP="001E1E6B">
      <w:r>
        <w:t>Below are some examples of resource assign</w:t>
      </w:r>
      <w:del w:id="582" w:author="Ellen Lehnert" w:date="2010-07-19T21:10:00Z">
        <w:r w:rsidDel="006D6020">
          <w:delText>e</w:delText>
        </w:r>
      </w:del>
      <w:r>
        <w:t xml:space="preserve">ment calculations.  </w:t>
      </w:r>
      <w:r w:rsidR="001E1E6B">
        <w:t xml:space="preserve">In all examples it is assumed that 1 day is 8 hours and </w:t>
      </w:r>
      <w:r>
        <w:t xml:space="preserve">resources have </w:t>
      </w:r>
      <w:r w:rsidR="001E1E6B">
        <w:t xml:space="preserve">full availability </w:t>
      </w:r>
      <w:r w:rsidR="007F7118">
        <w:t xml:space="preserve">on their calendars.  </w:t>
      </w:r>
      <w:r w:rsidR="001E1E6B">
        <w:t xml:space="preserve"> </w:t>
      </w:r>
    </w:p>
    <w:p w:rsidR="00CD5376" w:rsidRPr="00B42A0D" w:rsidRDefault="00D111BF" w:rsidP="00E72409">
      <w:pPr>
        <w:rPr>
          <w:b/>
        </w:rPr>
      </w:pPr>
      <w:r w:rsidRPr="00B42A0D">
        <w:rPr>
          <w:b/>
        </w:rPr>
        <w:t xml:space="preserve">If </w:t>
      </w:r>
      <w:r w:rsidR="00562E4A" w:rsidRPr="00B42A0D">
        <w:rPr>
          <w:b/>
        </w:rPr>
        <w:t xml:space="preserve">Duration and Work </w:t>
      </w:r>
      <w:r w:rsidR="00562E4A">
        <w:rPr>
          <w:b/>
        </w:rPr>
        <w:t>are</w:t>
      </w:r>
      <w:r w:rsidRPr="00B42A0D">
        <w:rPr>
          <w:b/>
        </w:rPr>
        <w:t xml:space="preserve"> </w:t>
      </w:r>
      <w:r w:rsidR="00AB4FDD">
        <w:rPr>
          <w:b/>
        </w:rPr>
        <w:t>enter</w:t>
      </w:r>
      <w:r w:rsidR="00562E4A">
        <w:rPr>
          <w:b/>
        </w:rPr>
        <w:t>ed</w:t>
      </w:r>
      <w:r w:rsidRPr="00B42A0D">
        <w:rPr>
          <w:b/>
        </w:rPr>
        <w:t xml:space="preserve"> </w:t>
      </w:r>
      <w:r w:rsidR="00AB4FDD" w:rsidRPr="00B42A0D">
        <w:rPr>
          <w:b/>
        </w:rPr>
        <w:t>Project</w:t>
      </w:r>
      <w:r w:rsidR="00AB4FDD">
        <w:rPr>
          <w:b/>
        </w:rPr>
        <w:t xml:space="preserve"> 2010</w:t>
      </w:r>
      <w:r w:rsidRPr="00B42A0D">
        <w:rPr>
          <w:b/>
        </w:rPr>
        <w:t xml:space="preserve"> will </w:t>
      </w:r>
      <w:r w:rsidR="004F1DAD" w:rsidRPr="00B42A0D">
        <w:rPr>
          <w:b/>
        </w:rPr>
        <w:t>c</w:t>
      </w:r>
      <w:r w:rsidRPr="00B42A0D">
        <w:rPr>
          <w:b/>
        </w:rPr>
        <w:t>alculat</w:t>
      </w:r>
      <w:r w:rsidR="004F1DAD" w:rsidRPr="00B42A0D">
        <w:rPr>
          <w:b/>
        </w:rPr>
        <w:t>e</w:t>
      </w:r>
      <w:r w:rsidRPr="00B42A0D">
        <w:rPr>
          <w:b/>
        </w:rPr>
        <w:t xml:space="preserve"> </w:t>
      </w:r>
      <w:r w:rsidRPr="00F4687B">
        <w:rPr>
          <w:b/>
          <w:i/>
        </w:rPr>
        <w:t>Units</w:t>
      </w:r>
    </w:p>
    <w:p w:rsidR="00CD5376" w:rsidRDefault="00D111BF" w:rsidP="00E72409">
      <w:pPr>
        <w:rPr>
          <w:ins w:id="583" w:author="Heather Perreaux" w:date="2010-05-16T15:07:00Z"/>
        </w:rPr>
      </w:pPr>
      <w:del w:id="584" w:author="Heather Perreaux" w:date="2010-05-16T14:58:00Z">
        <w:r w:rsidDel="00F4687B">
          <w:delText xml:space="preserve">       </w:delText>
        </w:r>
        <w:r w:rsidR="004F1DAD" w:rsidDel="00F4687B">
          <w:delText>For e</w:delText>
        </w:r>
      </w:del>
      <w:ins w:id="585" w:author="Heather Perreaux" w:date="2010-05-16T15:05:00Z">
        <w:r w:rsidR="00117B10">
          <w:t>E</w:t>
        </w:r>
      </w:ins>
      <w:r w:rsidR="004F1DAD">
        <w:t>xample</w:t>
      </w:r>
      <w:r>
        <w:t xml:space="preserve">:  </w:t>
      </w:r>
      <w:commentRangeStart w:id="586"/>
      <w:ins w:id="587" w:author="Heather Perreaux" w:date="2010-05-16T14:58:00Z">
        <w:r w:rsidR="00F4687B">
          <w:t xml:space="preserve">Task </w:t>
        </w:r>
      </w:ins>
      <w:del w:id="588" w:author="Heather Perreaux" w:date="2010-05-16T14:58:00Z">
        <w:r w:rsidDel="00F4687B">
          <w:delText>D</w:delText>
        </w:r>
      </w:del>
      <w:ins w:id="589" w:author="Heather Perreaux" w:date="2010-05-16T14:58:00Z">
        <w:r w:rsidR="00F4687B">
          <w:t>d</w:t>
        </w:r>
      </w:ins>
      <w:r>
        <w:t xml:space="preserve">uration is </w:t>
      </w:r>
      <w:del w:id="590" w:author="Ellen Lehnert" w:date="2010-07-19T21:10:00Z">
        <w:r w:rsidDel="006D6020">
          <w:delText xml:space="preserve">5 </w:delText>
        </w:r>
      </w:del>
      <w:ins w:id="591" w:author="Ellen Lehnert" w:date="2010-07-19T21:10:00Z">
        <w:r w:rsidR="006D6020">
          <w:t xml:space="preserve">10 </w:t>
        </w:r>
      </w:ins>
      <w:r>
        <w:t xml:space="preserve">days and the work is </w:t>
      </w:r>
      <w:del w:id="592" w:author="Ellen Lehnert" w:date="2010-07-19T21:10:00Z">
        <w:r w:rsidDel="006D6020">
          <w:delText xml:space="preserve">200 </w:delText>
        </w:r>
      </w:del>
      <w:ins w:id="593" w:author="Ellen Lehnert" w:date="2010-07-19T21:10:00Z">
        <w:r w:rsidR="006D6020">
          <w:t xml:space="preserve">400 </w:t>
        </w:r>
      </w:ins>
      <w:r>
        <w:t>hours</w:t>
      </w:r>
      <w:r>
        <w:br/>
        <w:t xml:space="preserve">             </w:t>
      </w:r>
      <w:r w:rsidR="004F1DAD">
        <w:t xml:space="preserve">     </w:t>
      </w:r>
      <w:del w:id="594" w:author="Ellen Lehnert" w:date="2010-07-19T21:11:00Z">
        <w:r w:rsidR="004F1DAD" w:rsidDel="006D6020">
          <w:delText xml:space="preserve">             </w:delText>
        </w:r>
      </w:del>
      <w:r w:rsidR="004F1DAD">
        <w:t xml:space="preserve">Each person can work </w:t>
      </w:r>
      <w:del w:id="595" w:author="Ellen Lehnert" w:date="2010-07-19T21:11:00Z">
        <w:r w:rsidR="004F1DAD" w:rsidDel="006D6020">
          <w:delText xml:space="preserve">40 </w:delText>
        </w:r>
      </w:del>
      <w:ins w:id="596" w:author="Ellen Lehnert" w:date="2010-07-19T21:11:00Z">
        <w:r w:rsidR="006D6020">
          <w:t xml:space="preserve">80 </w:t>
        </w:r>
      </w:ins>
      <w:r w:rsidR="004F1DAD">
        <w:t>hours</w:t>
      </w:r>
      <w:r w:rsidR="00AB4FDD">
        <w:t xml:space="preserve"> within </w:t>
      </w:r>
      <w:del w:id="597" w:author="Ellen Lehnert" w:date="2010-07-19T21:11:00Z">
        <w:r w:rsidR="00AB4FDD" w:rsidDel="006D6020">
          <w:delText xml:space="preserve">5 </w:delText>
        </w:r>
      </w:del>
      <w:ins w:id="598" w:author="Ellen Lehnert" w:date="2010-07-19T21:11:00Z">
        <w:r w:rsidR="006D6020">
          <w:t xml:space="preserve">10 </w:t>
        </w:r>
      </w:ins>
      <w:r w:rsidR="00AB4FDD">
        <w:t>days</w:t>
      </w:r>
      <w:del w:id="599" w:author="Heather Perreaux" w:date="2010-05-16T14:59:00Z">
        <w:r w:rsidR="004F1DAD" w:rsidDel="00F4687B">
          <w:delText>.</w:delText>
        </w:r>
      </w:del>
      <w:r w:rsidR="004F1DAD">
        <w:t xml:space="preserve"> </w:t>
      </w:r>
      <w:r w:rsidR="004F1DAD">
        <w:br/>
        <w:t xml:space="preserve">                  </w:t>
      </w:r>
      <w:del w:id="600" w:author="Ellen Lehnert" w:date="2010-07-19T21:11:00Z">
        <w:r w:rsidR="004F1DAD" w:rsidDel="006D6020">
          <w:delText xml:space="preserve">             </w:delText>
        </w:r>
      </w:del>
      <w:r>
        <w:t xml:space="preserve">Project </w:t>
      </w:r>
      <w:r w:rsidR="00AB4FDD">
        <w:t xml:space="preserve">2010 </w:t>
      </w:r>
      <w:r>
        <w:t xml:space="preserve">will calculate </w:t>
      </w:r>
      <w:del w:id="601" w:author="Ellen Lehnert" w:date="2010-07-19T21:10:00Z">
        <w:r w:rsidR="007F7118" w:rsidDel="006D6020">
          <w:delText xml:space="preserve">200 </w:delText>
        </w:r>
      </w:del>
      <w:ins w:id="602" w:author="Ellen Lehnert" w:date="2010-07-19T21:10:00Z">
        <w:r w:rsidR="006D6020">
          <w:t xml:space="preserve">400 </w:t>
        </w:r>
      </w:ins>
      <w:r w:rsidR="007F7118">
        <w:t>hours</w:t>
      </w:r>
      <w:r w:rsidR="004F1DAD">
        <w:t xml:space="preserve"> </w:t>
      </w:r>
      <w:del w:id="603" w:author="Heather Perreaux" w:date="2010-05-16T14:59:00Z">
        <w:r w:rsidR="007F7118" w:rsidDel="00F4687B">
          <w:delText xml:space="preserve">which </w:delText>
        </w:r>
        <w:r w:rsidR="004F1DAD" w:rsidDel="00F4687B">
          <w:delText xml:space="preserve">will </w:delText>
        </w:r>
        <w:r w:rsidR="004F1DAD" w:rsidDel="00F4687B">
          <w:br/>
          <w:delText xml:space="preserve">                                      require</w:delText>
        </w:r>
      </w:del>
      <w:ins w:id="604" w:author="Heather Perreaux" w:date="2010-05-16T14:59:00Z">
        <w:r w:rsidR="00F4687B">
          <w:t>in assigning</w:t>
        </w:r>
        <w:r w:rsidR="00F4687B">
          <w:br/>
        </w:r>
      </w:ins>
      <w:del w:id="605" w:author="Heather Perreaux" w:date="2010-05-16T14:59:00Z">
        <w:r w:rsidR="004F1DAD" w:rsidDel="00F4687B">
          <w:delText xml:space="preserve"> </w:delText>
        </w:r>
      </w:del>
      <w:ins w:id="606" w:author="Heather Perreaux" w:date="2010-05-16T14:59:00Z">
        <w:r w:rsidR="00F4687B">
          <w:tab/>
        </w:r>
        <w:r w:rsidR="00F4687B">
          <w:tab/>
        </w:r>
        <w:del w:id="607" w:author="Ellen Lehnert" w:date="2010-07-19T21:11:00Z">
          <w:r w:rsidR="00F4687B" w:rsidDel="006D6020">
            <w:tab/>
          </w:r>
        </w:del>
      </w:ins>
      <w:del w:id="608" w:author="Ellen Lehnert" w:date="2010-07-19T21:11:00Z">
        <w:r w:rsidR="004F1DAD" w:rsidDel="006D6020">
          <w:delText>5</w:delText>
        </w:r>
      </w:del>
      <w:ins w:id="609" w:author="Ellen Lehnert" w:date="2010-07-19T21:11:00Z">
        <w:r w:rsidR="006D6020">
          <w:t>5</w:t>
        </w:r>
      </w:ins>
      <w:r w:rsidR="004F1DAD">
        <w:t xml:space="preserve"> people to perform</w:t>
      </w:r>
      <w:ins w:id="610" w:author="Heather Perreaux" w:date="2010-05-16T15:00:00Z">
        <w:r w:rsidR="00F4687B">
          <w:t xml:space="preserve"> and complete</w:t>
        </w:r>
      </w:ins>
      <w:r w:rsidR="004F1DAD">
        <w:t xml:space="preserve"> the work in </w:t>
      </w:r>
      <w:del w:id="611" w:author="Ellen Lehnert" w:date="2010-07-19T21:10:00Z">
        <w:r w:rsidR="004F1DAD" w:rsidDel="006D6020">
          <w:delText xml:space="preserve">5 </w:delText>
        </w:r>
      </w:del>
      <w:ins w:id="612" w:author="Ellen Lehnert" w:date="2010-07-19T21:10:00Z">
        <w:r w:rsidR="006D6020">
          <w:t xml:space="preserve">10 </w:t>
        </w:r>
      </w:ins>
      <w:r w:rsidR="004F1DAD">
        <w:t xml:space="preserve">days.  </w:t>
      </w:r>
      <w:r w:rsidR="004F1DAD">
        <w:br/>
        <w:t xml:space="preserve">                  </w:t>
      </w:r>
      <w:del w:id="613" w:author="Ellen Lehnert" w:date="2010-07-19T21:11:00Z">
        <w:r w:rsidR="004F1DAD" w:rsidDel="006D6020">
          <w:delText xml:space="preserve">         </w:delText>
        </w:r>
      </w:del>
      <w:r w:rsidR="004F1DAD">
        <w:t xml:space="preserve">   </w:t>
      </w:r>
      <w:del w:id="614" w:author="Ellen Lehnert" w:date="2010-07-19T21:11:00Z">
        <w:r w:rsidR="00247841" w:rsidDel="006D6020">
          <w:delText xml:space="preserve">200 </w:delText>
        </w:r>
      </w:del>
      <w:ins w:id="615" w:author="Ellen Lehnert" w:date="2010-07-19T21:11:00Z">
        <w:r w:rsidR="006D6020">
          <w:t xml:space="preserve">400 </w:t>
        </w:r>
      </w:ins>
      <w:r w:rsidR="00247841">
        <w:t>hours of work</w:t>
      </w:r>
      <w:r w:rsidR="004F1DAD">
        <w:t xml:space="preserve"> </w:t>
      </w:r>
      <w:r w:rsidR="00247841">
        <w:t>/</w:t>
      </w:r>
      <w:r w:rsidR="004F1DAD">
        <w:t xml:space="preserve"> </w:t>
      </w:r>
      <w:del w:id="616" w:author="Ellen Lehnert" w:date="2010-07-19T21:11:00Z">
        <w:r w:rsidR="004F1DAD" w:rsidDel="006D6020">
          <w:delText xml:space="preserve">5 </w:delText>
        </w:r>
      </w:del>
      <w:ins w:id="617" w:author="Ellen Lehnert" w:date="2010-07-19T21:11:00Z">
        <w:r w:rsidR="006D6020">
          <w:t xml:space="preserve">10 </w:t>
        </w:r>
      </w:ins>
      <w:r w:rsidR="004F1DAD">
        <w:t xml:space="preserve">days </w:t>
      </w:r>
      <w:r w:rsidR="007F7118">
        <w:t xml:space="preserve">= </w:t>
      </w:r>
      <w:r w:rsidR="00247841">
        <w:t xml:space="preserve">5 units (100%) </w:t>
      </w:r>
      <w:r w:rsidR="007F7118">
        <w:t xml:space="preserve"> </w:t>
      </w:r>
      <w:commentRangeEnd w:id="586"/>
      <w:r w:rsidR="00117B10">
        <w:rPr>
          <w:rStyle w:val="CommentReference"/>
        </w:rPr>
        <w:commentReference w:id="586"/>
      </w:r>
      <w:r w:rsidR="007F7118">
        <w:t xml:space="preserve"> </w:t>
      </w:r>
    </w:p>
    <w:p w:rsidR="00117B10" w:rsidRDefault="00117B10" w:rsidP="00E72409">
      <w:ins w:id="618" w:author="Heather Perreaux" w:date="2010-05-16T15:07:00Z">
        <w:r>
          <w:t xml:space="preserve">This example answers the </w:t>
        </w:r>
      </w:ins>
      <w:ins w:id="619" w:author="Heather Perreaux" w:date="2010-05-16T15:10:00Z">
        <w:r>
          <w:t xml:space="preserve">following </w:t>
        </w:r>
      </w:ins>
      <w:ins w:id="620" w:author="Heather Perreaux" w:date="2010-05-16T15:07:00Z">
        <w:r>
          <w:t xml:space="preserve">question:  </w:t>
        </w:r>
      </w:ins>
      <w:ins w:id="621" w:author="Heather Perreaux" w:date="2010-05-16T15:09:00Z">
        <w:r>
          <w:t>How many people, working 8 hours per day</w:t>
        </w:r>
      </w:ins>
      <w:ins w:id="622" w:author="Heather Perreaux" w:date="2010-05-16T15:10:00Z">
        <w:r>
          <w:t>,</w:t>
        </w:r>
      </w:ins>
      <w:ins w:id="623" w:author="Heather Perreaux" w:date="2010-05-16T15:09:00Z">
        <w:r>
          <w:t xml:space="preserve"> will it take to complete the task in </w:t>
        </w:r>
        <w:del w:id="624" w:author="Ellen Lehnert" w:date="2010-07-19T21:12:00Z">
          <w:r w:rsidDel="006D6020">
            <w:delText>5</w:delText>
          </w:r>
        </w:del>
      </w:ins>
      <w:ins w:id="625" w:author="Ellen Lehnert" w:date="2010-07-19T21:12:00Z">
        <w:r w:rsidR="006D6020">
          <w:t>10</w:t>
        </w:r>
      </w:ins>
      <w:ins w:id="626" w:author="Heather Perreaux" w:date="2010-05-16T15:09:00Z">
        <w:r>
          <w:t xml:space="preserve"> days?  The answer is 5 people.</w:t>
        </w:r>
      </w:ins>
    </w:p>
    <w:p w:rsidR="004F1DAD" w:rsidRPr="00B42A0D" w:rsidRDefault="00AB4FDD" w:rsidP="00E72409">
      <w:pPr>
        <w:rPr>
          <w:b/>
        </w:rPr>
      </w:pPr>
      <w:r w:rsidRPr="00B42A0D">
        <w:rPr>
          <w:b/>
        </w:rPr>
        <w:t xml:space="preserve">If </w:t>
      </w:r>
      <w:r w:rsidR="00562E4A" w:rsidRPr="00B42A0D">
        <w:rPr>
          <w:b/>
        </w:rPr>
        <w:t xml:space="preserve">Work and Units </w:t>
      </w:r>
      <w:r w:rsidR="00562E4A">
        <w:rPr>
          <w:b/>
        </w:rPr>
        <w:t xml:space="preserve">are </w:t>
      </w:r>
      <w:r>
        <w:rPr>
          <w:b/>
        </w:rPr>
        <w:t>enter</w:t>
      </w:r>
      <w:r w:rsidR="00562E4A">
        <w:rPr>
          <w:b/>
        </w:rPr>
        <w:t xml:space="preserve">ed </w:t>
      </w:r>
      <w:r w:rsidRPr="00B42A0D">
        <w:rPr>
          <w:b/>
        </w:rPr>
        <w:t>Project</w:t>
      </w:r>
      <w:r>
        <w:rPr>
          <w:b/>
        </w:rPr>
        <w:t xml:space="preserve"> 2010</w:t>
      </w:r>
      <w:r w:rsidR="004F1DAD" w:rsidRPr="00B42A0D">
        <w:rPr>
          <w:b/>
        </w:rPr>
        <w:t xml:space="preserve"> will calculate the </w:t>
      </w:r>
      <w:r w:rsidR="004F1DAD" w:rsidRPr="00117B10">
        <w:rPr>
          <w:b/>
          <w:i/>
        </w:rPr>
        <w:t>Duration</w:t>
      </w:r>
    </w:p>
    <w:p w:rsidR="004F1DAD" w:rsidRDefault="004F1DAD" w:rsidP="00806238">
      <w:pPr>
        <w:spacing w:line="240" w:lineRule="auto"/>
      </w:pPr>
      <w:del w:id="627" w:author="Heather Perreaux" w:date="2010-05-16T15:06:00Z">
        <w:r w:rsidDel="00117B10">
          <w:delText xml:space="preserve">       For e</w:delText>
        </w:r>
      </w:del>
      <w:ins w:id="628" w:author="Heather Perreaux" w:date="2010-05-16T15:06:00Z">
        <w:r w:rsidR="00117B10">
          <w:t>E</w:t>
        </w:r>
      </w:ins>
      <w:r>
        <w:t>xample: Work</w:t>
      </w:r>
      <w:ins w:id="629" w:author="Heather Perreaux" w:date="2010-05-16T15:06:00Z">
        <w:r w:rsidR="00117B10">
          <w:t xml:space="preserve"> required</w:t>
        </w:r>
      </w:ins>
      <w:r>
        <w:t xml:space="preserve"> is </w:t>
      </w:r>
      <w:del w:id="630" w:author="Ellen Lehnert" w:date="2010-07-19T21:13:00Z">
        <w:r w:rsidDel="006D6020">
          <w:delText xml:space="preserve">200 </w:delText>
        </w:r>
      </w:del>
      <w:ins w:id="631" w:author="Ellen Lehnert" w:date="2010-07-19T21:13:00Z">
        <w:r w:rsidR="006D6020">
          <w:t xml:space="preserve">400 </w:t>
        </w:r>
      </w:ins>
      <w:r>
        <w:t xml:space="preserve">hours and </w:t>
      </w:r>
      <w:r w:rsidR="00562E4A">
        <w:t>Units is</w:t>
      </w:r>
      <w:r>
        <w:t xml:space="preserve"> </w:t>
      </w:r>
      <w:del w:id="632" w:author="Ellen Lehnert" w:date="2010-07-19T21:13:00Z">
        <w:r w:rsidDel="006D6020">
          <w:delText xml:space="preserve">5 </w:delText>
        </w:r>
      </w:del>
      <w:ins w:id="633" w:author="Ellen Lehnert" w:date="2010-07-19T21:13:00Z">
        <w:r w:rsidR="006D6020">
          <w:t xml:space="preserve">10 </w:t>
        </w:r>
      </w:ins>
      <w:r w:rsidR="00AB4FDD">
        <w:t xml:space="preserve">full time </w:t>
      </w:r>
      <w:r>
        <w:t>people</w:t>
      </w:r>
      <w:del w:id="634" w:author="Heather Perreaux" w:date="2010-05-16T15:06:00Z">
        <w:r w:rsidDel="00117B10">
          <w:delText>.</w:delText>
        </w:r>
      </w:del>
      <w:r>
        <w:t xml:space="preserve"> </w:t>
      </w:r>
      <w:ins w:id="635" w:author="Ellen Lehnert" w:date="2010-07-19T21:12:00Z">
        <w:r w:rsidR="006D6020">
          <w:t>(FTE)</w:t>
        </w:r>
      </w:ins>
      <w:del w:id="636" w:author="Ellen Lehnert" w:date="2010-07-19T21:12:00Z">
        <w:r w:rsidDel="006D6020">
          <w:delText xml:space="preserve"> </w:delText>
        </w:r>
      </w:del>
      <w:r>
        <w:br/>
        <w:t xml:space="preserve">                </w:t>
      </w:r>
      <w:del w:id="637" w:author="Ellen Lehnert" w:date="2010-07-19T21:12:00Z">
        <w:r w:rsidDel="006D6020">
          <w:delText xml:space="preserve">             </w:delText>
        </w:r>
      </w:del>
      <w:r>
        <w:t xml:space="preserve"> Each person can work 40 hours per week</w:t>
      </w:r>
      <w:del w:id="638" w:author="Heather Perreaux" w:date="2010-05-16T15:06:00Z">
        <w:r w:rsidDel="00117B10">
          <w:delText xml:space="preserve">. </w:delText>
        </w:r>
      </w:del>
      <w:r>
        <w:t xml:space="preserve"> </w:t>
      </w:r>
      <w:r>
        <w:br/>
        <w:t xml:space="preserve">                 </w:t>
      </w:r>
      <w:del w:id="639" w:author="Ellen Lehnert" w:date="2010-07-19T21:12:00Z">
        <w:r w:rsidDel="006D6020">
          <w:delText xml:space="preserve">             </w:delText>
        </w:r>
      </w:del>
      <w:r>
        <w:t xml:space="preserve">The duration </w:t>
      </w:r>
      <w:del w:id="640" w:author="Heather Perreaux" w:date="2010-05-16T15:07:00Z">
        <w:r w:rsidDel="00117B10">
          <w:delText xml:space="preserve">would </w:delText>
        </w:r>
      </w:del>
      <w:r>
        <w:t>calculat</w:t>
      </w:r>
      <w:del w:id="641" w:author="Heather Perreaux" w:date="2010-05-16T15:07:00Z">
        <w:r w:rsidDel="00117B10">
          <w:delText>e</w:delText>
        </w:r>
      </w:del>
      <w:ins w:id="642" w:author="Heather Perreaux" w:date="2010-05-16T15:07:00Z">
        <w:r w:rsidR="00117B10">
          <w:t>ion is</w:t>
        </w:r>
      </w:ins>
      <w:del w:id="643" w:author="Heather Perreaux" w:date="2010-05-16T15:07:00Z">
        <w:r w:rsidDel="00117B10">
          <w:delText xml:space="preserve"> to be</w:delText>
        </w:r>
      </w:del>
      <w:r>
        <w:t xml:space="preserve"> 5 days</w:t>
      </w:r>
      <w:del w:id="644" w:author="Heather Perreaux" w:date="2010-05-16T15:06:00Z">
        <w:r w:rsidR="00B42A0D" w:rsidDel="00117B10">
          <w:delText>.</w:delText>
        </w:r>
      </w:del>
      <w:del w:id="645" w:author="Heather Perreaux" w:date="2010-05-16T15:12:00Z">
        <w:r w:rsidDel="00806238">
          <w:delText xml:space="preserve"> </w:delText>
        </w:r>
      </w:del>
    </w:p>
    <w:p w:rsidR="00AB4FDD" w:rsidRDefault="00AB4FDD" w:rsidP="00806238">
      <w:pPr>
        <w:spacing w:line="240" w:lineRule="auto"/>
      </w:pPr>
      <w:r>
        <w:tab/>
      </w:r>
      <w:del w:id="646" w:author="Ellen Lehnert" w:date="2010-07-19T21:12:00Z">
        <w:r w:rsidDel="006D6020">
          <w:tab/>
        </w:r>
      </w:del>
      <w:ins w:id="647" w:author="Ellen Lehnert" w:date="2010-07-19T21:12:00Z">
        <w:r w:rsidR="006D6020">
          <w:t xml:space="preserve"> </w:t>
        </w:r>
      </w:ins>
      <w:r>
        <w:t xml:space="preserve">   </w:t>
      </w:r>
      <w:del w:id="648" w:author="Ellen Lehnert" w:date="2010-07-19T21:13:00Z">
        <w:r w:rsidDel="006D6020">
          <w:delText xml:space="preserve">200 </w:delText>
        </w:r>
      </w:del>
      <w:ins w:id="649" w:author="Ellen Lehnert" w:date="2010-07-19T21:13:00Z">
        <w:r w:rsidR="006D6020">
          <w:t xml:space="preserve">400 </w:t>
        </w:r>
      </w:ins>
      <w:r>
        <w:t xml:space="preserve">hours </w:t>
      </w:r>
      <w:r w:rsidR="007F7118">
        <w:t>/</w:t>
      </w:r>
      <w:r>
        <w:t xml:space="preserve"> </w:t>
      </w:r>
      <w:del w:id="650" w:author="Ellen Lehnert" w:date="2010-07-19T21:13:00Z">
        <w:r w:rsidDel="006D6020">
          <w:delText xml:space="preserve">5 </w:delText>
        </w:r>
      </w:del>
      <w:ins w:id="651" w:author="Ellen Lehnert" w:date="2010-07-19T21:13:00Z">
        <w:r w:rsidR="006D6020">
          <w:t xml:space="preserve">10 </w:t>
        </w:r>
      </w:ins>
      <w:r>
        <w:t>units</w:t>
      </w:r>
      <w:r w:rsidR="007F7118">
        <w:t xml:space="preserve"> (100%)</w:t>
      </w:r>
      <w:r>
        <w:t xml:space="preserve"> = 5 days duration</w:t>
      </w:r>
    </w:p>
    <w:p w:rsidR="00C54109" w:rsidRDefault="00C54109" w:rsidP="00E72409">
      <w:ins w:id="652" w:author="Heather Perreaux" w:date="2010-05-16T15:10:00Z">
        <w:r>
          <w:t xml:space="preserve">This example answers the following question:  How long will it take </w:t>
        </w:r>
        <w:del w:id="653" w:author="Ellen Lehnert" w:date="2010-07-19T21:14:00Z">
          <w:r w:rsidDel="006D6020">
            <w:delText>5</w:delText>
          </w:r>
        </w:del>
      </w:ins>
      <w:ins w:id="654" w:author="Ellen Lehnert" w:date="2010-07-19T21:14:00Z">
        <w:r w:rsidR="006D6020">
          <w:t>10</w:t>
        </w:r>
      </w:ins>
      <w:ins w:id="655" w:author="Heather Perreaux" w:date="2010-05-16T15:10:00Z">
        <w:r>
          <w:t xml:space="preserve"> people, working 8 hours per day to complete </w:t>
        </w:r>
        <w:del w:id="656" w:author="Ellen Lehnert" w:date="2010-07-19T21:14:00Z">
          <w:r w:rsidDel="006D6020">
            <w:delText>2</w:delText>
          </w:r>
        </w:del>
      </w:ins>
      <w:ins w:id="657" w:author="Ellen Lehnert" w:date="2010-07-19T21:14:00Z">
        <w:r w:rsidR="006D6020">
          <w:t>4</w:t>
        </w:r>
      </w:ins>
      <w:ins w:id="658" w:author="Heather Perreaux" w:date="2010-05-16T15:10:00Z">
        <w:r>
          <w:t>00 hours of work?  The answer is 5 days.</w:t>
        </w:r>
      </w:ins>
    </w:p>
    <w:p w:rsidR="004F1DAD" w:rsidRPr="00B42A0D" w:rsidRDefault="00AB4FDD" w:rsidP="00E72409">
      <w:pPr>
        <w:rPr>
          <w:b/>
        </w:rPr>
      </w:pPr>
      <w:r w:rsidRPr="00B42A0D">
        <w:rPr>
          <w:b/>
        </w:rPr>
        <w:t xml:space="preserve">If </w:t>
      </w:r>
      <w:r w:rsidR="00562E4A" w:rsidRPr="00B42A0D">
        <w:rPr>
          <w:b/>
        </w:rPr>
        <w:t xml:space="preserve">Duration and Units </w:t>
      </w:r>
      <w:r w:rsidR="00562E4A">
        <w:rPr>
          <w:b/>
        </w:rPr>
        <w:t>are</w:t>
      </w:r>
      <w:r w:rsidRPr="00B42A0D">
        <w:rPr>
          <w:b/>
        </w:rPr>
        <w:t xml:space="preserve"> </w:t>
      </w:r>
      <w:r>
        <w:rPr>
          <w:b/>
        </w:rPr>
        <w:t>enter</w:t>
      </w:r>
      <w:r w:rsidR="00562E4A">
        <w:rPr>
          <w:b/>
        </w:rPr>
        <w:t>ed</w:t>
      </w:r>
      <w:r w:rsidRPr="00B42A0D">
        <w:rPr>
          <w:b/>
        </w:rPr>
        <w:t xml:space="preserve"> Project</w:t>
      </w:r>
      <w:r>
        <w:rPr>
          <w:b/>
        </w:rPr>
        <w:t xml:space="preserve"> 2010</w:t>
      </w:r>
      <w:r w:rsidRPr="00B42A0D">
        <w:rPr>
          <w:b/>
        </w:rPr>
        <w:t xml:space="preserve"> </w:t>
      </w:r>
      <w:r w:rsidR="004F1DAD" w:rsidRPr="00B42A0D">
        <w:rPr>
          <w:b/>
        </w:rPr>
        <w:t xml:space="preserve">will calculate </w:t>
      </w:r>
      <w:r w:rsidR="004F1DAD" w:rsidRPr="00806238">
        <w:rPr>
          <w:b/>
          <w:i/>
        </w:rPr>
        <w:t>Work</w:t>
      </w:r>
    </w:p>
    <w:p w:rsidR="004F1DAD" w:rsidRDefault="004F1DAD" w:rsidP="004F1DAD">
      <w:r>
        <w:t xml:space="preserve">        For example:  Duration is 5 days and Units is </w:t>
      </w:r>
      <w:del w:id="659" w:author="Ellen Lehnert" w:date="2010-07-19T21:14:00Z">
        <w:r w:rsidDel="006D6020">
          <w:delText xml:space="preserve">5 </w:delText>
        </w:r>
      </w:del>
      <w:ins w:id="660" w:author="Ellen Lehnert" w:date="2010-07-19T21:14:00Z">
        <w:r w:rsidR="006D6020">
          <w:t xml:space="preserve">10 </w:t>
        </w:r>
      </w:ins>
      <w:r w:rsidR="00AB4FDD">
        <w:t xml:space="preserve">full time </w:t>
      </w:r>
      <w:r>
        <w:t>people</w:t>
      </w:r>
      <w:r>
        <w:br/>
        <w:t xml:space="preserve">                               </w:t>
      </w:r>
      <w:r w:rsidR="005717D4">
        <w:t>each</w:t>
      </w:r>
      <w:r>
        <w:t xml:space="preserve"> person can work 40 hours per week.  </w:t>
      </w:r>
      <w:r>
        <w:br/>
        <w:t xml:space="preserve">                               The </w:t>
      </w:r>
      <w:r w:rsidR="00B42A0D">
        <w:t>work</w:t>
      </w:r>
      <w:r>
        <w:t xml:space="preserve"> would calculate to be</w:t>
      </w:r>
      <w:r w:rsidR="00B42A0D">
        <w:t xml:space="preserve"> </w:t>
      </w:r>
      <w:del w:id="661" w:author="Ellen Lehnert" w:date="2010-07-19T21:14:00Z">
        <w:r w:rsidR="00B42A0D" w:rsidDel="006D6020">
          <w:delText xml:space="preserve">200 </w:delText>
        </w:r>
      </w:del>
      <w:ins w:id="662" w:author="Ellen Lehnert" w:date="2010-07-19T21:14:00Z">
        <w:r w:rsidR="006D6020">
          <w:t xml:space="preserve">400 </w:t>
        </w:r>
      </w:ins>
      <w:r w:rsidR="00B42A0D">
        <w:t>hours</w:t>
      </w:r>
      <w:r>
        <w:t xml:space="preserve">. </w:t>
      </w:r>
    </w:p>
    <w:p w:rsidR="00AB4FDD" w:rsidRDefault="00AB4FDD" w:rsidP="004F1DAD">
      <w:r>
        <w:tab/>
      </w:r>
      <w:r>
        <w:tab/>
        <w:t xml:space="preserve">     5 days x </w:t>
      </w:r>
      <w:del w:id="663" w:author="Ellen Lehnert" w:date="2010-07-19T21:14:00Z">
        <w:r w:rsidDel="006D6020">
          <w:delText xml:space="preserve">5 </w:delText>
        </w:r>
      </w:del>
      <w:ins w:id="664" w:author="Ellen Lehnert" w:date="2010-07-19T21:14:00Z">
        <w:r w:rsidR="006D6020">
          <w:t xml:space="preserve">10 </w:t>
        </w:r>
      </w:ins>
      <w:r>
        <w:t xml:space="preserve">people at 40 hours per week = </w:t>
      </w:r>
      <w:del w:id="665" w:author="Ellen Lehnert" w:date="2010-07-19T21:14:00Z">
        <w:r w:rsidDel="006D6020">
          <w:delText xml:space="preserve">200 </w:delText>
        </w:r>
      </w:del>
      <w:ins w:id="666" w:author="Ellen Lehnert" w:date="2010-07-19T21:14:00Z">
        <w:r w:rsidR="006D6020">
          <w:t xml:space="preserve">400 </w:t>
        </w:r>
      </w:ins>
      <w:r>
        <w:t>hours</w:t>
      </w:r>
    </w:p>
    <w:p w:rsidR="00806238" w:rsidRDefault="00806238" w:rsidP="00AB4FDD">
      <w:pPr>
        <w:rPr>
          <w:ins w:id="667" w:author="Heather Perreaux" w:date="2010-05-16T15:14:00Z"/>
        </w:rPr>
      </w:pPr>
      <w:ins w:id="668" w:author="Heather Perreaux" w:date="2010-05-16T15:14:00Z">
        <w:r>
          <w:t xml:space="preserve">The example answers the following question:  How many hours of </w:t>
        </w:r>
      </w:ins>
      <w:ins w:id="669" w:author="Heather Perreaux" w:date="2010-05-16T15:15:00Z">
        <w:r>
          <w:t xml:space="preserve">total </w:t>
        </w:r>
      </w:ins>
      <w:ins w:id="670" w:author="Heather Perreaux" w:date="2010-05-16T15:14:00Z">
        <w:r>
          <w:t xml:space="preserve">work </w:t>
        </w:r>
      </w:ins>
      <w:ins w:id="671" w:author="Heather Perreaux" w:date="2010-05-16T15:15:00Z">
        <w:r>
          <w:t xml:space="preserve">will </w:t>
        </w:r>
      </w:ins>
      <w:ins w:id="672" w:author="Heather Perreaux" w:date="2010-05-16T15:18:00Z">
        <w:r w:rsidR="007D2500">
          <w:t>result</w:t>
        </w:r>
      </w:ins>
      <w:ins w:id="673" w:author="Heather Perreaux" w:date="2010-05-16T15:15:00Z">
        <w:r>
          <w:t xml:space="preserve"> if there are </w:t>
        </w:r>
        <w:del w:id="674" w:author="Ellen Lehnert" w:date="2010-07-19T21:15:00Z">
          <w:r w:rsidDel="006D6020">
            <w:delText>5</w:delText>
          </w:r>
        </w:del>
      </w:ins>
      <w:ins w:id="675" w:author="Ellen Lehnert" w:date="2010-07-19T21:15:00Z">
        <w:r w:rsidR="006D6020">
          <w:t>10</w:t>
        </w:r>
      </w:ins>
      <w:ins w:id="676" w:author="Heather Perreaux" w:date="2010-05-16T15:15:00Z">
        <w:r>
          <w:t xml:space="preserve"> people who work 8 hours per day for 5 days?  The answer is </w:t>
        </w:r>
        <w:del w:id="677" w:author="Ellen Lehnert" w:date="2010-07-19T21:14:00Z">
          <w:r w:rsidDel="006D6020">
            <w:delText>2</w:delText>
          </w:r>
        </w:del>
      </w:ins>
      <w:ins w:id="678" w:author="Ellen Lehnert" w:date="2010-07-19T21:14:00Z">
        <w:r w:rsidR="006D6020">
          <w:t>4</w:t>
        </w:r>
      </w:ins>
      <w:ins w:id="679" w:author="Heather Perreaux" w:date="2010-05-16T15:15:00Z">
        <w:r>
          <w:t>00 hours.</w:t>
        </w:r>
      </w:ins>
    </w:p>
    <w:p w:rsidR="00AB4FDD" w:rsidRDefault="00AB4FDD" w:rsidP="00AB4FDD">
      <w:r>
        <w:t xml:space="preserve">Resources might not be available to work full time on tasks.  The examples below will calculate the examples </w:t>
      </w:r>
      <w:r w:rsidR="007F7118">
        <w:t xml:space="preserve">with the resources available at 50% of their </w:t>
      </w:r>
      <w:r w:rsidR="00562E4A">
        <w:t>availability</w:t>
      </w:r>
      <w:r>
        <w:t>.  In all examples it is assumed that 1 day is 8 hours and resources have full availability</w:t>
      </w:r>
      <w:r w:rsidR="007F7118">
        <w:t xml:space="preserve"> on their calendars</w:t>
      </w:r>
      <w:r>
        <w:t xml:space="preserve">.  </w:t>
      </w:r>
    </w:p>
    <w:p w:rsidR="00562E4A" w:rsidRPr="00B42A0D" w:rsidDel="006D6020" w:rsidRDefault="00562E4A" w:rsidP="00562E4A">
      <w:pPr>
        <w:rPr>
          <w:del w:id="680" w:author="Ellen Lehnert" w:date="2010-07-19T21:22:00Z"/>
          <w:b/>
        </w:rPr>
      </w:pPr>
      <w:commentRangeStart w:id="681"/>
      <w:del w:id="682" w:author="Ellen Lehnert" w:date="2010-07-19T21:22:00Z">
        <w:r w:rsidRPr="00B42A0D" w:rsidDel="006D6020">
          <w:rPr>
            <w:b/>
          </w:rPr>
          <w:delText xml:space="preserve">If Duration and Work </w:delText>
        </w:r>
        <w:r w:rsidDel="006D6020">
          <w:rPr>
            <w:b/>
          </w:rPr>
          <w:delText>are</w:delText>
        </w:r>
        <w:r w:rsidRPr="00B42A0D" w:rsidDel="006D6020">
          <w:rPr>
            <w:b/>
          </w:rPr>
          <w:delText xml:space="preserve"> </w:delText>
        </w:r>
        <w:r w:rsidDel="006D6020">
          <w:rPr>
            <w:b/>
          </w:rPr>
          <w:delText>entered</w:delText>
        </w:r>
        <w:r w:rsidRPr="00B42A0D" w:rsidDel="006D6020">
          <w:rPr>
            <w:b/>
          </w:rPr>
          <w:delText xml:space="preserve"> Project</w:delText>
        </w:r>
        <w:r w:rsidDel="006D6020">
          <w:rPr>
            <w:b/>
          </w:rPr>
          <w:delText xml:space="preserve"> 2010</w:delText>
        </w:r>
        <w:r w:rsidRPr="00B42A0D" w:rsidDel="006D6020">
          <w:rPr>
            <w:b/>
          </w:rPr>
          <w:delText xml:space="preserve"> will calculate Units</w:delText>
        </w:r>
      </w:del>
    </w:p>
    <w:p w:rsidR="00AB4FDD" w:rsidDel="006D6020" w:rsidRDefault="00AB4FDD" w:rsidP="00AB4FDD">
      <w:pPr>
        <w:rPr>
          <w:del w:id="683" w:author="Ellen Lehnert" w:date="2010-07-19T21:22:00Z"/>
        </w:rPr>
      </w:pPr>
      <w:del w:id="684" w:author="Ellen Lehnert" w:date="2010-07-19T21:22:00Z">
        <w:r w:rsidDel="006D6020">
          <w:delText xml:space="preserve">       For example:  Duration is 5 days and the work is </w:delText>
        </w:r>
      </w:del>
      <w:del w:id="685" w:author="Ellen Lehnert" w:date="2010-07-19T21:16:00Z">
        <w:r w:rsidDel="006D6020">
          <w:delText xml:space="preserve">200 </w:delText>
        </w:r>
      </w:del>
      <w:del w:id="686" w:author="Ellen Lehnert" w:date="2010-07-19T21:22:00Z">
        <w:r w:rsidDel="006D6020">
          <w:delText>hours</w:delText>
        </w:r>
        <w:r w:rsidDel="006D6020">
          <w:br/>
          <w:delText xml:space="preserve">                               Each person can work </w:delText>
        </w:r>
        <w:r w:rsidR="007F7118" w:rsidDel="006D6020">
          <w:delText>2</w:delText>
        </w:r>
        <w:r w:rsidDel="006D6020">
          <w:delText>0 hours within 5 days</w:delText>
        </w:r>
        <w:r w:rsidR="007F7118" w:rsidDel="006D6020">
          <w:delText xml:space="preserve"> (50%)</w:delText>
        </w:r>
        <w:r w:rsidDel="006D6020">
          <w:delText xml:space="preserve">. </w:delText>
        </w:r>
        <w:r w:rsidDel="006D6020">
          <w:br/>
          <w:delText xml:space="preserve">                               Project 2010 will calculate 5 days at </w:delText>
        </w:r>
        <w:r w:rsidR="007F7118" w:rsidDel="006D6020">
          <w:delText>4</w:delText>
        </w:r>
        <w:r w:rsidDel="006D6020">
          <w:delText xml:space="preserve"> hours per day will </w:delText>
        </w:r>
        <w:r w:rsidDel="006D6020">
          <w:br/>
          <w:delText xml:space="preserve">                                      require </w:delText>
        </w:r>
      </w:del>
      <w:del w:id="687" w:author="Ellen Lehnert" w:date="2010-07-19T21:16:00Z">
        <w:r w:rsidR="007F7118" w:rsidDel="006D6020">
          <w:delText xml:space="preserve">10 </w:delText>
        </w:r>
      </w:del>
      <w:del w:id="688" w:author="Ellen Lehnert" w:date="2010-07-19T21:22:00Z">
        <w:r w:rsidDel="006D6020">
          <w:delText xml:space="preserve">people to perform the work in 5 days.  </w:delText>
        </w:r>
        <w:r w:rsidR="00562E4A" w:rsidDel="006D6020">
          <w:br/>
        </w:r>
        <w:r w:rsidDel="006D6020">
          <w:br/>
          <w:delText xml:space="preserve">                              </w:delText>
        </w:r>
        <w:r w:rsidR="007F7118" w:rsidDel="006D6020">
          <w:delText xml:space="preserve"> </w:delText>
        </w:r>
      </w:del>
      <w:del w:id="689" w:author="Ellen Lehnert" w:date="2010-07-19T21:17:00Z">
        <w:r w:rsidR="00247841" w:rsidDel="006D6020">
          <w:delText xml:space="preserve">200 </w:delText>
        </w:r>
      </w:del>
      <w:del w:id="690" w:author="Ellen Lehnert" w:date="2010-07-19T21:22:00Z">
        <w:r w:rsidR="00247841" w:rsidDel="006D6020">
          <w:delText xml:space="preserve">hours of work / 5 days = </w:delText>
        </w:r>
      </w:del>
      <w:del w:id="691" w:author="Ellen Lehnert" w:date="2010-07-19T21:17:00Z">
        <w:r w:rsidR="00247841" w:rsidDel="006D6020">
          <w:delText xml:space="preserve">10 </w:delText>
        </w:r>
      </w:del>
      <w:del w:id="692" w:author="Ellen Lehnert" w:date="2010-07-19T21:22:00Z">
        <w:r w:rsidR="00247841" w:rsidDel="006D6020">
          <w:delText xml:space="preserve">units (50%)  </w:delText>
        </w:r>
      </w:del>
    </w:p>
    <w:p w:rsidR="00562E4A" w:rsidRPr="00B42A0D" w:rsidDel="006D6020" w:rsidRDefault="00562E4A" w:rsidP="00562E4A">
      <w:pPr>
        <w:rPr>
          <w:del w:id="693" w:author="Ellen Lehnert" w:date="2010-07-19T21:22:00Z"/>
          <w:b/>
        </w:rPr>
      </w:pPr>
      <w:del w:id="694" w:author="Ellen Lehnert" w:date="2010-07-19T21:22:00Z">
        <w:r w:rsidRPr="00B42A0D" w:rsidDel="006D6020">
          <w:rPr>
            <w:b/>
          </w:rPr>
          <w:delText xml:space="preserve">If Work and Units </w:delText>
        </w:r>
        <w:r w:rsidDel="006D6020">
          <w:rPr>
            <w:b/>
          </w:rPr>
          <w:delText xml:space="preserve">are entered </w:delText>
        </w:r>
        <w:r w:rsidRPr="00B42A0D" w:rsidDel="006D6020">
          <w:rPr>
            <w:b/>
          </w:rPr>
          <w:delText>Project</w:delText>
        </w:r>
        <w:r w:rsidDel="006D6020">
          <w:rPr>
            <w:b/>
          </w:rPr>
          <w:delText xml:space="preserve"> 2010</w:delText>
        </w:r>
        <w:r w:rsidRPr="00B42A0D" w:rsidDel="006D6020">
          <w:rPr>
            <w:b/>
          </w:rPr>
          <w:delText xml:space="preserve"> will calculate the Duration</w:delText>
        </w:r>
      </w:del>
    </w:p>
    <w:p w:rsidR="00AB4FDD" w:rsidDel="006D6020" w:rsidRDefault="00AB4FDD" w:rsidP="00AB4FDD">
      <w:pPr>
        <w:rPr>
          <w:del w:id="695" w:author="Ellen Lehnert" w:date="2010-07-19T21:22:00Z"/>
        </w:rPr>
      </w:pPr>
      <w:del w:id="696" w:author="Ellen Lehnert" w:date="2010-07-19T21:22:00Z">
        <w:r w:rsidDel="006D6020">
          <w:delText xml:space="preserve">       For example: Work is </w:delText>
        </w:r>
      </w:del>
      <w:del w:id="697" w:author="Ellen Lehnert" w:date="2010-07-19T21:18:00Z">
        <w:r w:rsidDel="006D6020">
          <w:delText xml:space="preserve">200 </w:delText>
        </w:r>
      </w:del>
      <w:del w:id="698" w:author="Ellen Lehnert" w:date="2010-07-19T21:22:00Z">
        <w:r w:rsidDel="006D6020">
          <w:delText xml:space="preserve">hours and </w:delText>
        </w:r>
        <w:r w:rsidR="00562E4A" w:rsidDel="006D6020">
          <w:delText>Units is</w:delText>
        </w:r>
        <w:r w:rsidDel="006D6020">
          <w:delText xml:space="preserve"> </w:delText>
        </w:r>
      </w:del>
      <w:del w:id="699" w:author="Ellen Lehnert" w:date="2010-07-19T21:18:00Z">
        <w:r w:rsidDel="006D6020">
          <w:delText xml:space="preserve">5 </w:delText>
        </w:r>
      </w:del>
      <w:del w:id="700" w:author="Ellen Lehnert" w:date="2010-07-19T21:22:00Z">
        <w:r w:rsidR="007F7118" w:rsidDel="006D6020">
          <w:delText>half</w:delText>
        </w:r>
        <w:r w:rsidDel="006D6020">
          <w:delText xml:space="preserve"> time people</w:delText>
        </w:r>
        <w:r w:rsidR="007F7118" w:rsidDel="006D6020">
          <w:delText xml:space="preserve"> (50%)</w:delText>
        </w:r>
        <w:r w:rsidDel="006D6020">
          <w:delText xml:space="preserve">  </w:delText>
        </w:r>
        <w:r w:rsidDel="006D6020">
          <w:br/>
          <w:delText xml:space="preserve">                              Each person can work </w:delText>
        </w:r>
        <w:r w:rsidR="007F7118" w:rsidDel="006D6020">
          <w:delText>2</w:delText>
        </w:r>
        <w:r w:rsidDel="006D6020">
          <w:delText xml:space="preserve">0 hours per week.  </w:delText>
        </w:r>
        <w:r w:rsidDel="006D6020">
          <w:br/>
          <w:delText xml:space="preserve">                              The duration would calculate to be </w:delText>
        </w:r>
      </w:del>
      <w:del w:id="701" w:author="Ellen Lehnert" w:date="2010-07-19T21:18:00Z">
        <w:r w:rsidR="007F7118" w:rsidDel="006D6020">
          <w:delText>10</w:delText>
        </w:r>
        <w:r w:rsidDel="006D6020">
          <w:delText xml:space="preserve"> </w:delText>
        </w:r>
      </w:del>
      <w:del w:id="702" w:author="Ellen Lehnert" w:date="2010-07-19T21:22:00Z">
        <w:r w:rsidDel="006D6020">
          <w:delText xml:space="preserve">days. </w:delText>
        </w:r>
      </w:del>
    </w:p>
    <w:p w:rsidR="00AB4FDD" w:rsidDel="006D6020" w:rsidRDefault="00AB4FDD" w:rsidP="00AB4FDD">
      <w:pPr>
        <w:rPr>
          <w:del w:id="703" w:author="Ellen Lehnert" w:date="2010-07-19T21:22:00Z"/>
        </w:rPr>
      </w:pPr>
      <w:del w:id="704" w:author="Ellen Lehnert" w:date="2010-07-19T21:22:00Z">
        <w:r w:rsidDel="006D6020">
          <w:tab/>
        </w:r>
        <w:r w:rsidDel="006D6020">
          <w:tab/>
          <w:delText xml:space="preserve">   </w:delText>
        </w:r>
      </w:del>
      <w:del w:id="705" w:author="Ellen Lehnert" w:date="2010-07-19T21:18:00Z">
        <w:r w:rsidDel="006D6020">
          <w:delText xml:space="preserve">200 </w:delText>
        </w:r>
      </w:del>
      <w:del w:id="706" w:author="Ellen Lehnert" w:date="2010-07-19T21:22:00Z">
        <w:r w:rsidDel="006D6020">
          <w:delText xml:space="preserve">hours </w:delText>
        </w:r>
        <w:r w:rsidR="007F7118" w:rsidDel="006D6020">
          <w:delText>/</w:delText>
        </w:r>
        <w:r w:rsidDel="006D6020">
          <w:delText xml:space="preserve"> </w:delText>
        </w:r>
      </w:del>
      <w:del w:id="707" w:author="Ellen Lehnert" w:date="2010-07-19T21:18:00Z">
        <w:r w:rsidDel="006D6020">
          <w:delText xml:space="preserve">5 </w:delText>
        </w:r>
      </w:del>
      <w:del w:id="708" w:author="Ellen Lehnert" w:date="2010-07-19T21:22:00Z">
        <w:r w:rsidDel="006D6020">
          <w:delText xml:space="preserve">units </w:delText>
        </w:r>
        <w:r w:rsidR="007F7118" w:rsidDel="006D6020">
          <w:delText xml:space="preserve">(@ 50%) </w:delText>
        </w:r>
        <w:r w:rsidDel="006D6020">
          <w:delText xml:space="preserve">= </w:delText>
        </w:r>
      </w:del>
      <w:del w:id="709" w:author="Ellen Lehnert" w:date="2010-07-19T21:18:00Z">
        <w:r w:rsidR="007F7118" w:rsidDel="006D6020">
          <w:delText>10</w:delText>
        </w:r>
        <w:r w:rsidDel="006D6020">
          <w:delText xml:space="preserve"> </w:delText>
        </w:r>
      </w:del>
      <w:del w:id="710" w:author="Ellen Lehnert" w:date="2010-07-19T21:22:00Z">
        <w:r w:rsidDel="006D6020">
          <w:delText>days duration</w:delText>
        </w:r>
      </w:del>
    </w:p>
    <w:p w:rsidR="00562E4A" w:rsidRPr="00B42A0D" w:rsidDel="006D6020" w:rsidRDefault="00562E4A" w:rsidP="00562E4A">
      <w:pPr>
        <w:rPr>
          <w:del w:id="711" w:author="Ellen Lehnert" w:date="2010-07-19T21:22:00Z"/>
          <w:b/>
        </w:rPr>
      </w:pPr>
      <w:del w:id="712" w:author="Ellen Lehnert" w:date="2010-07-19T21:22:00Z">
        <w:r w:rsidRPr="00B42A0D" w:rsidDel="006D6020">
          <w:rPr>
            <w:b/>
          </w:rPr>
          <w:delText xml:space="preserve">If Duration and Units </w:delText>
        </w:r>
        <w:r w:rsidDel="006D6020">
          <w:rPr>
            <w:b/>
          </w:rPr>
          <w:delText>are</w:delText>
        </w:r>
        <w:r w:rsidRPr="00B42A0D" w:rsidDel="006D6020">
          <w:rPr>
            <w:b/>
          </w:rPr>
          <w:delText xml:space="preserve"> </w:delText>
        </w:r>
        <w:r w:rsidDel="006D6020">
          <w:rPr>
            <w:b/>
          </w:rPr>
          <w:delText>entered</w:delText>
        </w:r>
        <w:r w:rsidRPr="00B42A0D" w:rsidDel="006D6020">
          <w:rPr>
            <w:b/>
          </w:rPr>
          <w:delText xml:space="preserve"> Project</w:delText>
        </w:r>
        <w:r w:rsidDel="006D6020">
          <w:rPr>
            <w:b/>
          </w:rPr>
          <w:delText xml:space="preserve"> 2010</w:delText>
        </w:r>
        <w:r w:rsidRPr="00B42A0D" w:rsidDel="006D6020">
          <w:rPr>
            <w:b/>
          </w:rPr>
          <w:delText xml:space="preserve"> will calculate Work</w:delText>
        </w:r>
      </w:del>
    </w:p>
    <w:p w:rsidR="00AB4FDD" w:rsidDel="006D6020" w:rsidRDefault="00AB4FDD" w:rsidP="00AB4FDD">
      <w:pPr>
        <w:rPr>
          <w:del w:id="713" w:author="Ellen Lehnert" w:date="2010-07-19T21:22:00Z"/>
        </w:rPr>
      </w:pPr>
      <w:del w:id="714" w:author="Ellen Lehnert" w:date="2010-07-19T21:22:00Z">
        <w:r w:rsidDel="006D6020">
          <w:delText xml:space="preserve">        For example:  Duration is </w:delText>
        </w:r>
      </w:del>
      <w:del w:id="715" w:author="Ellen Lehnert" w:date="2010-07-19T21:20:00Z">
        <w:r w:rsidDel="006D6020">
          <w:delText xml:space="preserve">5 </w:delText>
        </w:r>
      </w:del>
      <w:del w:id="716" w:author="Ellen Lehnert" w:date="2010-07-19T21:22:00Z">
        <w:r w:rsidDel="006D6020">
          <w:delText xml:space="preserve">days and Units is </w:delText>
        </w:r>
      </w:del>
      <w:del w:id="717" w:author="Ellen Lehnert" w:date="2010-07-19T21:20:00Z">
        <w:r w:rsidDel="006D6020">
          <w:delText xml:space="preserve">5 </w:delText>
        </w:r>
        <w:r w:rsidR="00562E4A" w:rsidDel="006D6020">
          <w:delText xml:space="preserve">halt </w:delText>
        </w:r>
      </w:del>
      <w:del w:id="718" w:author="Ellen Lehnert" w:date="2010-07-19T21:22:00Z">
        <w:r w:rsidDel="006D6020">
          <w:delText>time people</w:delText>
        </w:r>
        <w:r w:rsidR="00562E4A" w:rsidDel="006D6020">
          <w:delText xml:space="preserve"> (50%)</w:delText>
        </w:r>
        <w:r w:rsidDel="006D6020">
          <w:br/>
          <w:delText xml:space="preserve">                               Each person can work </w:delText>
        </w:r>
        <w:r w:rsidR="00562E4A" w:rsidDel="006D6020">
          <w:delText>2</w:delText>
        </w:r>
        <w:r w:rsidDel="006D6020">
          <w:delText xml:space="preserve">0 hours per week.  </w:delText>
        </w:r>
        <w:r w:rsidDel="006D6020">
          <w:br/>
          <w:delText xml:space="preserve">                               The work would calculate to be </w:delText>
        </w:r>
      </w:del>
      <w:del w:id="719" w:author="Ellen Lehnert" w:date="2010-07-19T21:21:00Z">
        <w:r w:rsidR="00562E4A" w:rsidDel="006D6020">
          <w:delText>1</w:delText>
        </w:r>
        <w:r w:rsidDel="006D6020">
          <w:delText xml:space="preserve">00 </w:delText>
        </w:r>
      </w:del>
      <w:del w:id="720" w:author="Ellen Lehnert" w:date="2010-07-19T21:22:00Z">
        <w:r w:rsidDel="006D6020">
          <w:delText xml:space="preserve">hours. </w:delText>
        </w:r>
      </w:del>
    </w:p>
    <w:p w:rsidR="00AB4FDD" w:rsidDel="006D6020" w:rsidRDefault="00AB4FDD" w:rsidP="00AB4FDD">
      <w:pPr>
        <w:rPr>
          <w:del w:id="721" w:author="Ellen Lehnert" w:date="2010-07-19T21:22:00Z"/>
        </w:rPr>
      </w:pPr>
      <w:del w:id="722" w:author="Ellen Lehnert" w:date="2010-07-19T21:22:00Z">
        <w:r w:rsidDel="006D6020">
          <w:tab/>
        </w:r>
        <w:r w:rsidDel="006D6020">
          <w:tab/>
          <w:delText xml:space="preserve">     </w:delText>
        </w:r>
      </w:del>
      <w:del w:id="723" w:author="Ellen Lehnert" w:date="2010-07-19T21:21:00Z">
        <w:r w:rsidDel="006D6020">
          <w:delText xml:space="preserve">5 </w:delText>
        </w:r>
      </w:del>
      <w:del w:id="724" w:author="Ellen Lehnert" w:date="2010-07-19T21:22:00Z">
        <w:r w:rsidDel="006D6020">
          <w:delText xml:space="preserve">days x 5 people at </w:delText>
        </w:r>
        <w:r w:rsidR="00562E4A" w:rsidDel="006D6020">
          <w:delText>2</w:delText>
        </w:r>
        <w:r w:rsidDel="006D6020">
          <w:delText xml:space="preserve">0 hours per week = </w:delText>
        </w:r>
        <w:r w:rsidR="00562E4A" w:rsidDel="006D6020">
          <w:delText>1</w:delText>
        </w:r>
        <w:r w:rsidDel="006D6020">
          <w:delText>00 hours</w:delText>
        </w:r>
        <w:commentRangeEnd w:id="681"/>
        <w:r w:rsidR="00A94424" w:rsidDel="006D6020">
          <w:rPr>
            <w:rStyle w:val="CommentReference"/>
          </w:rPr>
          <w:commentReference w:id="681"/>
        </w:r>
      </w:del>
    </w:p>
    <w:p w:rsidR="00C71FF8" w:rsidDel="006D6020" w:rsidRDefault="00C71FF8" w:rsidP="00E72409">
      <w:pPr>
        <w:rPr>
          <w:del w:id="725" w:author="Ellen Lehnert" w:date="2010-07-19T21:22:00Z"/>
        </w:rPr>
      </w:pPr>
      <w:del w:id="726" w:author="Ellen Lehnert" w:date="2010-07-19T21:22:00Z">
        <w:r w:rsidDel="006D6020">
          <w:delText xml:space="preserve">Here is another example: </w:delText>
        </w:r>
      </w:del>
    </w:p>
    <w:p w:rsidR="00C71FF8" w:rsidRDefault="001E1E6B" w:rsidP="00E72409">
      <w:r>
        <w:t>A</w:t>
      </w:r>
      <w:r w:rsidR="00C71FF8">
        <w:t xml:space="preserve"> </w:t>
      </w:r>
      <w:r w:rsidR="00C71FF8" w:rsidRPr="00562E4A">
        <w:rPr>
          <w:i/>
        </w:rPr>
        <w:t>fixed unit</w:t>
      </w:r>
      <w:r w:rsidR="00C71FF8">
        <w:t xml:space="preserve"> task which is scheduled </w:t>
      </w:r>
      <w:del w:id="727" w:author="Ellen Lehnert" w:date="2010-07-19T21:23:00Z">
        <w:r w:rsidR="00C71FF8" w:rsidDel="006D6020">
          <w:delText>to occur on a Monday through Friday,</w:delText>
        </w:r>
      </w:del>
      <w:ins w:id="728" w:author="Ellen Lehnert" w:date="2010-07-19T21:23:00Z">
        <w:r w:rsidR="006D6020">
          <w:t>for</w:t>
        </w:r>
      </w:ins>
      <w:r w:rsidR="00C71FF8">
        <w:t xml:space="preserve"> 5 days</w:t>
      </w:r>
      <w:del w:id="729" w:author="Ellen Lehnert" w:date="2010-07-19T21:23:00Z">
        <w:r w:rsidR="00C71FF8" w:rsidDel="006D6020">
          <w:delText xml:space="preserve">, </w:delText>
        </w:r>
      </w:del>
      <w:ins w:id="730" w:author="Ellen Lehnert" w:date="2010-07-19T21:23:00Z">
        <w:r w:rsidR="006D6020">
          <w:t xml:space="preserve"> and </w:t>
        </w:r>
      </w:ins>
      <w:r w:rsidR="00C71FF8">
        <w:t xml:space="preserve">40 hours </w:t>
      </w:r>
      <w:commentRangeStart w:id="731"/>
      <w:del w:id="732" w:author="Ellen Lehnert" w:date="2010-07-19T21:24:00Z">
        <w:r w:rsidR="00C71FF8" w:rsidDel="006D6020">
          <w:delText>or</w:delText>
        </w:r>
        <w:commentRangeEnd w:id="731"/>
        <w:r w:rsidR="006D6020" w:rsidDel="006D6020">
          <w:rPr>
            <w:rStyle w:val="CommentReference"/>
          </w:rPr>
          <w:commentReference w:id="731"/>
        </w:r>
        <w:r w:rsidR="00C71FF8" w:rsidDel="006D6020">
          <w:delText xml:space="preserve"> </w:delText>
        </w:r>
      </w:del>
      <w:ins w:id="733" w:author="Ellen Lehnert" w:date="2010-07-19T21:24:00Z">
        <w:r w:rsidR="006D6020">
          <w:t xml:space="preserve">of </w:t>
        </w:r>
      </w:ins>
      <w:r w:rsidR="00C71FF8">
        <w:t xml:space="preserve">work.  </w:t>
      </w:r>
    </w:p>
    <w:p w:rsidR="00C71FF8" w:rsidRDefault="00C71FF8" w:rsidP="00845D91">
      <w:pPr>
        <w:pStyle w:val="ListParagraph"/>
        <w:numPr>
          <w:ilvl w:val="0"/>
          <w:numId w:val="12"/>
        </w:numPr>
      </w:pPr>
      <w:commentRangeStart w:id="734"/>
      <w:r>
        <w:t xml:space="preserve">If the task is effort-driven off and </w:t>
      </w:r>
      <w:r w:rsidR="00845D91">
        <w:t>1</w:t>
      </w:r>
      <w:r>
        <w:t xml:space="preserve"> resource is assigned 100% to the task: </w:t>
      </w:r>
      <w:r>
        <w:br/>
        <w:t xml:space="preserve">             </w:t>
      </w:r>
      <w:r w:rsidR="00845D91">
        <w:t xml:space="preserve">Result: </w:t>
      </w:r>
      <w:r>
        <w:t>40 hours of work</w:t>
      </w:r>
      <w:r w:rsidR="00845D91">
        <w:t xml:space="preserve"> to be completed in 5 days</w:t>
      </w:r>
      <w:r>
        <w:t xml:space="preserve">. </w:t>
      </w:r>
      <w:r w:rsidR="00845D91">
        <w:br/>
      </w:r>
    </w:p>
    <w:p w:rsidR="00E7784E" w:rsidRDefault="00845D91" w:rsidP="00E72409">
      <w:pPr>
        <w:pStyle w:val="ListParagraph"/>
        <w:numPr>
          <w:ilvl w:val="0"/>
          <w:numId w:val="12"/>
        </w:numPr>
      </w:pPr>
      <w:r>
        <w:t xml:space="preserve">If the task is effort-driven off and 1resource is assigned 50% to the task: </w:t>
      </w:r>
      <w:r>
        <w:br/>
        <w:t xml:space="preserve">             Result: 40 hours of work to be completed in 10 days.</w:t>
      </w:r>
      <w:r w:rsidR="00E7784E">
        <w:br/>
      </w:r>
    </w:p>
    <w:p w:rsidR="000D2583" w:rsidRDefault="000D2583" w:rsidP="000D2583">
      <w:pPr>
        <w:pStyle w:val="ListParagraph"/>
        <w:numPr>
          <w:ilvl w:val="0"/>
          <w:numId w:val="12"/>
        </w:numPr>
      </w:pPr>
      <w:r>
        <w:t>If the task is effort-driven off and 2</w:t>
      </w:r>
      <w:ins w:id="735" w:author="Ellen Lehnert" w:date="2010-07-19T21:24:00Z">
        <w:r w:rsidR="006D6020">
          <w:t xml:space="preserve"> </w:t>
        </w:r>
      </w:ins>
      <w:r>
        <w:t xml:space="preserve">resources </w:t>
      </w:r>
      <w:del w:id="736" w:author="Ellen Lehnert" w:date="2010-07-19T21:24:00Z">
        <w:r w:rsidDel="006D6020">
          <w:delText xml:space="preserve">is </w:delText>
        </w:r>
      </w:del>
      <w:ins w:id="737" w:author="Ellen Lehnert" w:date="2010-07-19T21:24:00Z">
        <w:r w:rsidR="006D6020">
          <w:t xml:space="preserve">are </w:t>
        </w:r>
      </w:ins>
      <w:r>
        <w:t xml:space="preserve">assigned 100% to the task: </w:t>
      </w:r>
      <w:r>
        <w:br/>
        <w:t xml:space="preserve">             Result: 80 hours of work to be completed in 5 days.</w:t>
      </w:r>
      <w:r>
        <w:br/>
      </w:r>
    </w:p>
    <w:p w:rsidR="00845D91" w:rsidRDefault="00845D91" w:rsidP="00E72409">
      <w:pPr>
        <w:pStyle w:val="ListParagraph"/>
        <w:numPr>
          <w:ilvl w:val="0"/>
          <w:numId w:val="12"/>
        </w:numPr>
      </w:pPr>
      <w:r>
        <w:t>I</w:t>
      </w:r>
      <w:r w:rsidR="00C71FF8">
        <w:t>f the task is effort-driven on</w:t>
      </w:r>
      <w:r>
        <w:t xml:space="preserve"> and 2 resources are assigned at 100% to the task:</w:t>
      </w:r>
      <w:r>
        <w:br/>
      </w:r>
      <w:r w:rsidR="00C71FF8">
        <w:t xml:space="preserve">   </w:t>
      </w:r>
      <w:r>
        <w:t xml:space="preserve">          Result: 40 hours of work to be completed in 2.5 days.</w:t>
      </w:r>
      <w:r w:rsidR="000D2583">
        <w:t xml:space="preserve"> Each resource will </w:t>
      </w:r>
      <w:r w:rsidR="000D2583">
        <w:br/>
        <w:t xml:space="preserve">                          work 20 hours </w:t>
      </w:r>
      <w:r w:rsidR="001E1E6B">
        <w:t xml:space="preserve">full time </w:t>
      </w:r>
      <w:del w:id="738" w:author="Ellen Lehnert" w:date="2010-07-19T21:25:00Z">
        <w:r w:rsidR="001E1E6B" w:rsidDel="006D6020">
          <w:delText>(8 hours per day)</w:delText>
        </w:r>
      </w:del>
      <w:r>
        <w:br/>
      </w:r>
    </w:p>
    <w:p w:rsidR="000D2583" w:rsidRDefault="00845D91" w:rsidP="00E72409">
      <w:pPr>
        <w:pStyle w:val="ListParagraph"/>
        <w:numPr>
          <w:ilvl w:val="0"/>
          <w:numId w:val="12"/>
        </w:numPr>
      </w:pPr>
      <w:r>
        <w:t xml:space="preserve">If the task is effort-driven on and </w:t>
      </w:r>
      <w:r w:rsidR="001038B0">
        <w:t>2</w:t>
      </w:r>
      <w:r>
        <w:t xml:space="preserve"> resource </w:t>
      </w:r>
      <w:r w:rsidR="000D2583">
        <w:t xml:space="preserve">are </w:t>
      </w:r>
      <w:r w:rsidR="00562E4A">
        <w:t xml:space="preserve">assigned </w:t>
      </w:r>
      <w:r>
        <w:t>at 50% to the task:</w:t>
      </w:r>
      <w:r>
        <w:br/>
        <w:t xml:space="preserve">            </w:t>
      </w:r>
      <w:r w:rsidR="000D2583">
        <w:t xml:space="preserve">Result: </w:t>
      </w:r>
      <w:r w:rsidR="00C672CE">
        <w:t>4</w:t>
      </w:r>
      <w:r w:rsidR="000D2583">
        <w:t xml:space="preserve">0 hours of work to be completed in 5 days. Each resource will </w:t>
      </w:r>
      <w:r w:rsidR="000D2583">
        <w:br/>
        <w:t xml:space="preserve">                          work </w:t>
      </w:r>
      <w:r w:rsidR="00C672CE">
        <w:t>2</w:t>
      </w:r>
      <w:r w:rsidR="000D2583">
        <w:t xml:space="preserve">0 hours </w:t>
      </w:r>
      <w:r w:rsidR="001E1E6B">
        <w:t>half time (4 hours per day)</w:t>
      </w:r>
      <w:commentRangeEnd w:id="734"/>
      <w:r w:rsidR="009302A7">
        <w:rPr>
          <w:rStyle w:val="CommentReference"/>
        </w:rPr>
        <w:commentReference w:id="734"/>
      </w:r>
    </w:p>
    <w:p w:rsidR="00C672CE" w:rsidRDefault="000D2583" w:rsidP="002655C1">
      <w:r>
        <w:t>The above assignments were created with the assumption that the resources were available during the scheduled times.  If the resources are not available, the duration of the task for Fixed Unit and Fixed Work tasks will increase and the work will be scheduled when the resource</w:t>
      </w:r>
      <w:r w:rsidR="00C672CE">
        <w:t xml:space="preserve"> becomes</w:t>
      </w:r>
      <w:r>
        <w:t xml:space="preserve"> available. </w:t>
      </w:r>
      <w:r w:rsidR="00E7784E">
        <w:t xml:space="preserve"> Fixed duration tasks are tied to dates</w:t>
      </w:r>
      <w:r w:rsidR="00C672CE">
        <w:t>.</w:t>
      </w:r>
      <w:r w:rsidR="00E7784E">
        <w:t xml:space="preserve">  Resources must </w:t>
      </w:r>
      <w:r w:rsidR="00C672CE">
        <w:t xml:space="preserve">have </w:t>
      </w:r>
      <w:r w:rsidR="00E7784E">
        <w:t>availab</w:t>
      </w:r>
      <w:r w:rsidR="00C672CE">
        <w:t>ility</w:t>
      </w:r>
      <w:r w:rsidR="00E7784E">
        <w:t xml:space="preserve"> between the dates </w:t>
      </w:r>
      <w:r w:rsidR="00C672CE">
        <w:t>of the task or the task</w:t>
      </w:r>
      <w:commentRangeStart w:id="739"/>
      <w:r w:rsidR="00C672CE">
        <w:t xml:space="preserve"> might</w:t>
      </w:r>
      <w:commentRangeEnd w:id="739"/>
      <w:r w:rsidR="009302A7">
        <w:rPr>
          <w:rStyle w:val="CommentReference"/>
        </w:rPr>
        <w:commentReference w:id="739"/>
      </w:r>
      <w:r w:rsidR="00C672CE">
        <w:t xml:space="preserve"> change duration to accommodate </w:t>
      </w:r>
      <w:r w:rsidR="00E7784E">
        <w:t>the resource</w:t>
      </w:r>
      <w:ins w:id="740" w:author="Ellen Lehnert" w:date="2010-07-19T21:25:00Z">
        <w:r w:rsidR="006D6020">
          <w:t xml:space="preserve"> availability</w:t>
        </w:r>
      </w:ins>
      <w:r w:rsidR="00C672CE">
        <w:t xml:space="preserve">.  When scheduling a resource without availability between dates for a fixed duration task, the following error message will be returned.  </w:t>
      </w:r>
    </w:p>
    <w:p w:rsidR="00C672CE" w:rsidRDefault="00C672CE" w:rsidP="002655C1"/>
    <w:p w:rsidR="000D2583" w:rsidRDefault="00797308" w:rsidP="00C672CE">
      <w:pPr>
        <w:pStyle w:val="Art"/>
        <w:jc w:val="center"/>
      </w:pPr>
      <w:r>
        <w:rPr>
          <w:noProof/>
        </w:rPr>
        <w:drawing>
          <wp:inline distT="0" distB="0" distL="0" distR="0">
            <wp:extent cx="5134610" cy="1604010"/>
            <wp:effectExtent l="0" t="0" r="889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4610" cy="1604010"/>
                    </a:xfrm>
                    <a:prstGeom prst="rect">
                      <a:avLst/>
                    </a:prstGeom>
                    <a:noFill/>
                    <a:ln>
                      <a:noFill/>
                    </a:ln>
                  </pic:spPr>
                </pic:pic>
              </a:graphicData>
            </a:graphic>
          </wp:inline>
        </w:drawing>
      </w:r>
      <w:r w:rsidR="000D2583">
        <w:br/>
      </w:r>
      <w:r w:rsidR="00B7309F">
        <w:br/>
      </w:r>
    </w:p>
    <w:p w:rsidR="002655C1" w:rsidDel="003A5B3B" w:rsidRDefault="002655C1" w:rsidP="002655C1">
      <w:pPr>
        <w:rPr>
          <w:del w:id="741" w:author="Heather Perreaux" w:date="2010-05-16T15:28:00Z"/>
        </w:rPr>
      </w:pPr>
    </w:p>
    <w:p w:rsidR="002655C1" w:rsidDel="003A5B3B" w:rsidRDefault="002655C1" w:rsidP="002655C1">
      <w:pPr>
        <w:rPr>
          <w:del w:id="742" w:author="Heather Perreaux" w:date="2010-05-16T15:28:00Z"/>
        </w:rPr>
      </w:pPr>
    </w:p>
    <w:p w:rsidR="000D2583" w:rsidRDefault="00C672CE" w:rsidP="000D2583">
      <w:r>
        <w:t>C</w:t>
      </w:r>
      <w:r w:rsidR="0023222E">
        <w:t>alculations are very detailed</w:t>
      </w:r>
      <w:ins w:id="743" w:author="Heather Perreaux" w:date="2010-05-16T15:33:00Z">
        <w:r w:rsidR="00F462B5">
          <w:t xml:space="preserve"> and</w:t>
        </w:r>
      </w:ins>
      <w:del w:id="744" w:author="Heather Perreaux" w:date="2010-05-16T15:33:00Z">
        <w:r w:rsidR="002655C1" w:rsidDel="00F462B5">
          <w:delText>,</w:delText>
        </w:r>
      </w:del>
      <w:r w:rsidR="002655C1">
        <w:t xml:space="preserve"> complex</w:t>
      </w:r>
      <w:ins w:id="745" w:author="Heather Perreaux" w:date="2010-05-16T15:33:00Z">
        <w:r w:rsidR="00F462B5">
          <w:t>,</w:t>
        </w:r>
      </w:ins>
      <w:r w:rsidR="0023222E">
        <w:t xml:space="preserve"> and </w:t>
      </w:r>
      <w:del w:id="746" w:author="Heather Perreaux" w:date="2010-05-16T15:33:00Z">
        <w:r w:rsidR="00A96675" w:rsidDel="00F462B5">
          <w:delText xml:space="preserve">will </w:delText>
        </w:r>
      </w:del>
      <w:r w:rsidR="00A96675">
        <w:t>produce</w:t>
      </w:r>
      <w:r w:rsidR="0023222E">
        <w:t xml:space="preserve"> different results </w:t>
      </w:r>
      <w:ins w:id="747" w:author="Heather Perreaux" w:date="2010-05-16T15:28:00Z">
        <w:r w:rsidR="003A5B3B">
          <w:t>when any of the variables change</w:t>
        </w:r>
      </w:ins>
      <w:del w:id="748" w:author="Heather Perreaux" w:date="2010-05-16T15:29:00Z">
        <w:r w:rsidR="00A96675" w:rsidDel="003A5B3B">
          <w:delText>with changes to</w:delText>
        </w:r>
        <w:r w:rsidR="0023222E" w:rsidDel="003A5B3B">
          <w:delText xml:space="preserve"> variables</w:delText>
        </w:r>
      </w:del>
      <w:r w:rsidR="0023222E">
        <w:t xml:space="preserve">.  The chart below </w:t>
      </w:r>
      <w:del w:id="749" w:author="Heather Perreaux" w:date="2010-05-16T15:29:00Z">
        <w:r w:rsidR="0023222E" w:rsidDel="000F6EED">
          <w:delText xml:space="preserve">might </w:delText>
        </w:r>
      </w:del>
      <w:ins w:id="750" w:author="Heather Perreaux" w:date="2010-05-16T15:29:00Z">
        <w:r w:rsidR="000F6EED">
          <w:t xml:space="preserve">will </w:t>
        </w:r>
      </w:ins>
      <w:r w:rsidR="0023222E">
        <w:t xml:space="preserve">help </w:t>
      </w:r>
      <w:del w:id="751" w:author="Heather Perreaux" w:date="2010-05-16T15:29:00Z">
        <w:r w:rsidR="0023222E" w:rsidDel="000F6EED">
          <w:delText>define the</w:delText>
        </w:r>
      </w:del>
      <w:ins w:id="752" w:author="Heather Perreaux" w:date="2010-05-16T15:29:00Z">
        <w:r w:rsidR="000F6EED">
          <w:t>predict</w:t>
        </w:r>
      </w:ins>
      <w:r w:rsidR="0023222E">
        <w:t xml:space="preserve"> result</w:t>
      </w:r>
      <w:del w:id="753" w:author="Heather Perreaux" w:date="2010-05-16T15:33:00Z">
        <w:r w:rsidR="0023222E" w:rsidDel="00F462B5">
          <w:delText>s</w:delText>
        </w:r>
      </w:del>
      <w:ins w:id="754" w:author="Heather Perreaux" w:date="2010-05-16T15:33:00Z">
        <w:r w:rsidR="00F462B5">
          <w:t>ing changes</w:t>
        </w:r>
      </w:ins>
      <w:r w:rsidR="0023222E">
        <w:t xml:space="preserve"> </w:t>
      </w:r>
      <w:ins w:id="755" w:author="Heather Perreaux" w:date="2010-05-16T15:34:00Z">
        <w:r w:rsidR="00BD3CC0">
          <w:t>to variables</w:t>
        </w:r>
      </w:ins>
      <w:del w:id="756" w:author="Heather Perreaux" w:date="2010-05-16T15:34:00Z">
        <w:r w:rsidR="0023222E" w:rsidDel="00BD3CC0">
          <w:delText>of transactions</w:delText>
        </w:r>
      </w:del>
      <w:r w:rsidR="0023222E">
        <w:t xml:space="preserve"> and provide an easy look</w:t>
      </w:r>
      <w:r w:rsidR="00A96675">
        <w:t>-</w:t>
      </w:r>
      <w:r w:rsidR="0023222E">
        <w:t xml:space="preserve">up </w:t>
      </w:r>
      <w:del w:id="757" w:author="Heather Perreaux" w:date="2010-05-16T15:34:00Z">
        <w:r w:rsidR="0023222E" w:rsidDel="00BD329B">
          <w:delText xml:space="preserve">of </w:delText>
        </w:r>
      </w:del>
      <w:r w:rsidR="00A96675">
        <w:t>table</w:t>
      </w:r>
      <w:r w:rsidR="0023222E">
        <w:t xml:space="preserve">: </w:t>
      </w:r>
    </w:p>
    <w:p w:rsidR="0023222E" w:rsidRDefault="0023222E" w:rsidP="000D2583"/>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3"/>
        <w:gridCol w:w="2818"/>
        <w:gridCol w:w="2875"/>
      </w:tblGrid>
      <w:tr w:rsidR="002655C1">
        <w:tc>
          <w:tcPr>
            <w:tcW w:w="3072" w:type="dxa"/>
            <w:shd w:val="clear" w:color="auto" w:fill="D9D9D9"/>
            <w:vAlign w:val="center"/>
          </w:tcPr>
          <w:p w:rsidR="0023222E" w:rsidRPr="00FF4623" w:rsidRDefault="0023222E" w:rsidP="00FF4623">
            <w:pPr>
              <w:spacing w:after="0"/>
              <w:ind w:left="0"/>
              <w:jc w:val="center"/>
              <w:rPr>
                <w:b/>
              </w:rPr>
            </w:pPr>
            <w:r w:rsidRPr="00FF4623">
              <w:rPr>
                <w:b/>
              </w:rPr>
              <w:t>Task Type</w:t>
            </w:r>
          </w:p>
        </w:tc>
        <w:tc>
          <w:tcPr>
            <w:tcW w:w="3072" w:type="dxa"/>
            <w:shd w:val="clear" w:color="auto" w:fill="D9D9D9"/>
            <w:vAlign w:val="center"/>
          </w:tcPr>
          <w:p w:rsidR="0023222E" w:rsidRPr="00FF4623" w:rsidRDefault="000F6EED" w:rsidP="00FF4623">
            <w:pPr>
              <w:spacing w:after="0"/>
              <w:ind w:left="0"/>
              <w:jc w:val="center"/>
              <w:rPr>
                <w:b/>
              </w:rPr>
            </w:pPr>
            <w:r w:rsidRPr="00FF4623">
              <w:rPr>
                <w:b/>
              </w:rPr>
              <w:t xml:space="preserve">Modified </w:t>
            </w:r>
            <w:r w:rsidR="0023222E" w:rsidRPr="00FF4623">
              <w:rPr>
                <w:b/>
              </w:rPr>
              <w:t>Field</w:t>
            </w:r>
          </w:p>
        </w:tc>
        <w:tc>
          <w:tcPr>
            <w:tcW w:w="3072" w:type="dxa"/>
            <w:shd w:val="clear" w:color="auto" w:fill="D9D9D9"/>
            <w:vAlign w:val="center"/>
          </w:tcPr>
          <w:p w:rsidR="0023222E" w:rsidRPr="00FF4623" w:rsidRDefault="002655C1" w:rsidP="00FF4623">
            <w:pPr>
              <w:spacing w:after="0"/>
              <w:ind w:left="0"/>
              <w:jc w:val="center"/>
              <w:rPr>
                <w:b/>
              </w:rPr>
            </w:pPr>
            <w:r w:rsidRPr="00FF4623">
              <w:rPr>
                <w:b/>
              </w:rPr>
              <w:t xml:space="preserve">Field </w:t>
            </w:r>
            <w:ins w:id="758" w:author="Heather Perreaux" w:date="2010-05-16T15:34:00Z">
              <w:r w:rsidR="00946249" w:rsidRPr="00FF4623">
                <w:rPr>
                  <w:b/>
                </w:rPr>
                <w:t>R</w:t>
              </w:r>
            </w:ins>
            <w:del w:id="759" w:author="Heather Perreaux" w:date="2010-05-16T15:34:00Z">
              <w:r w:rsidRPr="00FF4623" w:rsidDel="00946249">
                <w:rPr>
                  <w:b/>
                </w:rPr>
                <w:delText>r</w:delText>
              </w:r>
            </w:del>
            <w:r w:rsidRPr="00FF4623">
              <w:rPr>
                <w:b/>
              </w:rPr>
              <w:t>ecalculated</w:t>
            </w:r>
          </w:p>
        </w:tc>
      </w:tr>
      <w:tr w:rsidR="002655C1">
        <w:tc>
          <w:tcPr>
            <w:tcW w:w="3072" w:type="dxa"/>
            <w:shd w:val="clear" w:color="auto" w:fill="auto"/>
          </w:tcPr>
          <w:p w:rsidR="0023222E" w:rsidRDefault="002655C1" w:rsidP="00FF4623">
            <w:pPr>
              <w:ind w:left="0"/>
            </w:pPr>
            <w:r>
              <w:t>Fixed units</w:t>
            </w:r>
          </w:p>
        </w:tc>
        <w:tc>
          <w:tcPr>
            <w:tcW w:w="3072" w:type="dxa"/>
            <w:shd w:val="clear" w:color="auto" w:fill="auto"/>
          </w:tcPr>
          <w:p w:rsidR="0023222E" w:rsidRDefault="002655C1" w:rsidP="00FF4623">
            <w:pPr>
              <w:ind w:left="0"/>
            </w:pPr>
            <w:r>
              <w:t>Duration</w:t>
            </w:r>
          </w:p>
        </w:tc>
        <w:tc>
          <w:tcPr>
            <w:tcW w:w="3072" w:type="dxa"/>
            <w:shd w:val="clear" w:color="auto" w:fill="auto"/>
          </w:tcPr>
          <w:p w:rsidR="0023222E" w:rsidRDefault="002655C1" w:rsidP="00FF4623">
            <w:pPr>
              <w:ind w:left="0"/>
            </w:pPr>
            <w:r>
              <w:t>Work</w:t>
            </w:r>
          </w:p>
        </w:tc>
      </w:tr>
      <w:tr w:rsidR="002655C1">
        <w:tc>
          <w:tcPr>
            <w:tcW w:w="3072" w:type="dxa"/>
            <w:shd w:val="clear" w:color="auto" w:fill="auto"/>
          </w:tcPr>
          <w:p w:rsidR="0023222E" w:rsidRDefault="002655C1" w:rsidP="00FF4623">
            <w:pPr>
              <w:ind w:left="0"/>
            </w:pPr>
            <w:r>
              <w:t>Fixed units</w:t>
            </w:r>
          </w:p>
        </w:tc>
        <w:tc>
          <w:tcPr>
            <w:tcW w:w="3072" w:type="dxa"/>
            <w:shd w:val="clear" w:color="auto" w:fill="auto"/>
          </w:tcPr>
          <w:p w:rsidR="0023222E" w:rsidRDefault="002655C1" w:rsidP="00FF4623">
            <w:pPr>
              <w:ind w:left="0"/>
            </w:pPr>
            <w:r>
              <w:t>Units</w:t>
            </w:r>
          </w:p>
        </w:tc>
        <w:tc>
          <w:tcPr>
            <w:tcW w:w="3072" w:type="dxa"/>
            <w:shd w:val="clear" w:color="auto" w:fill="auto"/>
          </w:tcPr>
          <w:p w:rsidR="0023222E" w:rsidRDefault="002655C1" w:rsidP="00FF4623">
            <w:pPr>
              <w:ind w:left="0"/>
            </w:pPr>
            <w:r>
              <w:t>Duration</w:t>
            </w:r>
          </w:p>
        </w:tc>
      </w:tr>
      <w:tr w:rsidR="002655C1">
        <w:tc>
          <w:tcPr>
            <w:tcW w:w="3072" w:type="dxa"/>
            <w:shd w:val="clear" w:color="auto" w:fill="auto"/>
          </w:tcPr>
          <w:p w:rsidR="0023222E" w:rsidRDefault="002655C1" w:rsidP="00FF4623">
            <w:pPr>
              <w:ind w:left="0"/>
            </w:pPr>
            <w:r>
              <w:t>Fixed units</w:t>
            </w:r>
          </w:p>
        </w:tc>
        <w:tc>
          <w:tcPr>
            <w:tcW w:w="3072" w:type="dxa"/>
            <w:shd w:val="clear" w:color="auto" w:fill="auto"/>
          </w:tcPr>
          <w:p w:rsidR="0023222E" w:rsidRDefault="002655C1" w:rsidP="00FF4623">
            <w:pPr>
              <w:ind w:left="0"/>
            </w:pPr>
            <w:r>
              <w:t>Work</w:t>
            </w:r>
          </w:p>
        </w:tc>
        <w:tc>
          <w:tcPr>
            <w:tcW w:w="3072" w:type="dxa"/>
            <w:shd w:val="clear" w:color="auto" w:fill="auto"/>
          </w:tcPr>
          <w:p w:rsidR="0023222E" w:rsidRDefault="002655C1" w:rsidP="00FF4623">
            <w:pPr>
              <w:ind w:left="0"/>
            </w:pPr>
            <w:r>
              <w:t>Duration</w:t>
            </w:r>
          </w:p>
        </w:tc>
      </w:tr>
      <w:tr w:rsidR="002655C1">
        <w:tc>
          <w:tcPr>
            <w:tcW w:w="3072" w:type="dxa"/>
            <w:shd w:val="clear" w:color="auto" w:fill="auto"/>
          </w:tcPr>
          <w:p w:rsidR="0023222E" w:rsidRDefault="002655C1" w:rsidP="00FF4623">
            <w:pPr>
              <w:ind w:left="0"/>
            </w:pPr>
            <w:r>
              <w:t>Fixed duration</w:t>
            </w:r>
          </w:p>
        </w:tc>
        <w:tc>
          <w:tcPr>
            <w:tcW w:w="3072" w:type="dxa"/>
            <w:shd w:val="clear" w:color="auto" w:fill="auto"/>
          </w:tcPr>
          <w:p w:rsidR="0023222E" w:rsidRDefault="002655C1" w:rsidP="00FF4623">
            <w:pPr>
              <w:ind w:left="0"/>
            </w:pPr>
            <w:r>
              <w:t>Duration</w:t>
            </w:r>
          </w:p>
        </w:tc>
        <w:tc>
          <w:tcPr>
            <w:tcW w:w="3072" w:type="dxa"/>
            <w:shd w:val="clear" w:color="auto" w:fill="auto"/>
          </w:tcPr>
          <w:p w:rsidR="0023222E" w:rsidRDefault="002655C1" w:rsidP="00FF4623">
            <w:pPr>
              <w:ind w:left="0"/>
            </w:pPr>
            <w:r>
              <w:t>Work</w:t>
            </w:r>
          </w:p>
        </w:tc>
      </w:tr>
      <w:tr w:rsidR="002655C1">
        <w:tc>
          <w:tcPr>
            <w:tcW w:w="3072" w:type="dxa"/>
            <w:shd w:val="clear" w:color="auto" w:fill="auto"/>
          </w:tcPr>
          <w:p w:rsidR="0023222E" w:rsidRDefault="002655C1" w:rsidP="00FF4623">
            <w:pPr>
              <w:ind w:left="0"/>
            </w:pPr>
            <w:r>
              <w:t>Fixed duration</w:t>
            </w:r>
          </w:p>
        </w:tc>
        <w:tc>
          <w:tcPr>
            <w:tcW w:w="3072" w:type="dxa"/>
            <w:shd w:val="clear" w:color="auto" w:fill="auto"/>
          </w:tcPr>
          <w:p w:rsidR="0023222E" w:rsidRDefault="002655C1" w:rsidP="00FF4623">
            <w:pPr>
              <w:ind w:left="0"/>
            </w:pPr>
            <w:r>
              <w:t>Units</w:t>
            </w:r>
          </w:p>
        </w:tc>
        <w:tc>
          <w:tcPr>
            <w:tcW w:w="3072" w:type="dxa"/>
            <w:shd w:val="clear" w:color="auto" w:fill="auto"/>
          </w:tcPr>
          <w:p w:rsidR="0023222E" w:rsidRDefault="002655C1" w:rsidP="00FF4623">
            <w:pPr>
              <w:ind w:left="0"/>
            </w:pPr>
            <w:r>
              <w:t>Work</w:t>
            </w:r>
          </w:p>
        </w:tc>
      </w:tr>
      <w:tr w:rsidR="002655C1">
        <w:tc>
          <w:tcPr>
            <w:tcW w:w="3072" w:type="dxa"/>
            <w:shd w:val="clear" w:color="auto" w:fill="auto"/>
          </w:tcPr>
          <w:p w:rsidR="0023222E" w:rsidRDefault="002655C1" w:rsidP="00FF4623">
            <w:pPr>
              <w:ind w:left="0"/>
            </w:pPr>
            <w:r>
              <w:t>Fixed duration</w:t>
            </w:r>
          </w:p>
        </w:tc>
        <w:tc>
          <w:tcPr>
            <w:tcW w:w="3072" w:type="dxa"/>
            <w:shd w:val="clear" w:color="auto" w:fill="auto"/>
          </w:tcPr>
          <w:p w:rsidR="0023222E" w:rsidRDefault="002655C1" w:rsidP="00FF4623">
            <w:pPr>
              <w:ind w:left="0"/>
            </w:pPr>
            <w:r>
              <w:t>Work</w:t>
            </w:r>
          </w:p>
        </w:tc>
        <w:tc>
          <w:tcPr>
            <w:tcW w:w="3072" w:type="dxa"/>
            <w:shd w:val="clear" w:color="auto" w:fill="auto"/>
          </w:tcPr>
          <w:p w:rsidR="0023222E" w:rsidRDefault="002655C1" w:rsidP="00FF4623">
            <w:pPr>
              <w:ind w:left="0"/>
            </w:pPr>
            <w:r>
              <w:t>Units</w:t>
            </w:r>
          </w:p>
        </w:tc>
      </w:tr>
      <w:tr w:rsidR="002655C1">
        <w:tc>
          <w:tcPr>
            <w:tcW w:w="3072" w:type="dxa"/>
            <w:shd w:val="clear" w:color="auto" w:fill="auto"/>
          </w:tcPr>
          <w:p w:rsidR="0023222E" w:rsidRDefault="002655C1" w:rsidP="00FF4623">
            <w:pPr>
              <w:ind w:left="0"/>
            </w:pPr>
            <w:r>
              <w:t>Fixed work</w:t>
            </w:r>
          </w:p>
        </w:tc>
        <w:tc>
          <w:tcPr>
            <w:tcW w:w="3072" w:type="dxa"/>
            <w:shd w:val="clear" w:color="auto" w:fill="auto"/>
          </w:tcPr>
          <w:p w:rsidR="0023222E" w:rsidRDefault="002655C1" w:rsidP="00FF4623">
            <w:pPr>
              <w:ind w:left="0"/>
            </w:pPr>
            <w:r>
              <w:t>Duration</w:t>
            </w:r>
          </w:p>
        </w:tc>
        <w:tc>
          <w:tcPr>
            <w:tcW w:w="3072" w:type="dxa"/>
            <w:shd w:val="clear" w:color="auto" w:fill="auto"/>
          </w:tcPr>
          <w:p w:rsidR="0023222E" w:rsidRDefault="002655C1" w:rsidP="00FF4623">
            <w:pPr>
              <w:ind w:left="0"/>
            </w:pPr>
            <w:r>
              <w:t>Units</w:t>
            </w:r>
          </w:p>
        </w:tc>
      </w:tr>
      <w:tr w:rsidR="002655C1">
        <w:tc>
          <w:tcPr>
            <w:tcW w:w="3072" w:type="dxa"/>
            <w:shd w:val="clear" w:color="auto" w:fill="auto"/>
          </w:tcPr>
          <w:p w:rsidR="002655C1" w:rsidRDefault="002655C1" w:rsidP="00FF4623">
            <w:pPr>
              <w:ind w:left="0"/>
            </w:pPr>
            <w:r>
              <w:t>Fixed work</w:t>
            </w:r>
          </w:p>
        </w:tc>
        <w:tc>
          <w:tcPr>
            <w:tcW w:w="3072" w:type="dxa"/>
            <w:shd w:val="clear" w:color="auto" w:fill="auto"/>
          </w:tcPr>
          <w:p w:rsidR="002655C1" w:rsidRDefault="002655C1" w:rsidP="00FF4623">
            <w:pPr>
              <w:ind w:left="0"/>
            </w:pPr>
            <w:r>
              <w:t>Units</w:t>
            </w:r>
          </w:p>
        </w:tc>
        <w:tc>
          <w:tcPr>
            <w:tcW w:w="3072" w:type="dxa"/>
            <w:shd w:val="clear" w:color="auto" w:fill="auto"/>
          </w:tcPr>
          <w:p w:rsidR="002655C1" w:rsidRDefault="002655C1" w:rsidP="00FF4623">
            <w:pPr>
              <w:ind w:left="0"/>
            </w:pPr>
            <w:r>
              <w:t>Duration</w:t>
            </w:r>
          </w:p>
        </w:tc>
      </w:tr>
      <w:tr w:rsidR="002655C1">
        <w:tc>
          <w:tcPr>
            <w:tcW w:w="3072" w:type="dxa"/>
            <w:shd w:val="clear" w:color="auto" w:fill="auto"/>
          </w:tcPr>
          <w:p w:rsidR="002655C1" w:rsidRDefault="002655C1" w:rsidP="00FF4623">
            <w:pPr>
              <w:ind w:left="0"/>
            </w:pPr>
            <w:r>
              <w:t>Fixed work</w:t>
            </w:r>
          </w:p>
        </w:tc>
        <w:tc>
          <w:tcPr>
            <w:tcW w:w="3072" w:type="dxa"/>
            <w:shd w:val="clear" w:color="auto" w:fill="auto"/>
          </w:tcPr>
          <w:p w:rsidR="002655C1" w:rsidRDefault="002655C1" w:rsidP="00FF4623">
            <w:pPr>
              <w:ind w:left="0"/>
            </w:pPr>
            <w:r>
              <w:t>Work</w:t>
            </w:r>
          </w:p>
        </w:tc>
        <w:tc>
          <w:tcPr>
            <w:tcW w:w="3072" w:type="dxa"/>
            <w:shd w:val="clear" w:color="auto" w:fill="auto"/>
          </w:tcPr>
          <w:p w:rsidR="002655C1" w:rsidRDefault="002655C1" w:rsidP="00FF4623">
            <w:pPr>
              <w:ind w:left="0"/>
            </w:pPr>
            <w:r>
              <w:t>Duration</w:t>
            </w:r>
          </w:p>
        </w:tc>
      </w:tr>
    </w:tbl>
    <w:p w:rsidR="0023222E" w:rsidRDefault="0023222E" w:rsidP="000D2583"/>
    <w:p w:rsidR="006C3B03" w:rsidRDefault="002655C1" w:rsidP="004D3368">
      <w:pPr>
        <w:ind w:left="360"/>
      </w:pPr>
      <w:r>
        <w:t>Below is a quick reference which will help with some of the nuances of assignments</w:t>
      </w:r>
      <w:del w:id="760" w:author="Ellen Lehnert" w:date="2010-07-19T21:27:00Z">
        <w:r w:rsidDel="006D6020">
          <w:delText xml:space="preserve"> which are effort-driven</w:delText>
        </w:r>
      </w:del>
      <w:r>
        <w:t xml:space="preserve">. </w:t>
      </w:r>
    </w:p>
    <w:p w:rsidR="002655C1" w:rsidRDefault="002655C1" w:rsidP="004D3368">
      <w:pPr>
        <w:ind w:left="360"/>
      </w:pPr>
    </w:p>
    <w:tbl>
      <w:tblPr>
        <w:tblW w:w="0" w:type="auto"/>
        <w:jc w:val="center"/>
        <w:tblInd w:w="1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430"/>
        <w:gridCol w:w="4248"/>
      </w:tblGrid>
      <w:tr w:rsidR="002655C1" w:rsidRPr="002655C1">
        <w:trPr>
          <w:jc w:val="center"/>
        </w:trPr>
        <w:tc>
          <w:tcPr>
            <w:tcW w:w="1170" w:type="dxa"/>
            <w:shd w:val="clear" w:color="auto" w:fill="auto"/>
          </w:tcPr>
          <w:p w:rsidR="002655C1" w:rsidRPr="00FF4623" w:rsidRDefault="002655C1" w:rsidP="00FF4623">
            <w:pPr>
              <w:ind w:left="0"/>
              <w:jc w:val="center"/>
              <w:rPr>
                <w:b/>
              </w:rPr>
            </w:pPr>
            <w:r w:rsidRPr="00FF4623">
              <w:rPr>
                <w:b/>
              </w:rPr>
              <w:t>Task type</w:t>
            </w:r>
          </w:p>
        </w:tc>
        <w:tc>
          <w:tcPr>
            <w:tcW w:w="2430" w:type="dxa"/>
            <w:shd w:val="clear" w:color="auto" w:fill="auto"/>
          </w:tcPr>
          <w:p w:rsidR="002655C1" w:rsidRPr="00FF4623" w:rsidRDefault="002655C1" w:rsidP="00FF4623">
            <w:pPr>
              <w:ind w:left="0"/>
              <w:jc w:val="center"/>
              <w:rPr>
                <w:b/>
              </w:rPr>
            </w:pPr>
            <w:r w:rsidRPr="00FF4623">
              <w:rPr>
                <w:b/>
              </w:rPr>
              <w:t>Effort</w:t>
            </w:r>
            <w:r w:rsidR="0099092A" w:rsidRPr="00FF4623">
              <w:rPr>
                <w:b/>
              </w:rPr>
              <w:t>-</w:t>
            </w:r>
            <w:r w:rsidRPr="00FF4623">
              <w:rPr>
                <w:b/>
              </w:rPr>
              <w:t>Drive</w:t>
            </w:r>
            <w:r w:rsidR="0099092A" w:rsidRPr="00FF4623">
              <w:rPr>
                <w:b/>
              </w:rPr>
              <w:t>n</w:t>
            </w:r>
            <w:r w:rsidRPr="00FF4623">
              <w:rPr>
                <w:b/>
              </w:rPr>
              <w:t xml:space="preserve"> Setting</w:t>
            </w:r>
          </w:p>
        </w:tc>
        <w:tc>
          <w:tcPr>
            <w:tcW w:w="4248" w:type="dxa"/>
            <w:shd w:val="clear" w:color="auto" w:fill="auto"/>
          </w:tcPr>
          <w:p w:rsidR="002655C1" w:rsidRPr="00FF4623" w:rsidRDefault="002655C1" w:rsidP="00FF4623">
            <w:pPr>
              <w:ind w:left="0"/>
              <w:jc w:val="center"/>
              <w:rPr>
                <w:b/>
              </w:rPr>
            </w:pPr>
            <w:r w:rsidRPr="00FF4623">
              <w:rPr>
                <w:b/>
              </w:rPr>
              <w:t>Field recalculated when adding or removing a source</w:t>
            </w:r>
          </w:p>
        </w:tc>
      </w:tr>
      <w:tr w:rsidR="002655C1">
        <w:trPr>
          <w:jc w:val="center"/>
        </w:trPr>
        <w:tc>
          <w:tcPr>
            <w:tcW w:w="1170" w:type="dxa"/>
            <w:shd w:val="clear" w:color="auto" w:fill="auto"/>
          </w:tcPr>
          <w:p w:rsidR="002655C1" w:rsidRDefault="002655C1" w:rsidP="00FF4623">
            <w:pPr>
              <w:ind w:left="0"/>
            </w:pPr>
            <w:r>
              <w:t>Fixed units</w:t>
            </w:r>
          </w:p>
        </w:tc>
        <w:tc>
          <w:tcPr>
            <w:tcW w:w="2430" w:type="dxa"/>
            <w:shd w:val="clear" w:color="auto" w:fill="auto"/>
          </w:tcPr>
          <w:p w:rsidR="002655C1" w:rsidRDefault="0099092A" w:rsidP="00FF4623">
            <w:pPr>
              <w:ind w:left="0"/>
              <w:jc w:val="center"/>
            </w:pPr>
            <w:r>
              <w:t>On</w:t>
            </w:r>
          </w:p>
        </w:tc>
        <w:tc>
          <w:tcPr>
            <w:tcW w:w="4248" w:type="dxa"/>
            <w:shd w:val="clear" w:color="auto" w:fill="auto"/>
          </w:tcPr>
          <w:p w:rsidR="002655C1" w:rsidRDefault="0099092A" w:rsidP="00FF4623">
            <w:pPr>
              <w:ind w:left="0"/>
            </w:pPr>
            <w:r>
              <w:t>Duration will change as resources are added to share the work</w:t>
            </w:r>
            <w:r w:rsidR="00356273">
              <w:t>. Duration will be calculated based on number of additional resources, assignment units and availability calendar.</w:t>
            </w:r>
          </w:p>
        </w:tc>
      </w:tr>
      <w:tr w:rsidR="002655C1">
        <w:trPr>
          <w:jc w:val="center"/>
        </w:trPr>
        <w:tc>
          <w:tcPr>
            <w:tcW w:w="1170" w:type="dxa"/>
            <w:shd w:val="clear" w:color="auto" w:fill="auto"/>
          </w:tcPr>
          <w:p w:rsidR="002655C1" w:rsidRDefault="002655C1" w:rsidP="00FF4623">
            <w:pPr>
              <w:ind w:left="0"/>
            </w:pPr>
            <w:r>
              <w:t>Fixed units</w:t>
            </w:r>
          </w:p>
        </w:tc>
        <w:tc>
          <w:tcPr>
            <w:tcW w:w="2430" w:type="dxa"/>
            <w:shd w:val="clear" w:color="auto" w:fill="auto"/>
          </w:tcPr>
          <w:p w:rsidR="002655C1" w:rsidRDefault="0099092A" w:rsidP="00FF4623">
            <w:pPr>
              <w:ind w:left="0"/>
              <w:jc w:val="center"/>
            </w:pPr>
            <w:r>
              <w:t>Off</w:t>
            </w:r>
          </w:p>
        </w:tc>
        <w:tc>
          <w:tcPr>
            <w:tcW w:w="4248" w:type="dxa"/>
            <w:shd w:val="clear" w:color="auto" w:fill="auto"/>
          </w:tcPr>
          <w:p w:rsidR="002655C1" w:rsidRDefault="00A96675" w:rsidP="00FF4623">
            <w:pPr>
              <w:ind w:left="0"/>
            </w:pPr>
            <w:r>
              <w:t>M</w:t>
            </w:r>
            <w:r w:rsidR="0099092A">
              <w:t xml:space="preserve">ore resources added, </w:t>
            </w:r>
            <w:r>
              <w:t>more</w:t>
            </w:r>
            <w:r w:rsidR="0099092A">
              <w:t xml:space="preserve"> work will occur.  Duration will be calculated</w:t>
            </w:r>
            <w:r w:rsidR="00356273">
              <w:t xml:space="preserve"> based on number of resources, assignment units and availability calendar.</w:t>
            </w:r>
          </w:p>
        </w:tc>
      </w:tr>
      <w:tr w:rsidR="002655C1">
        <w:trPr>
          <w:jc w:val="center"/>
        </w:trPr>
        <w:tc>
          <w:tcPr>
            <w:tcW w:w="1170" w:type="dxa"/>
            <w:shd w:val="clear" w:color="auto" w:fill="auto"/>
          </w:tcPr>
          <w:p w:rsidR="002655C1" w:rsidRDefault="002655C1" w:rsidP="00FF4623">
            <w:pPr>
              <w:ind w:left="0"/>
            </w:pPr>
            <w:r>
              <w:t>Fixed duration</w:t>
            </w:r>
          </w:p>
        </w:tc>
        <w:tc>
          <w:tcPr>
            <w:tcW w:w="2430" w:type="dxa"/>
            <w:shd w:val="clear" w:color="auto" w:fill="auto"/>
          </w:tcPr>
          <w:p w:rsidR="002655C1" w:rsidRDefault="0099092A" w:rsidP="00FF4623">
            <w:pPr>
              <w:ind w:left="0"/>
              <w:jc w:val="center"/>
            </w:pPr>
            <w:r>
              <w:t>On</w:t>
            </w:r>
          </w:p>
        </w:tc>
        <w:tc>
          <w:tcPr>
            <w:tcW w:w="4248" w:type="dxa"/>
            <w:shd w:val="clear" w:color="auto" w:fill="auto"/>
          </w:tcPr>
          <w:p w:rsidR="002655C1" w:rsidRDefault="0099092A" w:rsidP="00FF4623">
            <w:pPr>
              <w:ind w:left="0"/>
            </w:pPr>
            <w:r>
              <w:t>Work is shared in a limited time frame</w:t>
            </w:r>
            <w:r w:rsidR="00356273">
              <w:t xml:space="preserve">.  </w:t>
            </w:r>
          </w:p>
        </w:tc>
      </w:tr>
      <w:tr w:rsidR="002655C1">
        <w:trPr>
          <w:jc w:val="center"/>
        </w:trPr>
        <w:tc>
          <w:tcPr>
            <w:tcW w:w="1170" w:type="dxa"/>
            <w:shd w:val="clear" w:color="auto" w:fill="auto"/>
          </w:tcPr>
          <w:p w:rsidR="002655C1" w:rsidRDefault="002655C1" w:rsidP="00FF4623">
            <w:pPr>
              <w:ind w:left="0"/>
            </w:pPr>
            <w:r>
              <w:t>Fixed duration</w:t>
            </w:r>
          </w:p>
        </w:tc>
        <w:tc>
          <w:tcPr>
            <w:tcW w:w="2430" w:type="dxa"/>
            <w:shd w:val="clear" w:color="auto" w:fill="auto"/>
          </w:tcPr>
          <w:p w:rsidR="002655C1" w:rsidRDefault="0099092A" w:rsidP="00FF4623">
            <w:pPr>
              <w:ind w:left="0"/>
              <w:jc w:val="center"/>
            </w:pPr>
            <w:r>
              <w:t>Off</w:t>
            </w:r>
          </w:p>
        </w:tc>
        <w:tc>
          <w:tcPr>
            <w:tcW w:w="4248" w:type="dxa"/>
            <w:shd w:val="clear" w:color="auto" w:fill="auto"/>
          </w:tcPr>
          <w:p w:rsidR="002655C1" w:rsidRDefault="00A96675" w:rsidP="00FF4623">
            <w:pPr>
              <w:ind w:left="0"/>
            </w:pPr>
            <w:r>
              <w:t>M</w:t>
            </w:r>
            <w:r w:rsidR="0099092A">
              <w:t>ore resources added,</w:t>
            </w:r>
            <w:r>
              <w:t xml:space="preserve"> more</w:t>
            </w:r>
            <w:r w:rsidR="0099092A">
              <w:t xml:space="preserve"> work will occur</w:t>
            </w:r>
            <w:ins w:id="761" w:author="Heather Perreaux" w:date="2010-05-16T15:51:00Z">
              <w:r w:rsidR="00FE476C">
                <w:t>.</w:t>
              </w:r>
            </w:ins>
          </w:p>
        </w:tc>
      </w:tr>
      <w:tr w:rsidR="002655C1">
        <w:trPr>
          <w:jc w:val="center"/>
        </w:trPr>
        <w:tc>
          <w:tcPr>
            <w:tcW w:w="1170" w:type="dxa"/>
            <w:shd w:val="clear" w:color="auto" w:fill="auto"/>
          </w:tcPr>
          <w:p w:rsidR="002655C1" w:rsidRDefault="002655C1" w:rsidP="00FF4623">
            <w:pPr>
              <w:ind w:left="0"/>
            </w:pPr>
            <w:r>
              <w:t>Fixed work</w:t>
            </w:r>
          </w:p>
        </w:tc>
        <w:tc>
          <w:tcPr>
            <w:tcW w:w="2430" w:type="dxa"/>
            <w:shd w:val="clear" w:color="auto" w:fill="auto"/>
          </w:tcPr>
          <w:p w:rsidR="002655C1" w:rsidRDefault="0099092A" w:rsidP="00FF4623">
            <w:pPr>
              <w:ind w:left="0"/>
              <w:jc w:val="center"/>
            </w:pPr>
            <w:r>
              <w:t>On always</w:t>
            </w:r>
          </w:p>
        </w:tc>
        <w:tc>
          <w:tcPr>
            <w:tcW w:w="4248" w:type="dxa"/>
            <w:shd w:val="clear" w:color="auto" w:fill="auto"/>
          </w:tcPr>
          <w:p w:rsidR="002655C1" w:rsidRDefault="002655C1" w:rsidP="00FF4623">
            <w:pPr>
              <w:ind w:left="0"/>
            </w:pPr>
            <w:r>
              <w:t xml:space="preserve">Duration </w:t>
            </w:r>
            <w:r w:rsidR="0099092A">
              <w:t xml:space="preserve">will be calculated based on number of resources, assignment units and availability calendar. </w:t>
            </w:r>
          </w:p>
        </w:tc>
      </w:tr>
    </w:tbl>
    <w:p w:rsidR="00763A9A" w:rsidRDefault="00763A9A" w:rsidP="00763A9A">
      <w:pPr>
        <w:rPr>
          <w:b/>
        </w:rPr>
      </w:pPr>
    </w:p>
    <w:p w:rsidR="00763A9A" w:rsidRDefault="00763A9A" w:rsidP="00763A9A">
      <w:r>
        <w:rPr>
          <w:b/>
        </w:rPr>
        <w:t>TIP:</w:t>
      </w:r>
      <w:r>
        <w:t xml:space="preserve">  </w:t>
      </w:r>
      <w:commentRangeStart w:id="762"/>
      <w:r w:rsidRPr="00FE476C">
        <w:rPr>
          <w:i/>
        </w:rPr>
        <w:t xml:space="preserve">it is a good idea before assignments are created to </w:t>
      </w:r>
      <w:r w:rsidR="00A96675" w:rsidRPr="00FE476C">
        <w:rPr>
          <w:i/>
        </w:rPr>
        <w:t xml:space="preserve">save a </w:t>
      </w:r>
      <w:r w:rsidRPr="00FE476C">
        <w:rPr>
          <w:i/>
        </w:rPr>
        <w:t>copy the original values of the work and duration columns</w:t>
      </w:r>
      <w:r w:rsidR="00A96675" w:rsidRPr="00FE476C">
        <w:rPr>
          <w:i/>
        </w:rPr>
        <w:t xml:space="preserve">.  If these columns are recalcuted </w:t>
      </w:r>
      <w:r w:rsidR="00615624" w:rsidRPr="00FE476C">
        <w:rPr>
          <w:i/>
        </w:rPr>
        <w:t xml:space="preserve">during assignments </w:t>
      </w:r>
      <w:r w:rsidR="00A96675" w:rsidRPr="00FE476C">
        <w:rPr>
          <w:i/>
        </w:rPr>
        <w:t xml:space="preserve">they will not return to the original values if the assignments are </w:t>
      </w:r>
      <w:commentRangeStart w:id="763"/>
      <w:r w:rsidR="00A96675" w:rsidRPr="00FE476C">
        <w:rPr>
          <w:i/>
        </w:rPr>
        <w:t>removed</w:t>
      </w:r>
      <w:commentRangeEnd w:id="763"/>
      <w:r w:rsidR="006D6020">
        <w:rPr>
          <w:rStyle w:val="CommentReference"/>
        </w:rPr>
        <w:commentReference w:id="763"/>
      </w:r>
      <w:r w:rsidR="00A96675" w:rsidRPr="00FE476C">
        <w:rPr>
          <w:i/>
        </w:rPr>
        <w:t>.</w:t>
      </w:r>
      <w:commentRangeEnd w:id="762"/>
      <w:r w:rsidR="00FE476C" w:rsidRPr="00FE476C">
        <w:rPr>
          <w:rStyle w:val="CommentReference"/>
          <w:i/>
        </w:rPr>
        <w:commentReference w:id="762"/>
      </w:r>
      <w:r w:rsidR="00A96675">
        <w:t xml:space="preserve"> </w:t>
      </w:r>
      <w:r>
        <w:t xml:space="preserve">  </w:t>
      </w:r>
    </w:p>
    <w:p w:rsidR="00763A9A" w:rsidRDefault="00763A9A" w:rsidP="00763A9A">
      <w:r>
        <w:rPr>
          <w:b/>
        </w:rPr>
        <w:t>To copy the duration column:</w:t>
      </w:r>
    </w:p>
    <w:p w:rsidR="00A96675" w:rsidRDefault="00A96675" w:rsidP="00763A9A">
      <w:pPr>
        <w:pStyle w:val="ListParagraph"/>
        <w:numPr>
          <w:ilvl w:val="0"/>
          <w:numId w:val="35"/>
        </w:numPr>
      </w:pPr>
      <w:r>
        <w:t>Right click on the Duration column heading</w:t>
      </w:r>
    </w:p>
    <w:p w:rsidR="00A96675" w:rsidRDefault="00A96675" w:rsidP="00763A9A">
      <w:pPr>
        <w:pStyle w:val="ListParagraph"/>
        <w:numPr>
          <w:ilvl w:val="0"/>
          <w:numId w:val="35"/>
        </w:numPr>
      </w:pPr>
      <w:r>
        <w:t xml:space="preserve">Click on </w:t>
      </w:r>
      <w:r w:rsidR="00763A9A">
        <w:t xml:space="preserve">Insert </w:t>
      </w:r>
      <w:r>
        <w:t>Column</w:t>
      </w:r>
    </w:p>
    <w:p w:rsidR="00A96675" w:rsidRDefault="00A96675" w:rsidP="00763A9A">
      <w:pPr>
        <w:pStyle w:val="ListParagraph"/>
        <w:numPr>
          <w:ilvl w:val="0"/>
          <w:numId w:val="35"/>
        </w:numPr>
      </w:pPr>
      <w:r>
        <w:t>Click the D key on the keyboard</w:t>
      </w:r>
    </w:p>
    <w:p w:rsidR="00A96675" w:rsidRDefault="00A96675" w:rsidP="00763A9A">
      <w:pPr>
        <w:pStyle w:val="ListParagraph"/>
        <w:numPr>
          <w:ilvl w:val="0"/>
          <w:numId w:val="35"/>
        </w:numPr>
      </w:pPr>
      <w:r>
        <w:t xml:space="preserve">Select </w:t>
      </w:r>
      <w:r w:rsidR="00763A9A">
        <w:t xml:space="preserve">Duration1 </w:t>
      </w:r>
    </w:p>
    <w:p w:rsidR="004E4EF7" w:rsidRDefault="004E4EF7" w:rsidP="00763A9A">
      <w:pPr>
        <w:pStyle w:val="ListParagraph"/>
        <w:numPr>
          <w:ilvl w:val="0"/>
          <w:numId w:val="35"/>
        </w:numPr>
      </w:pPr>
      <w:r>
        <w:t>Right click on the column name Duration 1</w:t>
      </w:r>
    </w:p>
    <w:p w:rsidR="004E4EF7" w:rsidRDefault="004E4EF7" w:rsidP="00763A9A">
      <w:pPr>
        <w:pStyle w:val="ListParagraph"/>
        <w:numPr>
          <w:ilvl w:val="0"/>
          <w:numId w:val="35"/>
        </w:numPr>
      </w:pPr>
      <w:r>
        <w:t>Select Field Settings</w:t>
      </w:r>
    </w:p>
    <w:p w:rsidR="00763A9A" w:rsidRDefault="00A96675" w:rsidP="00763A9A">
      <w:pPr>
        <w:pStyle w:val="ListParagraph"/>
        <w:numPr>
          <w:ilvl w:val="0"/>
          <w:numId w:val="35"/>
        </w:numPr>
      </w:pPr>
      <w:r>
        <w:t>E</w:t>
      </w:r>
      <w:r w:rsidR="00763A9A">
        <w:t>nter title: Original duration</w:t>
      </w:r>
    </w:p>
    <w:p w:rsidR="00A96675" w:rsidRDefault="00A96675" w:rsidP="00763A9A">
      <w:pPr>
        <w:pStyle w:val="ListParagraph"/>
        <w:numPr>
          <w:ilvl w:val="0"/>
          <w:numId w:val="35"/>
        </w:numPr>
      </w:pPr>
      <w:r>
        <w:t>Click OK</w:t>
      </w:r>
    </w:p>
    <w:p w:rsidR="00A96675" w:rsidRDefault="00A96675" w:rsidP="00763A9A">
      <w:pPr>
        <w:pStyle w:val="ListParagraph"/>
        <w:numPr>
          <w:ilvl w:val="0"/>
          <w:numId w:val="35"/>
        </w:numPr>
      </w:pPr>
      <w:r>
        <w:t>Click on the title for the Duration column to select the column</w:t>
      </w:r>
    </w:p>
    <w:p w:rsidR="00763A9A" w:rsidRDefault="00A96675" w:rsidP="00763A9A">
      <w:pPr>
        <w:pStyle w:val="ListParagraph"/>
        <w:numPr>
          <w:ilvl w:val="0"/>
          <w:numId w:val="35"/>
        </w:numPr>
      </w:pPr>
      <w:r>
        <w:t xml:space="preserve">Click </w:t>
      </w:r>
      <w:r w:rsidR="00763A9A">
        <w:t xml:space="preserve">Copy </w:t>
      </w:r>
    </w:p>
    <w:p w:rsidR="00763A9A" w:rsidRDefault="00763A9A" w:rsidP="00763A9A">
      <w:pPr>
        <w:pStyle w:val="ListParagraph"/>
        <w:numPr>
          <w:ilvl w:val="0"/>
          <w:numId w:val="35"/>
        </w:numPr>
      </w:pPr>
      <w:r>
        <w:t xml:space="preserve">Paste in the </w:t>
      </w:r>
      <w:r w:rsidR="00AF0A0F">
        <w:t xml:space="preserve">Original </w:t>
      </w:r>
      <w:r>
        <w:t xml:space="preserve">Duration column.  </w:t>
      </w:r>
    </w:p>
    <w:p w:rsidR="00763A9A" w:rsidRPr="00763A9A" w:rsidRDefault="00763A9A" w:rsidP="00763A9A">
      <w:pPr>
        <w:rPr>
          <w:b/>
        </w:rPr>
      </w:pPr>
      <w:r w:rsidRPr="00763A9A">
        <w:rPr>
          <w:b/>
        </w:rPr>
        <w:t xml:space="preserve">To copy the work column: </w:t>
      </w:r>
    </w:p>
    <w:p w:rsidR="00A96675" w:rsidRDefault="00A96675" w:rsidP="00A96675">
      <w:pPr>
        <w:pStyle w:val="ListParagraph"/>
        <w:numPr>
          <w:ilvl w:val="0"/>
          <w:numId w:val="35"/>
        </w:numPr>
      </w:pPr>
      <w:r>
        <w:t>Right click on the Work column heading</w:t>
      </w:r>
    </w:p>
    <w:p w:rsidR="00A96675" w:rsidRDefault="00A96675" w:rsidP="00A96675">
      <w:pPr>
        <w:pStyle w:val="ListParagraph"/>
        <w:numPr>
          <w:ilvl w:val="0"/>
          <w:numId w:val="35"/>
        </w:numPr>
      </w:pPr>
      <w:r>
        <w:t>Click on Insert Column</w:t>
      </w:r>
    </w:p>
    <w:p w:rsidR="00A96675" w:rsidRDefault="00A96675" w:rsidP="00A96675">
      <w:pPr>
        <w:pStyle w:val="ListParagraph"/>
        <w:numPr>
          <w:ilvl w:val="0"/>
          <w:numId w:val="35"/>
        </w:numPr>
      </w:pPr>
      <w:r>
        <w:t xml:space="preserve">Click the </w:t>
      </w:r>
      <w:r w:rsidR="00AF0A0F">
        <w:t>T</w:t>
      </w:r>
      <w:r>
        <w:t xml:space="preserve"> key on the keyboard</w:t>
      </w:r>
    </w:p>
    <w:p w:rsidR="0045671C" w:rsidRDefault="00A96675" w:rsidP="0045671C">
      <w:pPr>
        <w:pStyle w:val="ListParagraph"/>
        <w:numPr>
          <w:ilvl w:val="0"/>
          <w:numId w:val="35"/>
        </w:numPr>
      </w:pPr>
      <w:r>
        <w:t xml:space="preserve">Select </w:t>
      </w:r>
      <w:r w:rsidR="00AF0A0F">
        <w:t xml:space="preserve">a Text column </w:t>
      </w:r>
      <w:r>
        <w:t xml:space="preserve">1 </w:t>
      </w:r>
      <w:r w:rsidR="0045671C">
        <w:t xml:space="preserve">- </w:t>
      </w:r>
      <w:r w:rsidR="00AF0A0F">
        <w:t>30 which is not used</w:t>
      </w:r>
      <w:r w:rsidR="0045671C" w:rsidRPr="0045671C">
        <w:t xml:space="preserve"> </w:t>
      </w:r>
    </w:p>
    <w:p w:rsidR="0045671C" w:rsidRDefault="0045671C" w:rsidP="0045671C">
      <w:pPr>
        <w:pStyle w:val="ListParagraph"/>
        <w:numPr>
          <w:ilvl w:val="0"/>
          <w:numId w:val="35"/>
        </w:numPr>
      </w:pPr>
      <w:r>
        <w:t>Right click on the column name Text (1-30)</w:t>
      </w:r>
    </w:p>
    <w:p w:rsidR="00A96675" w:rsidRDefault="0045671C" w:rsidP="00A96675">
      <w:pPr>
        <w:pStyle w:val="ListParagraph"/>
        <w:numPr>
          <w:ilvl w:val="0"/>
          <w:numId w:val="35"/>
        </w:numPr>
      </w:pPr>
      <w:r>
        <w:t>Select Field Settings</w:t>
      </w:r>
    </w:p>
    <w:p w:rsidR="00A96675" w:rsidRDefault="00A96675" w:rsidP="00A96675">
      <w:pPr>
        <w:pStyle w:val="ListParagraph"/>
        <w:numPr>
          <w:ilvl w:val="0"/>
          <w:numId w:val="35"/>
        </w:numPr>
      </w:pPr>
      <w:r>
        <w:t xml:space="preserve">Enter title: Original </w:t>
      </w:r>
      <w:r w:rsidR="00AF0A0F">
        <w:t>work</w:t>
      </w:r>
    </w:p>
    <w:p w:rsidR="00A96675" w:rsidRDefault="00A96675" w:rsidP="00A96675">
      <w:pPr>
        <w:pStyle w:val="ListParagraph"/>
        <w:numPr>
          <w:ilvl w:val="0"/>
          <w:numId w:val="35"/>
        </w:numPr>
      </w:pPr>
      <w:r>
        <w:t>Click OK</w:t>
      </w:r>
    </w:p>
    <w:p w:rsidR="00A96675" w:rsidRDefault="00A96675" w:rsidP="00A96675">
      <w:pPr>
        <w:pStyle w:val="ListParagraph"/>
        <w:numPr>
          <w:ilvl w:val="0"/>
          <w:numId w:val="35"/>
        </w:numPr>
      </w:pPr>
      <w:r>
        <w:t xml:space="preserve">Click on the title for the </w:t>
      </w:r>
      <w:r w:rsidR="00AF0A0F">
        <w:t>Work</w:t>
      </w:r>
      <w:r>
        <w:t xml:space="preserve"> column to select the column</w:t>
      </w:r>
    </w:p>
    <w:p w:rsidR="00A96675" w:rsidRDefault="00A96675" w:rsidP="00A96675">
      <w:pPr>
        <w:pStyle w:val="ListParagraph"/>
        <w:numPr>
          <w:ilvl w:val="0"/>
          <w:numId w:val="35"/>
        </w:numPr>
      </w:pPr>
      <w:r>
        <w:t xml:space="preserve">Click Copy </w:t>
      </w:r>
    </w:p>
    <w:p w:rsidR="00A96675" w:rsidRDefault="00A96675" w:rsidP="00A96675">
      <w:pPr>
        <w:pStyle w:val="ListParagraph"/>
        <w:numPr>
          <w:ilvl w:val="0"/>
          <w:numId w:val="35"/>
        </w:numPr>
      </w:pPr>
      <w:r>
        <w:t xml:space="preserve">Paste in the </w:t>
      </w:r>
      <w:r w:rsidR="00AF0A0F">
        <w:t xml:space="preserve">Orignial Work </w:t>
      </w:r>
      <w:r>
        <w:t xml:space="preserve">column.  </w:t>
      </w:r>
    </w:p>
    <w:p w:rsidR="00763A9A" w:rsidRDefault="00797308" w:rsidP="0045671C">
      <w:pPr>
        <w:pStyle w:val="Art"/>
        <w:jc w:val="center"/>
      </w:pPr>
      <w:r>
        <w:rPr>
          <w:noProof/>
        </w:rPr>
        <w:drawing>
          <wp:inline distT="0" distB="0" distL="0" distR="0">
            <wp:extent cx="3271520" cy="1838325"/>
            <wp:effectExtent l="0" t="0" r="5080" b="9525"/>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1520" cy="1838325"/>
                    </a:xfrm>
                    <a:prstGeom prst="rect">
                      <a:avLst/>
                    </a:prstGeom>
                    <a:noFill/>
                    <a:ln>
                      <a:noFill/>
                    </a:ln>
                  </pic:spPr>
                </pic:pic>
              </a:graphicData>
            </a:graphic>
          </wp:inline>
        </w:drawing>
      </w:r>
    </w:p>
    <w:p w:rsidR="0045671C" w:rsidRDefault="0045671C" w:rsidP="00763A9A"/>
    <w:p w:rsidR="0045671C" w:rsidRDefault="0045671C" w:rsidP="00763A9A"/>
    <w:p w:rsidR="002655C1" w:rsidRPr="004D3368" w:rsidRDefault="002655C1" w:rsidP="004D3368">
      <w:pPr>
        <w:ind w:left="360"/>
      </w:pPr>
    </w:p>
    <w:p w:rsidR="00E72409" w:rsidRDefault="00E72409" w:rsidP="00E72409">
      <w:pPr>
        <w:pStyle w:val="Pb"/>
        <w:framePr w:wrap="around"/>
      </w:pPr>
    </w:p>
    <w:p w:rsidR="00D66EA2" w:rsidRDefault="00D66EA2" w:rsidP="00D66EA2">
      <w:pPr>
        <w:pStyle w:val="Heading1"/>
      </w:pPr>
      <w:bookmarkStart w:id="764" w:name="_Toc235254619"/>
      <w:bookmarkStart w:id="765" w:name="_Toc267385150"/>
      <w:r>
        <w:t xml:space="preserve">Lesson 2: </w:t>
      </w:r>
      <w:r w:rsidRPr="009B36AA">
        <w:t xml:space="preserve">Creating </w:t>
      </w:r>
      <w:r>
        <w:t>Assignments</w:t>
      </w:r>
      <w:bookmarkEnd w:id="765"/>
    </w:p>
    <w:p w:rsidR="00D66EA2" w:rsidRDefault="00797308" w:rsidP="00D66EA2">
      <w:pPr>
        <w:pStyle w:val="FormatPPT"/>
      </w:pPr>
      <w:r>
        <w:drawing>
          <wp:inline distT="0" distB="0" distL="0" distR="0">
            <wp:extent cx="3648075" cy="2303145"/>
            <wp:effectExtent l="0" t="0" r="9525" b="1905"/>
            <wp:docPr id="11"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853D86" w:rsidRDefault="00D66EA2" w:rsidP="00D66EA2">
      <w:pPr>
        <w:pStyle w:val="Rule"/>
      </w:pPr>
    </w:p>
    <w:p w:rsidR="00D66EA2" w:rsidRDefault="006E0EDD" w:rsidP="00970CD8">
      <w:pPr>
        <w:pStyle w:val="Lb1"/>
        <w:numPr>
          <w:ilvl w:val="0"/>
          <w:numId w:val="0"/>
        </w:numPr>
        <w:ind w:left="720"/>
      </w:pPr>
      <w:r>
        <w:t xml:space="preserve">The </w:t>
      </w:r>
      <w:del w:id="766" w:author="Heather Perreaux" w:date="2010-05-16T15:54:00Z">
        <w:r w:rsidDel="00DB1672">
          <w:delText xml:space="preserve">best </w:delText>
        </w:r>
      </w:del>
      <w:ins w:id="767" w:author="Heather Perreaux" w:date="2010-05-16T15:54:00Z">
        <w:r w:rsidR="00DB1672">
          <w:t xml:space="preserve">most useful </w:t>
        </w:r>
      </w:ins>
      <w:r>
        <w:t xml:space="preserve">view </w:t>
      </w:r>
      <w:del w:id="768" w:author="Heather Perreaux" w:date="2010-05-16T15:54:00Z">
        <w:r w:rsidDel="00DB1672">
          <w:delText xml:space="preserve">to </w:delText>
        </w:r>
      </w:del>
      <w:ins w:id="769" w:author="Heather Perreaux" w:date="2010-05-16T15:54:00Z">
        <w:del w:id="770" w:author="Ellen Lehnert" w:date="2010-07-19T21:30:00Z">
          <w:r w:rsidR="00DB1672" w:rsidDel="00B30133">
            <w:delText>for</w:delText>
          </w:r>
        </w:del>
      </w:ins>
      <w:ins w:id="771" w:author="Ellen Lehnert" w:date="2010-07-19T21:30:00Z">
        <w:r w:rsidR="00B30133">
          <w:t>to</w:t>
        </w:r>
      </w:ins>
      <w:ins w:id="772" w:author="Heather Perreaux" w:date="2010-05-16T15:54:00Z">
        <w:r w:rsidR="00DB1672">
          <w:t xml:space="preserve"> </w:t>
        </w:r>
      </w:ins>
      <w:r>
        <w:t xml:space="preserve">create assignments is the Task Entry view or Gantt </w:t>
      </w:r>
      <w:del w:id="773" w:author="Ellen Lehnert" w:date="2010-07-19T21:30:00Z">
        <w:r w:rsidDel="00B30133">
          <w:delText xml:space="preserve">chart </w:delText>
        </w:r>
      </w:del>
      <w:ins w:id="774" w:author="Ellen Lehnert" w:date="2010-07-19T21:30:00Z">
        <w:r w:rsidR="00B30133">
          <w:t xml:space="preserve">Chart </w:t>
        </w:r>
      </w:ins>
      <w:r>
        <w:t xml:space="preserve">on top and </w:t>
      </w:r>
      <w:ins w:id="775" w:author="Ellen Lehnert" w:date="2010-07-19T21:31:00Z">
        <w:r w:rsidR="00B30133">
          <w:t xml:space="preserve">the </w:t>
        </w:r>
      </w:ins>
      <w:r>
        <w:t xml:space="preserve">Task Form on the bottom of a split screen.  </w:t>
      </w:r>
      <w:r w:rsidR="00A44C48">
        <w:t>T</w:t>
      </w:r>
      <w:r w:rsidR="00192928">
        <w:t xml:space="preserve">he Task Form has multiple </w:t>
      </w:r>
      <w:r w:rsidR="00B95D18">
        <w:t>sub</w:t>
      </w:r>
      <w:ins w:id="776" w:author="Heather Perreaux" w:date="2010-05-16T15:55:00Z">
        <w:r w:rsidR="00195E40">
          <w:t xml:space="preserve"> </w:t>
        </w:r>
      </w:ins>
      <w:r w:rsidR="00192928">
        <w:t>views</w:t>
      </w:r>
      <w:r w:rsidR="00A44C48">
        <w:t xml:space="preserve"> </w:t>
      </w:r>
      <w:del w:id="777" w:author="Heather Perreaux" w:date="2010-05-16T15:54:00Z">
        <w:r w:rsidR="00A44C48" w:rsidDel="00195E40">
          <w:delText xml:space="preserve">which </w:delText>
        </w:r>
      </w:del>
      <w:ins w:id="778" w:author="Heather Perreaux" w:date="2010-05-16T15:54:00Z">
        <w:r w:rsidR="00195E40">
          <w:t>tha</w:t>
        </w:r>
      </w:ins>
      <w:ins w:id="779" w:author="Heather Perreaux" w:date="2010-05-16T15:55:00Z">
        <w:r w:rsidR="00195E40">
          <w:t>t</w:t>
        </w:r>
      </w:ins>
      <w:ins w:id="780" w:author="Heather Perreaux" w:date="2010-05-16T15:54:00Z">
        <w:r w:rsidR="00195E40">
          <w:t xml:space="preserve"> </w:t>
        </w:r>
      </w:ins>
      <w:r w:rsidR="00A44C48">
        <w:t>are very helpful when creating assignments</w:t>
      </w:r>
      <w:r w:rsidR="00192928">
        <w:t xml:space="preserve">.  </w:t>
      </w:r>
      <w:ins w:id="781" w:author="Ellen Lehnert" w:date="2010-07-19T21:31:00Z">
        <w:r w:rsidR="00B30133">
          <w:t xml:space="preserve">The views are </w:t>
        </w:r>
      </w:ins>
      <w:r w:rsidR="00192928">
        <w:t>Work, Cost and Schedule</w:t>
      </w:r>
      <w:del w:id="782" w:author="Ellen Lehnert" w:date="2010-07-19T21:31:00Z">
        <w:r w:rsidR="00192928" w:rsidDel="00B30133">
          <w:delText xml:space="preserve"> will be the 3 </w:delText>
        </w:r>
        <w:commentRangeStart w:id="783"/>
        <w:r w:rsidR="00192928" w:rsidDel="00B30133">
          <w:delText>views</w:delText>
        </w:r>
      </w:del>
      <w:commentRangeEnd w:id="783"/>
      <w:r w:rsidR="00195E40">
        <w:rPr>
          <w:rStyle w:val="CommentReference"/>
          <w:rFonts w:eastAsia="Calibri"/>
        </w:rPr>
        <w:commentReference w:id="783"/>
      </w:r>
      <w:del w:id="784" w:author="Ellen Lehnert" w:date="2010-07-19T21:31:00Z">
        <w:r w:rsidR="00192928" w:rsidDel="00B30133">
          <w:delText xml:space="preserve"> that will be most</w:delText>
        </w:r>
      </w:del>
      <w:del w:id="785" w:author="Ellen Lehnert" w:date="2010-07-19T21:32:00Z">
        <w:r w:rsidR="00192928" w:rsidDel="00B30133">
          <w:delText xml:space="preserve"> helpful</w:delText>
        </w:r>
      </w:del>
      <w:r w:rsidR="00A44C48">
        <w:t>.</w:t>
      </w:r>
      <w:r w:rsidR="006B73B2">
        <w:t xml:space="preserve"> </w:t>
      </w:r>
      <w:commentRangeStart w:id="786"/>
      <w:r w:rsidR="006B73B2">
        <w:t>It</w:t>
      </w:r>
      <w:commentRangeEnd w:id="786"/>
      <w:r w:rsidR="00B30133">
        <w:rPr>
          <w:rStyle w:val="CommentReference"/>
          <w:rFonts w:eastAsia="Calibri"/>
        </w:rPr>
        <w:commentReference w:id="786"/>
      </w:r>
      <w:r w:rsidR="006B73B2">
        <w:t xml:space="preserve"> is also </w:t>
      </w:r>
      <w:del w:id="787" w:author="Heather Perreaux" w:date="2010-05-16T15:56:00Z">
        <w:r w:rsidR="006B73B2" w:rsidDel="000B78D3">
          <w:delText>recommended that</w:delText>
        </w:r>
      </w:del>
      <w:ins w:id="788" w:author="Heather Perreaux" w:date="2010-05-16T15:56:00Z">
        <w:del w:id="789" w:author="Ellen Lehnert" w:date="2010-07-19T21:32:00Z">
          <w:r w:rsidR="000B78D3" w:rsidDel="00B30133">
            <w:delText>good</w:delText>
          </w:r>
        </w:del>
      </w:ins>
      <w:ins w:id="790" w:author="Ellen Lehnert" w:date="2010-07-19T21:36:00Z">
        <w:r w:rsidR="00B30133">
          <w:t>helpful</w:t>
        </w:r>
      </w:ins>
      <w:ins w:id="791" w:author="Heather Perreaux" w:date="2010-05-16T15:56:00Z">
        <w:del w:id="792" w:author="Ellen Lehnert" w:date="2010-07-19T21:36:00Z">
          <w:r w:rsidR="000B78D3" w:rsidDel="00B30133">
            <w:delText xml:space="preserve"> practice</w:delText>
          </w:r>
        </w:del>
        <w:r w:rsidR="000B78D3">
          <w:t xml:space="preserve"> to add</w:t>
        </w:r>
      </w:ins>
      <w:r w:rsidR="006B73B2">
        <w:t xml:space="preserve"> the work column </w:t>
      </w:r>
      <w:del w:id="793" w:author="Heather Perreaux" w:date="2010-05-16T15:57:00Z">
        <w:r w:rsidR="006B73B2" w:rsidDel="000B78D3">
          <w:delText xml:space="preserve">be added </w:delText>
        </w:r>
      </w:del>
      <w:r w:rsidR="006B73B2">
        <w:t xml:space="preserve">to the </w:t>
      </w:r>
      <w:ins w:id="794" w:author="Ellen Lehnert" w:date="2010-07-19T21:32:00Z">
        <w:r w:rsidR="00B30133">
          <w:t>Task E</w:t>
        </w:r>
      </w:ins>
      <w:del w:id="795" w:author="Ellen Lehnert" w:date="2010-07-19T21:32:00Z">
        <w:r w:rsidR="006B73B2" w:rsidDel="00B30133">
          <w:delText>e</w:delText>
        </w:r>
      </w:del>
      <w:r w:rsidR="006B73B2">
        <w:t xml:space="preserve">ntry table of the Gantt </w:t>
      </w:r>
      <w:del w:id="796" w:author="Ellen Lehnert" w:date="2010-07-19T21:32:00Z">
        <w:r w:rsidR="006B73B2" w:rsidDel="00B30133">
          <w:delText>chart</w:delText>
        </w:r>
      </w:del>
      <w:ins w:id="797" w:author="Ellen Lehnert" w:date="2010-07-19T21:32:00Z">
        <w:r w:rsidR="00B30133">
          <w:t>Chart</w:t>
        </w:r>
      </w:ins>
      <w:r w:rsidR="00B95D18">
        <w:t>.</w:t>
      </w:r>
      <w:r w:rsidR="006B73B2">
        <w:t xml:space="preserve"> </w:t>
      </w:r>
    </w:p>
    <w:p w:rsidR="006E0EDD" w:rsidRPr="00A44C48" w:rsidRDefault="006E0EDD" w:rsidP="00970CD8">
      <w:pPr>
        <w:pStyle w:val="Lb1"/>
        <w:numPr>
          <w:ilvl w:val="0"/>
          <w:numId w:val="0"/>
        </w:numPr>
        <w:ind w:left="720"/>
        <w:rPr>
          <w:b/>
        </w:rPr>
      </w:pPr>
      <w:r w:rsidRPr="00A44C48">
        <w:rPr>
          <w:b/>
        </w:rPr>
        <w:t xml:space="preserve">To </w:t>
      </w:r>
      <w:del w:id="798" w:author="Heather Perreaux" w:date="2010-05-16T15:57:00Z">
        <w:r w:rsidR="00A44C48" w:rsidDel="002E3E04">
          <w:rPr>
            <w:b/>
          </w:rPr>
          <w:delText>show</w:delText>
        </w:r>
        <w:r w:rsidRPr="00A44C48" w:rsidDel="002E3E04">
          <w:rPr>
            <w:b/>
          </w:rPr>
          <w:delText xml:space="preserve"> the</w:delText>
        </w:r>
      </w:del>
      <w:ins w:id="799" w:author="Heather Perreaux" w:date="2010-05-16T15:57:00Z">
        <w:r w:rsidR="002E3E04">
          <w:rPr>
            <w:b/>
          </w:rPr>
          <w:t>display</w:t>
        </w:r>
      </w:ins>
      <w:r w:rsidRPr="00A44C48">
        <w:rPr>
          <w:b/>
        </w:rPr>
        <w:t xml:space="preserve"> Task Entry view: </w:t>
      </w:r>
    </w:p>
    <w:p w:rsidR="00427C97" w:rsidRPr="002E3E04" w:rsidRDefault="006E0EDD" w:rsidP="00B95D18">
      <w:pPr>
        <w:pStyle w:val="Lb1"/>
        <w:numPr>
          <w:ilvl w:val="0"/>
          <w:numId w:val="14"/>
        </w:numPr>
        <w:spacing w:after="0" w:line="240" w:lineRule="auto"/>
        <w:rPr>
          <w:b/>
        </w:rPr>
      </w:pPr>
      <w:r w:rsidRPr="002E3E04">
        <w:rPr>
          <w:b/>
        </w:rPr>
        <w:t xml:space="preserve">Task </w:t>
      </w:r>
      <w:r w:rsidRPr="002E3E04">
        <w:rPr>
          <w:b/>
        </w:rPr>
        <w:sym w:font="Wingdings" w:char="F0E0"/>
      </w:r>
      <w:r w:rsidRPr="002E3E04">
        <w:rPr>
          <w:b/>
        </w:rPr>
        <w:t xml:space="preserve"> Gantt </w:t>
      </w:r>
      <w:del w:id="800" w:author="Ellen Lehnert" w:date="2010-07-19T21:33:00Z">
        <w:r w:rsidRPr="002E3E04" w:rsidDel="00B30133">
          <w:rPr>
            <w:b/>
          </w:rPr>
          <w:delText xml:space="preserve">chart </w:delText>
        </w:r>
      </w:del>
      <w:ins w:id="801" w:author="Ellen Lehnert" w:date="2010-07-19T21:33:00Z">
        <w:r w:rsidR="00B30133">
          <w:rPr>
            <w:b/>
          </w:rPr>
          <w:t>C</w:t>
        </w:r>
        <w:r w:rsidR="00B30133" w:rsidRPr="002E3E04">
          <w:rPr>
            <w:b/>
          </w:rPr>
          <w:t xml:space="preserve">hart </w:t>
        </w:r>
      </w:ins>
      <w:r w:rsidRPr="002E3E04">
        <w:rPr>
          <w:b/>
        </w:rPr>
        <w:sym w:font="Wingdings" w:char="F0E0"/>
      </w:r>
      <w:r w:rsidRPr="002E3E04">
        <w:rPr>
          <w:b/>
        </w:rPr>
        <w:t xml:space="preserve"> More views </w:t>
      </w:r>
      <w:r w:rsidRPr="002E3E04">
        <w:rPr>
          <w:b/>
        </w:rPr>
        <w:sym w:font="Wingdings" w:char="F0E0"/>
      </w:r>
      <w:r w:rsidRPr="002E3E04">
        <w:rPr>
          <w:b/>
        </w:rPr>
        <w:t xml:space="preserve"> Task Entry </w:t>
      </w:r>
      <w:r w:rsidRPr="002E3E04">
        <w:rPr>
          <w:b/>
        </w:rPr>
        <w:sym w:font="Wingdings" w:char="F0E0"/>
      </w:r>
      <w:r w:rsidRPr="002E3E04">
        <w:rPr>
          <w:b/>
        </w:rPr>
        <w:t xml:space="preserve"> </w:t>
      </w:r>
      <w:del w:id="802" w:author="Heather Perreaux" w:date="2010-05-16T15:57:00Z">
        <w:r w:rsidRPr="002E3E04" w:rsidDel="002E3E04">
          <w:rPr>
            <w:b/>
          </w:rPr>
          <w:delText>a</w:delText>
        </w:r>
      </w:del>
      <w:ins w:id="803" w:author="Heather Perreaux" w:date="2010-05-16T15:57:00Z">
        <w:r w:rsidR="002E3E04">
          <w:rPr>
            <w:b/>
          </w:rPr>
          <w:t>A</w:t>
        </w:r>
      </w:ins>
      <w:r w:rsidRPr="002E3E04">
        <w:rPr>
          <w:b/>
        </w:rPr>
        <w:t>pply</w:t>
      </w:r>
    </w:p>
    <w:p w:rsidR="00B30133" w:rsidRDefault="00B30133" w:rsidP="00B95D18">
      <w:pPr>
        <w:pStyle w:val="Lb1"/>
        <w:numPr>
          <w:ilvl w:val="0"/>
          <w:numId w:val="14"/>
        </w:numPr>
        <w:spacing w:after="0" w:line="240" w:lineRule="auto"/>
        <w:rPr>
          <w:ins w:id="804" w:author="Ellen Lehnert" w:date="2010-07-19T21:33:00Z"/>
        </w:rPr>
      </w:pPr>
      <w:ins w:id="805" w:author="Ellen Lehnert" w:date="2010-07-19T21:33:00Z">
        <w:r>
          <w:t xml:space="preserve">Insert the </w:t>
        </w:r>
        <w:r w:rsidRPr="00366830">
          <w:rPr>
            <w:b/>
          </w:rPr>
          <w:t>Work</w:t>
        </w:r>
        <w:r>
          <w:t xml:space="preserve"> column in the top pane </w:t>
        </w:r>
      </w:ins>
    </w:p>
    <w:p w:rsidR="00427C97" w:rsidDel="00B30133" w:rsidRDefault="00192928" w:rsidP="00B95D18">
      <w:pPr>
        <w:pStyle w:val="Lb1"/>
        <w:numPr>
          <w:ilvl w:val="0"/>
          <w:numId w:val="14"/>
        </w:numPr>
        <w:spacing w:after="0" w:line="240" w:lineRule="auto"/>
        <w:rPr>
          <w:del w:id="806" w:author="Ellen Lehnert" w:date="2010-07-19T21:33:00Z"/>
        </w:rPr>
      </w:pPr>
      <w:r>
        <w:t xml:space="preserve">Right click in the bottom pane and select </w:t>
      </w:r>
      <w:ins w:id="807" w:author="Heather Perreaux" w:date="2010-05-16T15:58:00Z">
        <w:r w:rsidR="00136136">
          <w:rPr>
            <w:b/>
          </w:rPr>
          <w:t>W</w:t>
        </w:r>
      </w:ins>
      <w:del w:id="808" w:author="Heather Perreaux" w:date="2010-05-16T15:58:00Z">
        <w:r w:rsidRPr="00136136" w:rsidDel="00136136">
          <w:rPr>
            <w:b/>
          </w:rPr>
          <w:delText>w</w:delText>
        </w:r>
      </w:del>
      <w:r w:rsidRPr="00136136">
        <w:rPr>
          <w:b/>
        </w:rPr>
        <w:t>ork</w:t>
      </w:r>
    </w:p>
    <w:p w:rsidR="00F15844" w:rsidRDefault="00427C97">
      <w:pPr>
        <w:pStyle w:val="Lb1"/>
        <w:numPr>
          <w:ilvl w:val="0"/>
          <w:numId w:val="14"/>
        </w:numPr>
        <w:spacing w:after="0" w:line="240" w:lineRule="auto"/>
        <w:rPr>
          <w:b/>
        </w:rPr>
      </w:pPr>
      <w:del w:id="809" w:author="Ellen Lehnert" w:date="2010-07-19T21:33:00Z">
        <w:r w:rsidDel="00B30133">
          <w:delText xml:space="preserve">Insert the </w:delText>
        </w:r>
        <w:r w:rsidRPr="00366830" w:rsidDel="00B30133">
          <w:rPr>
            <w:b/>
          </w:rPr>
          <w:delText>Work</w:delText>
        </w:r>
        <w:r w:rsidDel="00B30133">
          <w:delText xml:space="preserve"> column in the top pane</w:delText>
        </w:r>
      </w:del>
      <w:r w:rsidR="006E0EDD">
        <w:br/>
      </w:r>
      <w:r w:rsidR="006E0EDD">
        <w:br/>
        <w:t>OR</w:t>
      </w:r>
      <w:r w:rsidR="00BE1CB8" w:rsidRPr="00BE1CB8">
        <w:rPr>
          <w:b/>
        </w:rPr>
        <w:br/>
      </w:r>
    </w:p>
    <w:p w:rsidR="00192928" w:rsidRPr="00366830" w:rsidRDefault="00BE1CB8" w:rsidP="00B95D18">
      <w:pPr>
        <w:pStyle w:val="Lb1"/>
        <w:numPr>
          <w:ilvl w:val="0"/>
          <w:numId w:val="14"/>
        </w:numPr>
        <w:spacing w:after="0"/>
        <w:rPr>
          <w:b/>
        </w:rPr>
      </w:pPr>
      <w:r w:rsidRPr="00BE1CB8">
        <w:rPr>
          <w:b/>
        </w:rPr>
        <w:t>Tas</w:t>
      </w:r>
      <w:r w:rsidR="006E0EDD" w:rsidRPr="00366830">
        <w:rPr>
          <w:b/>
        </w:rPr>
        <w:t xml:space="preserve">k </w:t>
      </w:r>
      <w:r w:rsidR="006E0EDD" w:rsidRPr="00366830">
        <w:rPr>
          <w:b/>
        </w:rPr>
        <w:sym w:font="Wingdings" w:char="F0E0"/>
      </w:r>
      <w:r w:rsidR="006E0EDD" w:rsidRPr="00366830">
        <w:rPr>
          <w:b/>
        </w:rPr>
        <w:t xml:space="preserve"> Gantt c</w:t>
      </w:r>
      <w:r w:rsidRPr="00BE1CB8">
        <w:rPr>
          <w:b/>
        </w:rPr>
        <w:t>hart</w:t>
      </w:r>
    </w:p>
    <w:p w:rsidR="00427C97" w:rsidRDefault="00BE1CB8" w:rsidP="00571972">
      <w:pPr>
        <w:pStyle w:val="Art"/>
        <w:numPr>
          <w:ilvl w:val="0"/>
          <w:numId w:val="14"/>
        </w:numPr>
      </w:pPr>
      <w:r>
        <w:rPr>
          <w:noProof/>
        </w:rPr>
        <w:pict>
          <v:rect id="Rectangle 24" o:spid="_x0000_s1026" style="position:absolute;left:0;text-align:left;margin-left:430.25pt;margin-top:7.65pt;width:19.6pt;height:1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" filled="f" strokecolor="red" strokeweight="1pt"/>
        </w:pict>
      </w:r>
      <w:r w:rsidR="00192928" w:rsidRPr="00571972">
        <w:rPr>
          <w:b w:val="0"/>
        </w:rPr>
        <w:t>D</w:t>
      </w:r>
      <w:r w:rsidR="006E0EDD" w:rsidRPr="00571972">
        <w:rPr>
          <w:b w:val="0"/>
        </w:rPr>
        <w:t xml:space="preserve">ouble </w:t>
      </w:r>
      <w:r w:rsidR="00192928" w:rsidRPr="00571972">
        <w:rPr>
          <w:b w:val="0"/>
        </w:rPr>
        <w:t xml:space="preserve"> click on the bar underneath the down arrow at the bottom of the scroll bar </w:t>
      </w:r>
      <w:r w:rsidR="00797308">
        <w:rPr>
          <w:noProof/>
        </w:rPr>
        <w:drawing>
          <wp:inline distT="0" distB="0" distL="0" distR="0">
            <wp:extent cx="313055" cy="371475"/>
            <wp:effectExtent l="0" t="0" r="0" b="9525"/>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055" cy="371475"/>
                    </a:xfrm>
                    <a:prstGeom prst="rect">
                      <a:avLst/>
                    </a:prstGeom>
                    <a:noFill/>
                    <a:ln>
                      <a:noFill/>
                    </a:ln>
                  </pic:spPr>
                </pic:pic>
              </a:graphicData>
            </a:graphic>
          </wp:inline>
        </w:drawing>
      </w:r>
    </w:p>
    <w:p w:rsidR="00F15844" w:rsidRDefault="00B30133">
      <w:pPr>
        <w:pStyle w:val="Lb1"/>
        <w:numPr>
          <w:ilvl w:val="0"/>
          <w:numId w:val="14"/>
        </w:numPr>
        <w:spacing w:after="0"/>
        <w:rPr>
          <w:ins w:id="810" w:author="Ellen Lehnert" w:date="2010-07-19T21:34:00Z"/>
        </w:rPr>
      </w:pPr>
      <w:moveToRangeStart w:id="811" w:author="Ellen Lehnert" w:date="2010-07-19T21:33:00Z" w:name="move267338542"/>
      <w:moveTo w:id="812" w:author="Ellen Lehnert" w:date="2010-07-19T21:33:00Z">
        <w:r>
          <w:t xml:space="preserve">Insert the </w:t>
        </w:r>
        <w:r w:rsidRPr="00366830">
          <w:rPr>
            <w:b/>
          </w:rPr>
          <w:t>Work</w:t>
        </w:r>
        <w:r>
          <w:t xml:space="preserve"> column in the top pane</w:t>
        </w:r>
      </w:moveTo>
    </w:p>
    <w:p w:rsidR="00F15844" w:rsidRDefault="00B30133">
      <w:pPr>
        <w:pStyle w:val="Lb1"/>
        <w:numPr>
          <w:ilvl w:val="0"/>
          <w:numId w:val="14"/>
        </w:numPr>
        <w:spacing w:after="0"/>
        <w:rPr>
          <w:del w:id="813" w:author="Ellen Lehnert" w:date="2010-07-19T21:33:00Z"/>
        </w:rPr>
      </w:pPr>
      <w:moveTo w:id="814" w:author="Ellen Lehnert" w:date="2010-07-19T21:33:00Z">
        <w:del w:id="815" w:author="Ellen Lehnert" w:date="2010-07-19T21:33:00Z">
          <w:r w:rsidDel="00B30133">
            <w:br/>
          </w:r>
        </w:del>
      </w:moveTo>
      <w:moveToRangeEnd w:id="811"/>
      <w:del w:id="816" w:author="Ellen Lehnert" w:date="2010-07-19T21:33:00Z">
        <w:r w:rsidR="00192928" w:rsidDel="00B30133">
          <w:delText>R</w:delText>
        </w:r>
      </w:del>
      <w:ins w:id="817" w:author="Ellen Lehnert" w:date="2010-07-19T21:33:00Z">
        <w:r>
          <w:t>R</w:t>
        </w:r>
      </w:ins>
      <w:r w:rsidR="00192928">
        <w:t xml:space="preserve">ight click in the bottom pane and select </w:t>
      </w:r>
      <w:r w:rsidR="00366830" w:rsidRPr="00366830">
        <w:rPr>
          <w:b/>
        </w:rPr>
        <w:t>W</w:t>
      </w:r>
      <w:r w:rsidR="00192928" w:rsidRPr="00366830">
        <w:rPr>
          <w:b/>
        </w:rPr>
        <w:t>ork</w:t>
      </w:r>
    </w:p>
    <w:p w:rsidR="00B30133" w:rsidRDefault="00B30133" w:rsidP="00571972">
      <w:pPr>
        <w:pStyle w:val="Lb1"/>
        <w:numPr>
          <w:ilvl w:val="0"/>
          <w:numId w:val="14"/>
        </w:numPr>
        <w:spacing w:after="0"/>
        <w:rPr>
          <w:ins w:id="818" w:author="Ellen Lehnert" w:date="2010-07-19T21:34:00Z"/>
        </w:rPr>
      </w:pPr>
    </w:p>
    <w:p w:rsidR="00F15844" w:rsidRDefault="00427C97">
      <w:pPr>
        <w:pStyle w:val="Lb1"/>
        <w:numPr>
          <w:ilvl w:val="0"/>
          <w:numId w:val="14"/>
        </w:numPr>
        <w:spacing w:after="0"/>
        <w:rPr>
          <w:del w:id="819" w:author="Ellen Lehnert" w:date="2010-07-19T21:34:00Z"/>
        </w:rPr>
      </w:pPr>
      <w:moveFromRangeStart w:id="820" w:author="Ellen Lehnert" w:date="2010-07-19T21:33:00Z" w:name="move267338542"/>
      <w:moveFrom w:id="821" w:author="Ellen Lehnert" w:date="2010-07-19T21:33:00Z">
        <w:del w:id="822" w:author="Ellen Lehnert" w:date="2010-07-19T21:34:00Z">
          <w:r w:rsidDel="00B30133">
            <w:delText xml:space="preserve">Insert the </w:delText>
          </w:r>
          <w:r w:rsidR="00BE1CB8" w:rsidRPr="00BE1CB8">
            <w:rPr>
              <w:b/>
            </w:rPr>
            <w:delText>Work</w:delText>
          </w:r>
          <w:r w:rsidDel="00B30133">
            <w:delText xml:space="preserve"> column in the top pane</w:delText>
          </w:r>
          <w:r w:rsidR="00B95D18" w:rsidDel="00B30133">
            <w:br/>
          </w:r>
        </w:del>
      </w:moveFrom>
      <w:moveFromRangeEnd w:id="820"/>
    </w:p>
    <w:p w:rsidR="006E0EDD" w:rsidRPr="001E4552" w:rsidRDefault="00B30133" w:rsidP="00356273">
      <w:pPr>
        <w:pStyle w:val="Lb1"/>
        <w:numPr>
          <w:ilvl w:val="0"/>
          <w:numId w:val="0"/>
        </w:numPr>
        <w:ind w:left="1022" w:hanging="302"/>
        <w:rPr>
          <w:i/>
        </w:rPr>
      </w:pPr>
      <w:ins w:id="823" w:author="Ellen Lehnert" w:date="2010-07-19T21:35:00Z">
        <w:r>
          <w:rPr>
            <w:b/>
          </w:rPr>
          <w:br/>
        </w:r>
      </w:ins>
      <w:r w:rsidR="00356273" w:rsidRPr="00356273">
        <w:rPr>
          <w:b/>
        </w:rPr>
        <w:t>NOT</w:t>
      </w:r>
      <w:del w:id="824" w:author="Heather Perreaux" w:date="2010-05-16T15:59:00Z">
        <w:r w:rsidR="00356273" w:rsidRPr="00356273" w:rsidDel="001E4552">
          <w:rPr>
            <w:b/>
          </w:rPr>
          <w:delText xml:space="preserve"> </w:delText>
        </w:r>
      </w:del>
      <w:r w:rsidR="00356273" w:rsidRPr="00356273">
        <w:rPr>
          <w:b/>
        </w:rPr>
        <w:t xml:space="preserve">E: </w:t>
      </w:r>
      <w:r w:rsidR="00356273">
        <w:t xml:space="preserve"> </w:t>
      </w:r>
      <w:r w:rsidR="00356273" w:rsidRPr="001E4552">
        <w:rPr>
          <w:i/>
        </w:rPr>
        <w:t xml:space="preserve">Assignments may be made using the </w:t>
      </w:r>
      <w:r w:rsidR="00BE1CB8" w:rsidRPr="00BE1CB8">
        <w:rPr>
          <w:b/>
          <w:i/>
        </w:rPr>
        <w:t>Assi</w:t>
      </w:r>
      <w:r w:rsidR="00356273" w:rsidRPr="001E4552">
        <w:rPr>
          <w:i/>
        </w:rPr>
        <w:t>gnment dial</w:t>
      </w:r>
      <w:r w:rsidR="00BE1CB8" w:rsidRPr="00BE1CB8">
        <w:rPr>
          <w:b/>
          <w:i/>
        </w:rPr>
        <w:t>og b</w:t>
      </w:r>
      <w:r w:rsidR="00356273" w:rsidRPr="001E4552">
        <w:rPr>
          <w:i/>
        </w:rPr>
        <w:t xml:space="preserve">ox, Task Information dialog box or adding resources to the Resource Name column on the Task Entry table.  </w:t>
      </w:r>
      <w:del w:id="825" w:author="Ellen Lehnert" w:date="2010-07-19T21:36:00Z">
        <w:r w:rsidR="00356273" w:rsidRPr="001E4552" w:rsidDel="00B30133">
          <w:rPr>
            <w:i/>
          </w:rPr>
          <w:delText>It is recommended that the</w:delText>
        </w:r>
      </w:del>
      <w:ins w:id="826" w:author="Heather Perreaux" w:date="2010-05-16T16:00:00Z">
        <w:del w:id="827" w:author="Ellen Lehnert" w:date="2010-07-19T21:36:00Z">
          <w:r w:rsidR="001E4552" w:rsidDel="00B30133">
            <w:rPr>
              <w:i/>
            </w:rPr>
            <w:delText xml:space="preserve"> good practice to u</w:delText>
          </w:r>
        </w:del>
      </w:ins>
      <w:ins w:id="828" w:author="Ellen Lehnert" w:date="2010-07-19T21:36:00Z">
        <w:r>
          <w:rPr>
            <w:i/>
          </w:rPr>
          <w:t>U</w:t>
        </w:r>
      </w:ins>
      <w:ins w:id="829" w:author="Heather Perreaux" w:date="2010-05-16T16:00:00Z">
        <w:r w:rsidR="001E4552">
          <w:rPr>
            <w:i/>
          </w:rPr>
          <w:t>s</w:t>
        </w:r>
        <w:del w:id="830" w:author="Ellen Lehnert" w:date="2010-07-19T21:35:00Z">
          <w:r w:rsidR="001E4552" w:rsidDel="00B30133">
            <w:rPr>
              <w:i/>
            </w:rPr>
            <w:delText>e</w:delText>
          </w:r>
        </w:del>
      </w:ins>
      <w:ins w:id="831" w:author="Ellen Lehnert" w:date="2010-07-19T21:35:00Z">
        <w:r>
          <w:rPr>
            <w:i/>
          </w:rPr>
          <w:t>ing</w:t>
        </w:r>
      </w:ins>
      <w:ins w:id="832" w:author="Heather Perreaux" w:date="2010-05-16T16:00:00Z">
        <w:r w:rsidR="001E4552">
          <w:rPr>
            <w:i/>
          </w:rPr>
          <w:t xml:space="preserve"> the</w:t>
        </w:r>
      </w:ins>
      <w:r w:rsidR="00356273" w:rsidRPr="001E4552">
        <w:rPr>
          <w:i/>
        </w:rPr>
        <w:t xml:space="preserve"> Task Entry view </w:t>
      </w:r>
      <w:del w:id="833" w:author="Heather Perreaux" w:date="2010-05-16T16:00:00Z">
        <w:r w:rsidR="00356273" w:rsidRPr="001E4552" w:rsidDel="001E4552">
          <w:rPr>
            <w:i/>
          </w:rPr>
          <w:delText xml:space="preserve">is used </w:delText>
        </w:r>
      </w:del>
      <w:r w:rsidR="00356273" w:rsidRPr="001E4552">
        <w:rPr>
          <w:i/>
        </w:rPr>
        <w:t xml:space="preserve">to assign resources </w:t>
      </w:r>
      <w:del w:id="834" w:author="Heather Perreaux" w:date="2010-05-16T16:00:00Z">
        <w:r w:rsidR="00356273" w:rsidRPr="001E4552" w:rsidDel="001E4552">
          <w:rPr>
            <w:i/>
          </w:rPr>
          <w:delText xml:space="preserve">because </w:delText>
        </w:r>
      </w:del>
      <w:ins w:id="835" w:author="Heather Perreaux" w:date="2010-05-16T16:00:00Z">
        <w:del w:id="836" w:author="Ellen Lehnert" w:date="2010-07-19T21:36:00Z">
          <w:r w:rsidR="001E4552" w:rsidDel="00B30133">
            <w:rPr>
              <w:i/>
            </w:rPr>
            <w:delText>as</w:delText>
          </w:r>
          <w:r w:rsidR="001E4552" w:rsidRPr="001E4552" w:rsidDel="00B30133">
            <w:rPr>
              <w:i/>
            </w:rPr>
            <w:delText xml:space="preserve"> </w:delText>
          </w:r>
        </w:del>
      </w:ins>
      <w:del w:id="837" w:author="Ellen Lehnert" w:date="2010-07-19T21:36:00Z">
        <w:r w:rsidR="00356273" w:rsidRPr="001E4552" w:rsidDel="00B30133">
          <w:rPr>
            <w:i/>
          </w:rPr>
          <w:delText xml:space="preserve">it </w:delText>
        </w:r>
      </w:del>
      <w:r w:rsidR="00356273" w:rsidRPr="001E4552">
        <w:rPr>
          <w:i/>
        </w:rPr>
        <w:t xml:space="preserve">allows the scheduler to see the </w:t>
      </w:r>
      <w:r w:rsidR="00571972" w:rsidRPr="001E4552">
        <w:rPr>
          <w:i/>
        </w:rPr>
        <w:t xml:space="preserve">work, schedule and duration </w:t>
      </w:r>
      <w:r w:rsidR="00356273" w:rsidRPr="001E4552">
        <w:rPr>
          <w:i/>
        </w:rPr>
        <w:t>result</w:t>
      </w:r>
      <w:r w:rsidR="00571972" w:rsidRPr="001E4552">
        <w:rPr>
          <w:i/>
        </w:rPr>
        <w:t>s</w:t>
      </w:r>
      <w:r w:rsidR="00356273" w:rsidRPr="001E4552">
        <w:rPr>
          <w:i/>
        </w:rPr>
        <w:t xml:space="preserve"> of the assignment</w:t>
      </w:r>
      <w:r w:rsidR="00571972" w:rsidRPr="001E4552">
        <w:rPr>
          <w:i/>
        </w:rPr>
        <w:t>.</w:t>
      </w:r>
      <w:r w:rsidR="00356273" w:rsidRPr="001E4552">
        <w:rPr>
          <w:i/>
        </w:rPr>
        <w:t xml:space="preserve"> </w:t>
      </w:r>
    </w:p>
    <w:p w:rsidR="00192928" w:rsidRDefault="00192928" w:rsidP="00192928">
      <w:pPr>
        <w:pStyle w:val="Lb1"/>
        <w:numPr>
          <w:ilvl w:val="0"/>
          <w:numId w:val="0"/>
        </w:numPr>
        <w:ind w:left="1022" w:hanging="302"/>
      </w:pPr>
      <w:r>
        <w:t xml:space="preserve">In this lesson </w:t>
      </w:r>
      <w:ins w:id="838" w:author="Ellen Lehnert" w:date="2010-07-19T21:37:00Z">
        <w:r w:rsidR="00B30133">
          <w:t xml:space="preserve">you </w:t>
        </w:r>
      </w:ins>
      <w:del w:id="839" w:author="Heather Perreaux" w:date="2010-05-16T16:01:00Z">
        <w:r w:rsidDel="00D93288">
          <w:delText>we will discuss</w:delText>
        </w:r>
      </w:del>
      <w:ins w:id="840" w:author="Heather Perreaux" w:date="2010-05-16T16:01:00Z">
        <w:r w:rsidR="00D93288">
          <w:t>will learn to</w:t>
        </w:r>
      </w:ins>
      <w:r>
        <w:t xml:space="preserve">: </w:t>
      </w:r>
    </w:p>
    <w:p w:rsidR="00192928" w:rsidRDefault="00D93288" w:rsidP="00192928">
      <w:pPr>
        <w:pStyle w:val="Lb1"/>
        <w:numPr>
          <w:ilvl w:val="0"/>
          <w:numId w:val="15"/>
        </w:numPr>
      </w:pPr>
      <w:ins w:id="841" w:author="Heather Perreaux" w:date="2010-05-16T16:01:00Z">
        <w:r>
          <w:t xml:space="preserve">Create </w:t>
        </w:r>
      </w:ins>
      <w:del w:id="842" w:author="Heather Perreaux" w:date="2010-05-16T16:01:00Z">
        <w:r w:rsidR="00192928" w:rsidDel="00D93288">
          <w:delText>F</w:delText>
        </w:r>
      </w:del>
      <w:ins w:id="843" w:author="Heather Perreaux" w:date="2010-05-16T16:01:00Z">
        <w:r>
          <w:t>f</w:t>
        </w:r>
      </w:ins>
      <w:r w:rsidR="00192928">
        <w:t>ixed unit assignments</w:t>
      </w:r>
    </w:p>
    <w:p w:rsidR="00192928" w:rsidRDefault="00D93288" w:rsidP="00192928">
      <w:pPr>
        <w:pStyle w:val="Lb1"/>
        <w:numPr>
          <w:ilvl w:val="0"/>
          <w:numId w:val="15"/>
        </w:numPr>
      </w:pPr>
      <w:ins w:id="844" w:author="Heather Perreaux" w:date="2010-05-16T16:01:00Z">
        <w:r>
          <w:t>Create f</w:t>
        </w:r>
      </w:ins>
      <w:del w:id="845" w:author="Heather Perreaux" w:date="2010-05-16T16:01:00Z">
        <w:r w:rsidR="00192928" w:rsidDel="00D93288">
          <w:delText>F</w:delText>
        </w:r>
      </w:del>
      <w:r w:rsidR="00192928">
        <w:t>ixed duration assignments</w:t>
      </w:r>
    </w:p>
    <w:p w:rsidR="00192928" w:rsidRDefault="00D93288" w:rsidP="00192928">
      <w:pPr>
        <w:pStyle w:val="Lb1"/>
        <w:numPr>
          <w:ilvl w:val="0"/>
          <w:numId w:val="15"/>
        </w:numPr>
      </w:pPr>
      <w:ins w:id="846" w:author="Heather Perreaux" w:date="2010-05-16T16:01:00Z">
        <w:r>
          <w:t>Create f</w:t>
        </w:r>
      </w:ins>
      <w:del w:id="847" w:author="Heather Perreaux" w:date="2010-05-16T16:01:00Z">
        <w:r w:rsidR="00192928" w:rsidDel="00D93288">
          <w:delText>F</w:delText>
        </w:r>
      </w:del>
      <w:r w:rsidR="00192928">
        <w:t>ixed work assignments</w:t>
      </w:r>
    </w:p>
    <w:p w:rsidR="00192928" w:rsidRDefault="00192928" w:rsidP="00192928">
      <w:pPr>
        <w:pStyle w:val="Lb1"/>
        <w:numPr>
          <w:ilvl w:val="0"/>
          <w:numId w:val="0"/>
        </w:numPr>
        <w:ind w:left="1022" w:hanging="302"/>
      </w:pPr>
    </w:p>
    <w:p w:rsidR="00D66EA2" w:rsidRDefault="00D66EA2" w:rsidP="00D66EA2">
      <w:pPr>
        <w:pStyle w:val="Pb"/>
        <w:framePr w:wrap="around"/>
      </w:pPr>
    </w:p>
    <w:p w:rsidR="00D66EA2" w:rsidRDefault="00D66EA2" w:rsidP="00D66EA2">
      <w:pPr>
        <w:pStyle w:val="Heading2"/>
      </w:pPr>
      <w:bookmarkStart w:id="848" w:name="_Toc267385151"/>
      <w:r w:rsidRPr="00D66EA2">
        <w:t>Creat</w:t>
      </w:r>
      <w:r>
        <w:t>ing F</w:t>
      </w:r>
      <w:r w:rsidRPr="00D66EA2">
        <w:t xml:space="preserve">ixed </w:t>
      </w:r>
      <w:r>
        <w:t>U</w:t>
      </w:r>
      <w:r w:rsidRPr="00D66EA2">
        <w:t xml:space="preserve">nit </w:t>
      </w:r>
      <w:r>
        <w:t>A</w:t>
      </w:r>
      <w:r w:rsidRPr="00D66EA2">
        <w:t>ssignment</w:t>
      </w:r>
      <w:r>
        <w:t>s</w:t>
      </w:r>
      <w:bookmarkEnd w:id="848"/>
    </w:p>
    <w:p w:rsidR="00D66EA2" w:rsidRDefault="00797308" w:rsidP="00D66EA2">
      <w:pPr>
        <w:pStyle w:val="FormatPPT"/>
      </w:pPr>
      <w:r>
        <w:drawing>
          <wp:inline distT="0" distB="0" distL="0" distR="0">
            <wp:extent cx="3648075" cy="2308225"/>
            <wp:effectExtent l="0" t="0" r="9525" b="0"/>
            <wp:docPr id="13"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970CD8" w:rsidP="00D66EA2">
      <w:r>
        <w:t xml:space="preserve">When creating fixed unit </w:t>
      </w:r>
      <w:r w:rsidR="006E0EDD">
        <w:t>assignments</w:t>
      </w:r>
      <w:ins w:id="849" w:author="Heather Perreaux" w:date="2010-05-16T16:02:00Z">
        <w:r w:rsidR="00C87478">
          <w:t>,</w:t>
        </w:r>
      </w:ins>
      <w:r w:rsidR="00192928">
        <w:t xml:space="preserve"> the amount or quantity of the resource assigned to the task </w:t>
      </w:r>
      <w:del w:id="850" w:author="Heather Perreaux" w:date="2010-05-16T16:02:00Z">
        <w:r w:rsidR="00192928" w:rsidDel="00C87478">
          <w:delText xml:space="preserve">will be </w:delText>
        </w:r>
      </w:del>
      <w:ins w:id="851" w:author="Heather Perreaux" w:date="2010-05-16T16:02:00Z">
        <w:r w:rsidR="00C87478">
          <w:t xml:space="preserve">is </w:t>
        </w:r>
      </w:ins>
      <w:r w:rsidR="00192928">
        <w:t xml:space="preserve">fixed and will not change.   </w:t>
      </w:r>
    </w:p>
    <w:p w:rsidR="00427C97" w:rsidRPr="00C87478" w:rsidRDefault="00427C97" w:rsidP="00D66EA2">
      <w:pPr>
        <w:rPr>
          <w:i/>
        </w:rPr>
      </w:pPr>
      <w:r w:rsidRPr="00427C97">
        <w:rPr>
          <w:b/>
        </w:rPr>
        <w:t>NOTE:</w:t>
      </w:r>
      <w:r>
        <w:t xml:space="preserve">  </w:t>
      </w:r>
      <w:r w:rsidRPr="00C87478">
        <w:rPr>
          <w:i/>
        </w:rPr>
        <w:t>in the examples below</w:t>
      </w:r>
      <w:ins w:id="852" w:author="Heather Perreaux" w:date="2010-05-16T16:02:00Z">
        <w:r w:rsidR="00C87478">
          <w:rPr>
            <w:i/>
          </w:rPr>
          <w:t>,</w:t>
        </w:r>
      </w:ins>
      <w:r w:rsidRPr="00C87478">
        <w:rPr>
          <w:i/>
        </w:rPr>
        <w:t xml:space="preserve"> the </w:t>
      </w:r>
      <w:del w:id="853" w:author="Ellen Lehnert" w:date="2010-07-19T21:38:00Z">
        <w:r w:rsidRPr="00C87478" w:rsidDel="00B30133">
          <w:rPr>
            <w:i/>
          </w:rPr>
          <w:delText xml:space="preserve">resource </w:delText>
        </w:r>
      </w:del>
      <w:ins w:id="854" w:author="Ellen Lehnert" w:date="2010-07-19T21:38:00Z">
        <w:r w:rsidR="00B30133">
          <w:rPr>
            <w:i/>
          </w:rPr>
          <w:t>R</w:t>
        </w:r>
        <w:r w:rsidR="00B30133" w:rsidRPr="00C87478">
          <w:rPr>
            <w:i/>
          </w:rPr>
          <w:t xml:space="preserve">esource </w:t>
        </w:r>
      </w:ins>
      <w:del w:id="855" w:author="Ellen Lehnert" w:date="2010-07-19T21:38:00Z">
        <w:r w:rsidRPr="00C87478" w:rsidDel="00B30133">
          <w:rPr>
            <w:i/>
          </w:rPr>
          <w:delText xml:space="preserve">sheet </w:delText>
        </w:r>
      </w:del>
      <w:ins w:id="856" w:author="Ellen Lehnert" w:date="2010-07-19T21:38:00Z">
        <w:r w:rsidR="00B30133">
          <w:rPr>
            <w:i/>
          </w:rPr>
          <w:t>S</w:t>
        </w:r>
        <w:r w:rsidR="00B30133" w:rsidRPr="00C87478">
          <w:rPr>
            <w:i/>
          </w:rPr>
          <w:t xml:space="preserve">heet </w:t>
        </w:r>
      </w:ins>
      <w:r w:rsidRPr="00C87478">
        <w:rPr>
          <w:i/>
        </w:rPr>
        <w:t>entries for each resource are Max</w:t>
      </w:r>
      <w:del w:id="857" w:author="Heather Perreaux" w:date="2010-05-16T16:02:00Z">
        <w:r w:rsidRPr="00C87478" w:rsidDel="00C87478">
          <w:rPr>
            <w:i/>
          </w:rPr>
          <w:delText>.</w:delText>
        </w:r>
      </w:del>
      <w:r w:rsidRPr="00C87478">
        <w:rPr>
          <w:i/>
        </w:rPr>
        <w:t xml:space="preserve"> Units of 1 or 100% and $100 per hour </w:t>
      </w:r>
      <w:del w:id="858" w:author="Heather Perreaux" w:date="2010-05-16T16:03:00Z">
        <w:r w:rsidRPr="00C87478" w:rsidDel="00C87478">
          <w:rPr>
            <w:i/>
          </w:rPr>
          <w:delText>for the</w:delText>
        </w:r>
      </w:del>
      <w:ins w:id="859" w:author="Heather Perreaux" w:date="2010-05-16T16:03:00Z">
        <w:del w:id="860" w:author="Ellen Lehnert" w:date="2010-07-19T21:39:00Z">
          <w:r w:rsidR="00C87478" w:rsidDel="00B30133">
            <w:rPr>
              <w:i/>
            </w:rPr>
            <w:delText>a</w:delText>
          </w:r>
        </w:del>
      </w:ins>
      <w:ins w:id="861" w:author="Ellen Lehnert" w:date="2010-07-19T21:39:00Z">
        <w:r w:rsidR="00B30133">
          <w:rPr>
            <w:i/>
          </w:rPr>
          <w:t>i</w:t>
        </w:r>
      </w:ins>
      <w:ins w:id="862" w:author="Heather Perreaux" w:date="2010-05-16T16:03:00Z">
        <w:r w:rsidR="00C87478">
          <w:rPr>
            <w:i/>
          </w:rPr>
          <w:t xml:space="preserve">s </w:t>
        </w:r>
        <w:del w:id="863" w:author="Ellen Lehnert" w:date="2010-07-19T21:39:00Z">
          <w:r w:rsidR="00C87478" w:rsidDel="00B30133">
            <w:rPr>
              <w:i/>
            </w:rPr>
            <w:delText>a</w:delText>
          </w:r>
        </w:del>
      </w:ins>
      <w:ins w:id="864" w:author="Ellen Lehnert" w:date="2010-07-19T21:39:00Z">
        <w:r w:rsidR="00B30133">
          <w:rPr>
            <w:i/>
          </w:rPr>
          <w:t>the</w:t>
        </w:r>
      </w:ins>
      <w:r w:rsidRPr="00C87478">
        <w:rPr>
          <w:i/>
        </w:rPr>
        <w:t xml:space="preserve"> Standard Rate.  Each resource also has 8 hours per day on their availability calendar.  </w:t>
      </w:r>
    </w:p>
    <w:p w:rsidR="00192928" w:rsidRDefault="007D6909" w:rsidP="00D66EA2">
      <w:r>
        <w:t>T</w:t>
      </w:r>
      <w:r w:rsidR="00192928">
        <w:t>ask</w:t>
      </w:r>
      <w:r w:rsidR="00843F01">
        <w:t xml:space="preserve"> assignments </w:t>
      </w:r>
      <w:r w:rsidR="00192928">
        <w:t xml:space="preserve">are best created in the Task Entry view.  This is the only view where all </w:t>
      </w:r>
      <w:r>
        <w:t xml:space="preserve">of the </w:t>
      </w:r>
      <w:r w:rsidR="00192928">
        <w:t xml:space="preserve">information regarding </w:t>
      </w:r>
      <w:r>
        <w:t xml:space="preserve">the result of the </w:t>
      </w:r>
      <w:r w:rsidR="00192928">
        <w:t>assignment</w:t>
      </w:r>
      <w:r>
        <w:t xml:space="preserve"> is available.  If the results are not </w:t>
      </w:r>
      <w:del w:id="865" w:author="Ellen Lehnert" w:date="2010-07-19T21:41:00Z">
        <w:r w:rsidDel="00B30133">
          <w:delText xml:space="preserve">correct </w:delText>
        </w:r>
      </w:del>
      <w:ins w:id="866" w:author="Ellen Lehnert" w:date="2010-07-19T21:41:00Z">
        <w:r w:rsidR="00B30133">
          <w:t xml:space="preserve">what is expected </w:t>
        </w:r>
      </w:ins>
      <w:r>
        <w:t>this view may also be used to</w:t>
      </w:r>
      <w:r w:rsidR="00192928">
        <w:t xml:space="preserve"> make adjustments if necessary.  </w:t>
      </w:r>
    </w:p>
    <w:p w:rsidR="00192928" w:rsidRDefault="00033D09" w:rsidP="00D66EA2">
      <w:r>
        <w:t xml:space="preserve">In the example below an automatic scheduled </w:t>
      </w:r>
      <w:r w:rsidR="00192928">
        <w:t>task called “</w:t>
      </w:r>
      <w:r w:rsidR="00192928" w:rsidRPr="00192928">
        <w:t>Determine the best method of moving</w:t>
      </w:r>
      <w:r w:rsidR="00192928">
        <w:t>” is a fixed unit</w:t>
      </w:r>
      <w:ins w:id="867" w:author="Heather Perreaux" w:date="2010-05-16T16:03:00Z">
        <w:r w:rsidR="00EC6329">
          <w:t>,</w:t>
        </w:r>
      </w:ins>
      <w:r w:rsidR="00192928">
        <w:t xml:space="preserve"> </w:t>
      </w:r>
      <w:r w:rsidR="00427C97">
        <w:t xml:space="preserve">effort-driven off </w:t>
      </w:r>
      <w:r w:rsidR="00192928">
        <w:t xml:space="preserve">task with a duration of 5 days. </w:t>
      </w:r>
      <w:r w:rsidR="00427C97">
        <w:t xml:space="preserve"> Work is zero</w:t>
      </w:r>
      <w:r w:rsidR="00A44C48">
        <w:t xml:space="preserve"> and t</w:t>
      </w:r>
      <w:r w:rsidR="007635D1">
        <w:t xml:space="preserve">he original schedule dates are </w:t>
      </w:r>
      <w:smartTag w:uri="urn:schemas-microsoft-com:office:smarttags" w:element="date">
        <w:smartTagPr>
          <w:attr w:name="Month" w:val="4"/>
          <w:attr w:name="Day" w:val="23"/>
          <w:attr w:name="Year" w:val="2012"/>
        </w:smartTagPr>
        <w:r w:rsidR="007635D1">
          <w:t>April 23-27, 2012</w:t>
        </w:r>
      </w:smartTag>
      <w:r w:rsidR="007635D1">
        <w:t xml:space="preserve">. </w:t>
      </w:r>
      <w:r w:rsidR="007D6909">
        <w:t>The view below shows the subview in the Task Form of Work.</w:t>
      </w:r>
    </w:p>
    <w:p w:rsidR="00427C97" w:rsidRDefault="00BE1CB8" w:rsidP="00427C97">
      <w:pPr>
        <w:pStyle w:val="Art"/>
        <w:jc w:val="center"/>
      </w:pPr>
      <w:r>
        <w:rPr>
          <w:noProof/>
        </w:rPr>
        <w:pict>
          <v:rect id="Rectangle 25" o:spid="_x0000_s1062" style="position:absolute;left:0;text-align:left;margin-left:225.75pt;margin-top:109.55pt;width:138.8pt;height:38.15pt;z-index:251640320;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" filled="f" strokecolor="red" strokeweight="1pt"/>
        </w:pict>
      </w:r>
      <w:r>
        <w:rPr>
          <w:noProof/>
        </w:rPr>
        <w:pict>
          <v:rect id="_x0000_s1064" style="position:absolute;left:0;text-align:left;margin-left:229.7pt;margin-top:57.4pt;width:219.25pt;height:12.9pt;z-index:251678208" filled="f" strokecolor="red" strokeweight="1pt"/>
        </w:pict>
      </w:r>
      <w:r w:rsidR="00797308">
        <w:rPr>
          <w:noProof/>
        </w:rPr>
        <w:drawing>
          <wp:inline distT="0" distB="0" distL="0" distR="0">
            <wp:extent cx="5711190" cy="2376170"/>
            <wp:effectExtent l="0" t="0" r="381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2376170"/>
                    </a:xfrm>
                    <a:prstGeom prst="rect">
                      <a:avLst/>
                    </a:prstGeom>
                    <a:noFill/>
                    <a:ln>
                      <a:noFill/>
                    </a:ln>
                  </pic:spPr>
                </pic:pic>
              </a:graphicData>
            </a:graphic>
          </wp:inline>
        </w:drawing>
      </w:r>
    </w:p>
    <w:p w:rsidR="00427C97" w:rsidRDefault="00427C97" w:rsidP="00427C97"/>
    <w:p w:rsidR="007635D1" w:rsidRDefault="00427C97" w:rsidP="00427C97">
      <w:r>
        <w:t xml:space="preserve">Click in the Resource Name area in the lower pane </w:t>
      </w:r>
      <w:r w:rsidR="007D6909">
        <w:t xml:space="preserve">of the view and </w:t>
      </w:r>
      <w:r>
        <w:t xml:space="preserve">select a resource from the </w:t>
      </w:r>
      <w:r w:rsidR="007D6909">
        <w:t xml:space="preserve">alphabetical </w:t>
      </w:r>
      <w:r>
        <w:t>list</w:t>
      </w:r>
      <w:r w:rsidR="007D6909">
        <w:t xml:space="preserve"> of resources.</w:t>
      </w:r>
      <w:r>
        <w:t xml:space="preserve">  The button called “Previous” will change to “OK” and </w:t>
      </w:r>
      <w:r w:rsidR="007D6909">
        <w:t xml:space="preserve">was </w:t>
      </w:r>
      <w:r>
        <w:t xml:space="preserve">clicked to enter the assignment.  Note below the affect of this assignment.  Larry Adams has been assigned to the task for 40 hours of work. </w:t>
      </w:r>
      <w:r w:rsidR="007635D1">
        <w:t xml:space="preserve"> There are no changes to the dates or duration of the task. </w:t>
      </w:r>
      <w:r w:rsidR="00843F01">
        <w:t xml:space="preserve"> </w:t>
      </w:r>
    </w:p>
    <w:p w:rsidR="007635D1" w:rsidRDefault="00BE1CB8" w:rsidP="007635D1">
      <w:pPr>
        <w:pStyle w:val="Art"/>
      </w:pPr>
      <w:r>
        <w:rPr>
          <w:noProof/>
        </w:rPr>
        <w:pict>
          <v:rect id="_x0000_s1065" style="position:absolute;margin-left:31.15pt;margin-top:116.85pt;width:358.4pt;height:33.85pt;z-index:251679232" filled="f" strokecolor="red" strokeweight="1pt"/>
        </w:pict>
      </w:r>
      <w:del w:id="868" w:author="Ellen Lehnert" w:date="2010-07-19T21:43:00Z">
        <w:r>
          <w:rPr>
            <w:noProof/>
          </w:rPr>
          <w:pict>
            <v:rect id="Rectangle 27" o:spid="_x0000_s1061" style="position:absolute;margin-left:203.25pt;margin-top:99.3pt;width:53.55pt;height:23.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aafA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" filled="f" strokecolor="red" strokeweight="1pt"/>
          </w:pict>
        </w:r>
      </w:del>
      <w:r w:rsidR="00797308">
        <w:rPr>
          <w:noProof/>
        </w:rPr>
        <w:drawing>
          <wp:inline distT="0" distB="0" distL="0" distR="0">
            <wp:extent cx="5721350" cy="204406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2044065"/>
                    </a:xfrm>
                    <a:prstGeom prst="rect">
                      <a:avLst/>
                    </a:prstGeom>
                    <a:noFill/>
                    <a:ln>
                      <a:noFill/>
                    </a:ln>
                  </pic:spPr>
                </pic:pic>
              </a:graphicData>
            </a:graphic>
          </wp:inline>
        </w:drawing>
      </w:r>
    </w:p>
    <w:p w:rsidR="007635D1" w:rsidRDefault="007635D1" w:rsidP="007635D1"/>
    <w:p w:rsidR="007635D1" w:rsidRDefault="007635D1" w:rsidP="007635D1">
      <w:r>
        <w:t xml:space="preserve">Assigning a second resource to the task will </w:t>
      </w:r>
      <w:r w:rsidR="007D6909">
        <w:t>increase the hours to 80 hours and the duration is unchanged.  There is an increased cost to the task for the additional 40 hours of work</w:t>
      </w:r>
      <w:r>
        <w:t xml:space="preserve">: </w:t>
      </w:r>
    </w:p>
    <w:p w:rsidR="007635D1" w:rsidRDefault="007635D1" w:rsidP="007635D1"/>
    <w:p w:rsidR="007635D1" w:rsidRDefault="00BE1CB8" w:rsidP="007635D1">
      <w:pPr>
        <w:pStyle w:val="Art"/>
      </w:pPr>
      <w:r>
        <w:rPr>
          <w:noProof/>
        </w:rPr>
        <w:pict>
          <v:rect id="_x0000_s1066" style="position:absolute;margin-left:35.45pt;margin-top:144.8pt;width:218.7pt;height:33.3pt;z-index:251680256" filled="f" strokecolor="red" strokeweight="1pt"/>
        </w:pict>
      </w:r>
      <w:r>
        <w:rPr>
          <w:noProof/>
        </w:rPr>
        <w:pict>
          <v:rect id="Rectangle 28" o:spid="_x0000_s1060" style="position:absolute;margin-left:227.35pt;margin-top:111.6pt;width:53.55pt;height:23.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fA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" filled="f" strokecolor="red" strokeweight="1pt"/>
        </w:pict>
      </w:r>
      <w:r w:rsidR="00797308">
        <w:rPr>
          <w:noProof/>
        </w:rPr>
        <w:drawing>
          <wp:inline distT="0" distB="0" distL="0" distR="0">
            <wp:extent cx="5716270" cy="2342515"/>
            <wp:effectExtent l="0" t="0" r="0" b="63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342515"/>
                    </a:xfrm>
                    <a:prstGeom prst="rect">
                      <a:avLst/>
                    </a:prstGeom>
                    <a:noFill/>
                    <a:ln>
                      <a:noFill/>
                    </a:ln>
                  </pic:spPr>
                </pic:pic>
              </a:graphicData>
            </a:graphic>
          </wp:inline>
        </w:drawing>
      </w:r>
    </w:p>
    <w:p w:rsidR="007635D1" w:rsidRDefault="007635D1" w:rsidP="007635D1">
      <w:pPr>
        <w:pStyle w:val="Art"/>
      </w:pPr>
    </w:p>
    <w:p w:rsidR="007635D1" w:rsidRDefault="007635D1" w:rsidP="00427C97"/>
    <w:p w:rsidR="00547943" w:rsidRDefault="005E4FA7" w:rsidP="007635D1">
      <w:ins w:id="869" w:author="Heather Perreaux" w:date="2010-05-16T16:08:00Z">
        <w:r>
          <w:t xml:space="preserve">In the </w:t>
        </w:r>
      </w:ins>
      <w:del w:id="870" w:author="Heather Perreaux" w:date="2010-05-16T16:08:00Z">
        <w:r w:rsidR="007D6909" w:rsidDel="005E4FA7">
          <w:delText>N</w:delText>
        </w:r>
      </w:del>
      <w:ins w:id="871" w:author="Heather Perreaux" w:date="2010-05-16T16:08:00Z">
        <w:r>
          <w:t>n</w:t>
        </w:r>
      </w:ins>
      <w:r w:rsidR="007D6909">
        <w:t>ext</w:t>
      </w:r>
      <w:ins w:id="872" w:author="Heather Perreaux" w:date="2010-05-16T16:08:00Z">
        <w:r>
          <w:t xml:space="preserve"> example,</w:t>
        </w:r>
      </w:ins>
      <w:r w:rsidR="007D6909">
        <w:t xml:space="preserve"> the resources </w:t>
      </w:r>
      <w:del w:id="873" w:author="Heather Perreaux" w:date="2010-05-16T16:08:00Z">
        <w:r w:rsidR="007D6909" w:rsidDel="005E4FA7">
          <w:delText>are</w:delText>
        </w:r>
        <w:r w:rsidR="007635D1" w:rsidDel="005E4FA7">
          <w:delText xml:space="preserve"> </w:delText>
        </w:r>
      </w:del>
      <w:ins w:id="874" w:author="Heather Perreaux" w:date="2010-05-16T16:08:00Z">
        <w:r>
          <w:t xml:space="preserve">have </w:t>
        </w:r>
      </w:ins>
      <w:r w:rsidR="007635D1">
        <w:t>remove</w:t>
      </w:r>
      <w:r w:rsidR="007D6909">
        <w:t>d from the assignment</w:t>
      </w:r>
      <w:r w:rsidR="007635D1">
        <w:t>.  An easy way to remove a</w:t>
      </w:r>
      <w:r w:rsidR="00547943">
        <w:t>ll</w:t>
      </w:r>
      <w:r w:rsidR="007635D1">
        <w:t xml:space="preserve"> resource assignment</w:t>
      </w:r>
      <w:r w:rsidR="00547943">
        <w:t>s</w:t>
      </w:r>
      <w:r w:rsidR="007635D1">
        <w:t xml:space="preserve"> is to click on the top resource name and click the </w:t>
      </w:r>
      <w:del w:id="875" w:author="Heather Perreaux" w:date="2010-05-16T16:09:00Z">
        <w:r w:rsidR="007635D1" w:rsidRPr="005E4FA7" w:rsidDel="005E4FA7">
          <w:rPr>
            <w:b/>
          </w:rPr>
          <w:delText>d</w:delText>
        </w:r>
      </w:del>
      <w:ins w:id="876" w:author="Heather Perreaux" w:date="2010-05-16T16:09:00Z">
        <w:r>
          <w:rPr>
            <w:b/>
          </w:rPr>
          <w:t>D</w:t>
        </w:r>
      </w:ins>
      <w:r w:rsidR="007635D1" w:rsidRPr="005E4FA7">
        <w:rPr>
          <w:b/>
        </w:rPr>
        <w:t>elete</w:t>
      </w:r>
      <w:r w:rsidR="007635D1">
        <w:t xml:space="preserve"> key on the keyboard </w:t>
      </w:r>
      <w:r w:rsidR="00470636">
        <w:t>until the assignments are removed</w:t>
      </w:r>
      <w:r w:rsidR="007635D1">
        <w:t xml:space="preserve">.  Click </w:t>
      </w:r>
      <w:r w:rsidR="007635D1" w:rsidRPr="0014352F">
        <w:rPr>
          <w:b/>
        </w:rPr>
        <w:t>OK</w:t>
      </w:r>
      <w:r w:rsidR="007635D1">
        <w:t xml:space="preserve"> </w:t>
      </w:r>
      <w:del w:id="877" w:author="Heather Perreaux" w:date="2010-05-16T16:09:00Z">
        <w:r w:rsidR="007635D1" w:rsidDel="0014352F">
          <w:delText xml:space="preserve">button </w:delText>
        </w:r>
      </w:del>
      <w:r w:rsidR="007635D1">
        <w:t>to update</w:t>
      </w:r>
      <w:del w:id="878" w:author="Heather Perreaux" w:date="2010-05-16T16:09:00Z">
        <w:r w:rsidR="00547943" w:rsidDel="0014352F">
          <w:delText xml:space="preserve"> the change</w:delText>
        </w:r>
      </w:del>
      <w:r w:rsidR="00547943">
        <w:t>.</w:t>
      </w:r>
    </w:p>
    <w:p w:rsidR="007635D1" w:rsidRDefault="007635D1" w:rsidP="007635D1">
      <w:r>
        <w:t xml:space="preserve">In the example below the situation is exactly the same as the first example above except the effort-driven flag has been turned on. </w:t>
      </w:r>
      <w:r w:rsidR="00470636">
        <w:t xml:space="preserve">The first assignment has been created. </w:t>
      </w:r>
    </w:p>
    <w:p w:rsidR="007635D1" w:rsidRDefault="007635D1" w:rsidP="00427C97"/>
    <w:p w:rsidR="00470636" w:rsidRDefault="00BE1CB8" w:rsidP="00470636">
      <w:pPr>
        <w:pStyle w:val="Art"/>
        <w:jc w:val="center"/>
      </w:pPr>
      <w:ins w:id="879" w:author="Ellen Lehnert" w:date="2010-07-19T21:46:00Z">
        <w:r>
          <w:rPr>
            <w:noProof/>
          </w:rPr>
          <w:pict>
            <v:rect id="_x0000_s1067" style="position:absolute;left:0;text-align:left;margin-left:35.25pt;margin-top:146.8pt;width:395.95pt;height:23.05pt;z-index:251681280;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7Uew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" filled="f" strokecolor="red" strokeweight="1pt"/>
          </w:pict>
        </w:r>
      </w:ins>
      <w:r>
        <w:rPr>
          <w:noProof/>
        </w:rPr>
        <w:pict>
          <v:rect id="Rectangle 26" o:spid="_x0000_s1059" style="position:absolute;left:0;text-align:left;margin-left:227.4pt;margin-top:111.75pt;width:53.55pt;height:23.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" filled="f" strokecolor="red" strokeweight="1pt"/>
        </w:pict>
      </w:r>
      <w:r w:rsidR="00797308">
        <w:rPr>
          <w:noProof/>
        </w:rPr>
        <w:drawing>
          <wp:inline distT="0" distB="0" distL="0" distR="0">
            <wp:extent cx="5711190" cy="2298065"/>
            <wp:effectExtent l="0" t="0" r="3810" b="6985"/>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2298065"/>
                    </a:xfrm>
                    <a:prstGeom prst="rect">
                      <a:avLst/>
                    </a:prstGeom>
                    <a:noFill/>
                    <a:ln>
                      <a:noFill/>
                    </a:ln>
                  </pic:spPr>
                </pic:pic>
              </a:graphicData>
            </a:graphic>
          </wp:inline>
        </w:drawing>
      </w:r>
    </w:p>
    <w:p w:rsidR="00470636" w:rsidRDefault="00470636" w:rsidP="00427C97"/>
    <w:p w:rsidR="00470636" w:rsidRDefault="00547943" w:rsidP="00427C97">
      <w:r>
        <w:t>With</w:t>
      </w:r>
      <w:r w:rsidR="00470636">
        <w:t xml:space="preserve"> only one resource, this assignment will look the same as the first example.  Dates have not changed and the work is 40 hours.  </w:t>
      </w:r>
      <w:del w:id="880" w:author="Heather Perreaux" w:date="2010-05-16T16:10:00Z">
        <w:r w:rsidR="00470636" w:rsidDel="005D1337">
          <w:delText>Now we will add a second resource</w:delText>
        </w:r>
        <w:r w:rsidDel="005D1337">
          <w:delText>.</w:delText>
        </w:r>
        <w:r w:rsidR="00470636" w:rsidDel="005D1337">
          <w:delText xml:space="preserve"> </w:delText>
        </w:r>
        <w:r w:rsidDel="005D1337">
          <w:delText>T</w:delText>
        </w:r>
      </w:del>
      <w:ins w:id="881" w:author="Heather Perreaux" w:date="2010-05-16T16:10:00Z">
        <w:r w:rsidR="005D1337">
          <w:t>If a second resource is added, t</w:t>
        </w:r>
      </w:ins>
      <w:r>
        <w:t xml:space="preserve">he total work of the task is 40 hours </w:t>
      </w:r>
      <w:del w:id="882" w:author="Heather Perreaux" w:date="2010-05-16T16:10:00Z">
        <w:r w:rsidDel="005D1337">
          <w:delText xml:space="preserve">which </w:delText>
        </w:r>
      </w:del>
      <w:ins w:id="883" w:author="Heather Perreaux" w:date="2010-05-16T16:10:00Z">
        <w:r w:rsidR="005D1337">
          <w:t xml:space="preserve">and </w:t>
        </w:r>
      </w:ins>
      <w:del w:id="884" w:author="Ellen Lehnert" w:date="2010-07-19T21:46:00Z">
        <w:r w:rsidDel="00B30133">
          <w:delText xml:space="preserve">is </w:delText>
        </w:r>
      </w:del>
      <w:ins w:id="885" w:author="Ellen Lehnert" w:date="2010-07-19T21:46:00Z">
        <w:r w:rsidR="00B30133">
          <w:t xml:space="preserve">will </w:t>
        </w:r>
      </w:ins>
      <w:r>
        <w:t xml:space="preserve">now </w:t>
      </w:r>
      <w:ins w:id="886" w:author="Ellen Lehnert" w:date="2010-07-19T21:47:00Z">
        <w:r w:rsidR="00B30133">
          <w:t xml:space="preserve">be </w:t>
        </w:r>
      </w:ins>
      <w:r>
        <w:t xml:space="preserve">divided </w:t>
      </w:r>
      <w:del w:id="887" w:author="Heather Perreaux" w:date="2010-05-16T16:10:00Z">
        <w:r w:rsidDel="005D1337">
          <w:delText xml:space="preserve">over </w:delText>
        </w:r>
      </w:del>
      <w:ins w:id="888" w:author="Heather Perreaux" w:date="2010-05-16T16:10:00Z">
        <w:r w:rsidR="005D1337">
          <w:t xml:space="preserve">between </w:t>
        </w:r>
      </w:ins>
      <w:r>
        <w:t xml:space="preserve">the 2 resources assigned to the task.  The task duration has been changed </w:t>
      </w:r>
      <w:ins w:id="889" w:author="Heather Perreaux" w:date="2010-05-16T16:11:00Z">
        <w:del w:id="890" w:author="Ellen Lehnert" w:date="2010-07-19T21:47:00Z">
          <w:r w:rsidR="005D1337" w:rsidDel="00B30133">
            <w:delText xml:space="preserve">downward </w:delText>
          </w:r>
        </w:del>
      </w:ins>
      <w:r>
        <w:t>to 2.5 days</w:t>
      </w:r>
      <w:ins w:id="891" w:author="Heather Perreaux" w:date="2010-05-16T16:11:00Z">
        <w:r w:rsidR="005D1337">
          <w:t xml:space="preserve"> from the original 5 days</w:t>
        </w:r>
      </w:ins>
      <w:r>
        <w:t xml:space="preserve"> and the ending date is</w:t>
      </w:r>
      <w:ins w:id="892" w:author="Heather Perreaux" w:date="2010-05-16T16:11:00Z">
        <w:r w:rsidR="005D1337">
          <w:t xml:space="preserve"> now</w:t>
        </w:r>
      </w:ins>
      <w:r>
        <w:t xml:space="preserve"> </w:t>
      </w:r>
      <w:del w:id="893" w:author="Heather Perreaux" w:date="2010-05-16T16:11:00Z">
        <w:r w:rsidDel="005D1337">
          <w:delText xml:space="preserve">on </w:delText>
        </w:r>
      </w:del>
      <w:r>
        <w:t xml:space="preserve">April 25.  </w:t>
      </w:r>
    </w:p>
    <w:p w:rsidR="00470636" w:rsidRDefault="00470636" w:rsidP="00427C97"/>
    <w:p w:rsidR="00470636" w:rsidRDefault="00BE1CB8" w:rsidP="00470636">
      <w:pPr>
        <w:pStyle w:val="Art"/>
      </w:pPr>
      <w:r>
        <w:rPr>
          <w:noProof/>
        </w:rPr>
        <w:pict>
          <v:rect id="_x0000_s1068" style="position:absolute;margin-left:208.2pt;margin-top:148pt;width:47.3pt;height:28.5pt;z-index:251682304" filled="f" strokecolor="red" strokeweight="1pt"/>
        </w:pict>
      </w:r>
      <w:r>
        <w:rPr>
          <w:noProof/>
        </w:rPr>
        <w:pict>
          <v:rect id="Rectangle 29" o:spid="_x0000_s1058" style="position:absolute;margin-left:35.25pt;margin-top:111.45pt;width:245.7pt;height:32.8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" filled="f" strokecolor="red" strokeweight="1pt"/>
        </w:pict>
      </w:r>
      <w:r w:rsidR="00797308">
        <w:rPr>
          <w:noProof/>
        </w:rPr>
        <w:drawing>
          <wp:inline distT="0" distB="0" distL="0" distR="0">
            <wp:extent cx="5711190" cy="2317750"/>
            <wp:effectExtent l="0" t="0" r="3810" b="6350"/>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2317750"/>
                    </a:xfrm>
                    <a:prstGeom prst="rect">
                      <a:avLst/>
                    </a:prstGeom>
                    <a:noFill/>
                    <a:ln>
                      <a:noFill/>
                    </a:ln>
                  </pic:spPr>
                </pic:pic>
              </a:graphicData>
            </a:graphic>
          </wp:inline>
        </w:drawing>
      </w:r>
    </w:p>
    <w:p w:rsidR="00470636" w:rsidRDefault="00470636" w:rsidP="00427C97"/>
    <w:p w:rsidR="00547943" w:rsidRDefault="00547943" w:rsidP="00547943">
      <w:r>
        <w:t xml:space="preserve">A third resource is assigned to the task.  The work is </w:t>
      </w:r>
      <w:ins w:id="894" w:author="Heather Perreaux" w:date="2010-05-16T16:11:00Z">
        <w:r w:rsidR="00581283">
          <w:t xml:space="preserve">again </w:t>
        </w:r>
      </w:ins>
      <w:r>
        <w:t xml:space="preserve">divided </w:t>
      </w:r>
      <w:del w:id="895" w:author="Heather Perreaux" w:date="2010-05-16T16:12:00Z">
        <w:r w:rsidDel="00581283">
          <w:delText xml:space="preserve">over </w:delText>
        </w:r>
      </w:del>
      <w:ins w:id="896" w:author="Heather Perreaux" w:date="2010-05-16T16:12:00Z">
        <w:r w:rsidR="00581283">
          <w:t xml:space="preserve">between </w:t>
        </w:r>
      </w:ins>
      <w:del w:id="897" w:author="Heather Perreaux" w:date="2010-05-16T16:12:00Z">
        <w:r w:rsidDel="00581283">
          <w:delText xml:space="preserve">the </w:delText>
        </w:r>
      </w:del>
      <w:r>
        <w:t xml:space="preserve">3 resources with each working 13.33 hours on the task.  The task duration has </w:t>
      </w:r>
      <w:ins w:id="898" w:author="Heather Perreaux" w:date="2010-05-16T16:12:00Z">
        <w:r w:rsidR="00581283">
          <w:t xml:space="preserve">again </w:t>
        </w:r>
      </w:ins>
      <w:r>
        <w:t xml:space="preserve">changed </w:t>
      </w:r>
      <w:ins w:id="899" w:author="Heather Perreaux" w:date="2010-05-16T16:12:00Z">
        <w:del w:id="900" w:author="Ellen Lehnert" w:date="2010-07-19T21:48:00Z">
          <w:r w:rsidR="00581283" w:rsidDel="00B30133">
            <w:delText xml:space="preserve">downward </w:delText>
          </w:r>
        </w:del>
      </w:ins>
      <w:r>
        <w:t xml:space="preserve">to 1.67 days and the task </w:t>
      </w:r>
      <w:del w:id="901" w:author="Heather Perreaux" w:date="2010-05-16T16:12:00Z">
        <w:r w:rsidDel="00581283">
          <w:delText xml:space="preserve">will </w:delText>
        </w:r>
      </w:del>
      <w:ins w:id="902" w:author="Heather Perreaux" w:date="2010-05-16T16:12:00Z">
        <w:r w:rsidR="00581283">
          <w:t xml:space="preserve">now </w:t>
        </w:r>
      </w:ins>
      <w:r>
        <w:t>end</w:t>
      </w:r>
      <w:ins w:id="903" w:author="Heather Perreaux" w:date="2010-05-16T16:12:00Z">
        <w:r w:rsidR="00581283">
          <w:t>s</w:t>
        </w:r>
      </w:ins>
      <w:r>
        <w:t xml:space="preserve"> on Tuesday, April 24.  As additional resources are assigned </w:t>
      </w:r>
      <w:ins w:id="904" w:author="Ellen Lehnert" w:date="2010-07-19T21:48:00Z">
        <w:r w:rsidR="00B30133">
          <w:t xml:space="preserve">to the task </w:t>
        </w:r>
      </w:ins>
      <w:r>
        <w:t xml:space="preserve">the work will continue to divide </w:t>
      </w:r>
      <w:del w:id="905" w:author="Heather Perreaux" w:date="2010-05-16T16:12:00Z">
        <w:r w:rsidDel="00581283">
          <w:delText xml:space="preserve">over </w:delText>
        </w:r>
      </w:del>
      <w:ins w:id="906" w:author="Heather Perreaux" w:date="2010-05-16T16:12:00Z">
        <w:del w:id="907" w:author="Ellen Lehnert" w:date="2010-07-19T21:49:00Z">
          <w:r w:rsidR="00581283" w:rsidDel="00B30133">
            <w:delText>between</w:delText>
          </w:r>
        </w:del>
      </w:ins>
      <w:ins w:id="908" w:author="Ellen Lehnert" w:date="2010-07-19T21:49:00Z">
        <w:r w:rsidR="00B30133">
          <w:t>among</w:t>
        </w:r>
      </w:ins>
      <w:ins w:id="909" w:author="Heather Perreaux" w:date="2010-05-16T16:12:00Z">
        <w:r w:rsidR="00581283">
          <w:t xml:space="preserve"> </w:t>
        </w:r>
      </w:ins>
      <w:r>
        <w:t xml:space="preserve">the resources.   </w:t>
      </w:r>
    </w:p>
    <w:p w:rsidR="00470636" w:rsidRDefault="00470636" w:rsidP="00427C97"/>
    <w:p w:rsidR="00470636" w:rsidRDefault="00BE1CB8" w:rsidP="00470636">
      <w:pPr>
        <w:pStyle w:val="Art"/>
      </w:pPr>
      <w:ins w:id="910" w:author="Ellen Lehnert" w:date="2010-07-19T21:49:00Z">
        <w:r>
          <w:rPr>
            <w:noProof/>
          </w:rPr>
          <w:pict>
            <v:rect id="_x0000_s1069" style="position:absolute;margin-left:211.7pt;margin-top:148.05pt;width:44.6pt;height:54.15pt;z-index:251683328;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" filled="f" strokecolor="red" strokeweight="1pt"/>
          </w:pict>
        </w:r>
      </w:ins>
      <w:r>
        <w:rPr>
          <w:noProof/>
        </w:rPr>
        <w:pict>
          <v:rect id="Rectangle 30" o:spid="_x0000_s1057" style="position:absolute;margin-left:164.6pt;margin-top:115.2pt;width:119.85pt;height:32.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" filled="f" strokecolor="red" strokeweight="1pt"/>
        </w:pict>
      </w:r>
      <w:r w:rsidR="00797308">
        <w:rPr>
          <w:noProof/>
        </w:rPr>
        <w:drawing>
          <wp:inline distT="0" distB="0" distL="0" distR="0">
            <wp:extent cx="5716270" cy="2527935"/>
            <wp:effectExtent l="0" t="0" r="0" b="5715"/>
            <wp:docPr id="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527935"/>
                    </a:xfrm>
                    <a:prstGeom prst="rect">
                      <a:avLst/>
                    </a:prstGeom>
                    <a:noFill/>
                    <a:ln>
                      <a:noFill/>
                    </a:ln>
                  </pic:spPr>
                </pic:pic>
              </a:graphicData>
            </a:graphic>
          </wp:inline>
        </w:drawing>
      </w:r>
    </w:p>
    <w:p w:rsidR="00470636" w:rsidRDefault="00470636" w:rsidP="00427C97"/>
    <w:p w:rsidR="00470636" w:rsidRDefault="00470636" w:rsidP="00427C97">
      <w:r>
        <w:t>Multiple changes may be made in the Task Form and all changes will be updated</w:t>
      </w:r>
      <w:r w:rsidR="00843F01">
        <w:t xml:space="preserve"> </w:t>
      </w:r>
      <w:del w:id="911" w:author="Heather Perreaux" w:date="2010-05-16T16:20:00Z">
        <w:r w:rsidR="00547943" w:rsidDel="00CE72EB">
          <w:delText>at once</w:delText>
        </w:r>
        <w:r w:rsidR="00217FAE" w:rsidDel="00CE72EB">
          <w:delText xml:space="preserve"> </w:delText>
        </w:r>
      </w:del>
      <w:r w:rsidR="00843F01">
        <w:t xml:space="preserve">when the </w:t>
      </w:r>
      <w:r w:rsidR="00843F01" w:rsidRPr="00CE72EB">
        <w:rPr>
          <w:b/>
        </w:rPr>
        <w:t>O</w:t>
      </w:r>
      <w:del w:id="912" w:author="Heather Perreaux" w:date="2010-05-16T16:21:00Z">
        <w:r w:rsidR="00843F01" w:rsidRPr="00CE72EB" w:rsidDel="00CE72EB">
          <w:rPr>
            <w:b/>
          </w:rPr>
          <w:delText>k</w:delText>
        </w:r>
      </w:del>
      <w:ins w:id="913" w:author="Heather Perreaux" w:date="2010-05-16T16:21:00Z">
        <w:r w:rsidR="00CE72EB">
          <w:rPr>
            <w:b/>
          </w:rPr>
          <w:t>K</w:t>
        </w:r>
      </w:ins>
      <w:r w:rsidR="00843F01">
        <w:t xml:space="preserve"> button is </w:t>
      </w:r>
      <w:del w:id="914" w:author="Heather Perreaux" w:date="2010-05-16T16:21:00Z">
        <w:r w:rsidR="00843F01" w:rsidDel="0035559C">
          <w:delText>pressed</w:delText>
        </w:r>
      </w:del>
      <w:ins w:id="915" w:author="Heather Perreaux" w:date="2010-05-16T16:21:00Z">
        <w:r w:rsidR="0035559C">
          <w:t>clicked</w:t>
        </w:r>
      </w:ins>
      <w:r>
        <w:t xml:space="preserve">.  </w:t>
      </w:r>
      <w:r w:rsidR="00217FAE">
        <w:t>This is usually not a concern for non</w:t>
      </w:r>
      <w:ins w:id="916" w:author="Heather Perreaux" w:date="2010-05-16T16:21:00Z">
        <w:r w:rsidR="001A35BE">
          <w:t>-</w:t>
        </w:r>
      </w:ins>
      <w:r w:rsidR="00217FAE">
        <w:t xml:space="preserve">effort-driven tasks. </w:t>
      </w:r>
      <w:r>
        <w:t xml:space="preserve">However, for effort-driven tasks this </w:t>
      </w:r>
      <w:r w:rsidR="007F245F">
        <w:t>will</w:t>
      </w:r>
      <w:r w:rsidR="00C723B5">
        <w:t xml:space="preserve"> </w:t>
      </w:r>
      <w:r>
        <w:t xml:space="preserve">result in </w:t>
      </w:r>
      <w:r w:rsidR="00C723B5">
        <w:t>a difference in the amount of work</w:t>
      </w:r>
      <w:r w:rsidR="00217FAE">
        <w:t xml:space="preserve"> assigned to</w:t>
      </w:r>
      <w:r w:rsidR="00C723B5">
        <w:t xml:space="preserve"> a task.  In the </w:t>
      </w:r>
      <w:r w:rsidR="00547943">
        <w:t xml:space="preserve">previous effort-driven task </w:t>
      </w:r>
      <w:r w:rsidR="00C723B5">
        <w:t xml:space="preserve">example, each resource was added one at a time clicking </w:t>
      </w:r>
      <w:del w:id="917" w:author="Heather Perreaux" w:date="2010-05-16T16:22:00Z">
        <w:r w:rsidR="00C723B5" w:rsidDel="001A35BE">
          <w:delText>“</w:delText>
        </w:r>
      </w:del>
      <w:r w:rsidR="00C723B5" w:rsidRPr="001A35BE">
        <w:rPr>
          <w:b/>
        </w:rPr>
        <w:t>OK</w:t>
      </w:r>
      <w:del w:id="918" w:author="Heather Perreaux" w:date="2010-05-16T16:22:00Z">
        <w:r w:rsidR="00C723B5" w:rsidDel="001A35BE">
          <w:delText>”</w:delText>
        </w:r>
      </w:del>
      <w:r w:rsidR="00C723B5">
        <w:t xml:space="preserve"> after each addition</w:t>
      </w:r>
      <w:r w:rsidR="00547943">
        <w:t xml:space="preserve"> to update the </w:t>
      </w:r>
      <w:del w:id="919" w:author="Heather Perreaux" w:date="2010-05-16T16:22:00Z">
        <w:r w:rsidR="00547943" w:rsidDel="001A35BE">
          <w:delText>transaction</w:delText>
        </w:r>
      </w:del>
      <w:ins w:id="920" w:author="Heather Perreaux" w:date="2010-05-16T16:22:00Z">
        <w:del w:id="921" w:author="Ellen Lehnert" w:date="2010-07-19T21:51:00Z">
          <w:r w:rsidR="001A35BE" w:rsidDel="00B30133">
            <w:delText>view</w:delText>
          </w:r>
        </w:del>
      </w:ins>
      <w:ins w:id="922" w:author="Ellen Lehnert" w:date="2010-07-19T21:51:00Z">
        <w:r w:rsidR="00B30133">
          <w:t>assignment</w:t>
        </w:r>
      </w:ins>
      <w:r w:rsidR="00C723B5">
        <w:t xml:space="preserve">.  In the example below, </w:t>
      </w:r>
      <w:r w:rsidR="00217FAE">
        <w:t xml:space="preserve">all resources were deleted.  All 3 resources were added to the task </w:t>
      </w:r>
      <w:r w:rsidR="00C723B5">
        <w:t>and</w:t>
      </w:r>
      <w:r w:rsidR="00C723B5" w:rsidRPr="00DD17DF">
        <w:t xml:space="preserve"> </w:t>
      </w:r>
      <w:r w:rsidR="00C723B5" w:rsidRPr="00DD17DF">
        <w:rPr>
          <w:u w:val="single"/>
        </w:rPr>
        <w:t>then</w:t>
      </w:r>
      <w:r w:rsidR="00C723B5">
        <w:t xml:space="preserve"> the </w:t>
      </w:r>
      <w:del w:id="923" w:author="Heather Perreaux" w:date="2010-05-16T16:23:00Z">
        <w:r w:rsidR="00C723B5" w:rsidDel="00DD17DF">
          <w:delText>“</w:delText>
        </w:r>
      </w:del>
      <w:r w:rsidR="00C723B5" w:rsidRPr="00DD17DF">
        <w:rPr>
          <w:b/>
        </w:rPr>
        <w:t>OK</w:t>
      </w:r>
      <w:del w:id="924" w:author="Heather Perreaux" w:date="2010-05-16T16:23:00Z">
        <w:r w:rsidR="00C723B5" w:rsidDel="00DD17DF">
          <w:delText>”</w:delText>
        </w:r>
      </w:del>
      <w:r w:rsidR="00C723B5">
        <w:t xml:space="preserve"> key was clicked</w:t>
      </w:r>
      <w:ins w:id="925" w:author="Heather Perreaux" w:date="2010-05-16T16:23:00Z">
        <w:r w:rsidR="004F4B5C">
          <w:t xml:space="preserve"> and all 3 additions were updated simultaneously</w:t>
        </w:r>
      </w:ins>
      <w:r w:rsidR="00C723B5">
        <w:t xml:space="preserve">.  </w:t>
      </w:r>
      <w:del w:id="926" w:author="Heather Perreaux" w:date="2010-05-16T16:23:00Z">
        <w:r w:rsidR="00C723B5" w:rsidDel="004F4B5C">
          <w:delText xml:space="preserve">When the OK key is pressed it is considered the first </w:delText>
        </w:r>
        <w:r w:rsidR="00217FAE" w:rsidDel="004F4B5C">
          <w:delText>transaction</w:delText>
        </w:r>
        <w:r w:rsidR="00C723B5" w:rsidDel="004F4B5C">
          <w:delText xml:space="preserve"> to the task.  </w:delText>
        </w:r>
      </w:del>
      <w:r w:rsidR="00217FAE">
        <w:t>120 hours of work was calculated for the task</w:t>
      </w:r>
      <w:r w:rsidR="007F245F">
        <w:t xml:space="preserve"> for this example</w:t>
      </w:r>
      <w:r w:rsidR="00217FAE">
        <w:t xml:space="preserve">. </w:t>
      </w:r>
      <w:r w:rsidR="00C723B5">
        <w:t xml:space="preserve">The number of hours is calculated based on the first transaction.  Subsequent transactions will divide the number of hours over </w:t>
      </w:r>
      <w:r w:rsidR="007F245F">
        <w:t xml:space="preserve">all of </w:t>
      </w:r>
      <w:r w:rsidR="00C723B5">
        <w:t xml:space="preserve">the resources. </w:t>
      </w:r>
    </w:p>
    <w:p w:rsidR="00C723B5" w:rsidRDefault="00C723B5" w:rsidP="00427C97"/>
    <w:p w:rsidR="00C723B5" w:rsidRDefault="00BE1CB8" w:rsidP="00C723B5">
      <w:pPr>
        <w:pStyle w:val="Art"/>
      </w:pPr>
      <w:r>
        <w:rPr>
          <w:noProof/>
        </w:rPr>
        <w:pict>
          <v:rect id="_x0000_s1070" style="position:absolute;margin-left:211.7pt;margin-top:150pt;width:44.6pt;height:42.45pt;z-index:251684352" filled="f" strokecolor="red" strokeweight="1pt"/>
        </w:pict>
      </w:r>
      <w:commentRangeStart w:id="927"/>
      <w:r>
        <w:rPr>
          <w:noProof/>
        </w:rPr>
        <w:pict>
          <v:rect id="Rectangle 31" o:spid="_x0000_s1056" style="position:absolute;margin-left:224.95pt;margin-top:49pt;width:119.85pt;height:3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" filled="f" strokecolor="red" strokeweight="1pt"/>
        </w:pict>
      </w:r>
      <w:r w:rsidR="00797308">
        <w:rPr>
          <w:noProof/>
        </w:rPr>
        <w:drawing>
          <wp:inline distT="0" distB="0" distL="0" distR="0">
            <wp:extent cx="5716270" cy="2552700"/>
            <wp:effectExtent l="0" t="0" r="0" b="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552700"/>
                    </a:xfrm>
                    <a:prstGeom prst="rect">
                      <a:avLst/>
                    </a:prstGeom>
                    <a:noFill/>
                    <a:ln>
                      <a:noFill/>
                    </a:ln>
                  </pic:spPr>
                </pic:pic>
              </a:graphicData>
            </a:graphic>
          </wp:inline>
        </w:drawing>
      </w:r>
      <w:commentRangeEnd w:id="927"/>
      <w:r w:rsidR="004F4B5C">
        <w:rPr>
          <w:rStyle w:val="CommentReference"/>
          <w:rFonts w:eastAsia="Calibri"/>
          <w:b w:val="0"/>
        </w:rPr>
        <w:commentReference w:id="927"/>
      </w:r>
      <w:r w:rsidR="00B30133">
        <w:rPr>
          <w:rStyle w:val="CommentReference"/>
          <w:rFonts w:eastAsia="Calibri"/>
          <w:b w:val="0"/>
        </w:rPr>
        <w:commentReference w:id="928"/>
      </w:r>
    </w:p>
    <w:p w:rsidR="00C723B5" w:rsidRDefault="00C723B5" w:rsidP="00427C97"/>
    <w:p w:rsidR="00470636" w:rsidRDefault="00B30133" w:rsidP="00427C97">
      <w:ins w:id="929" w:author="Ellen Lehnert" w:date="2010-07-19T21:53:00Z">
        <w:r>
          <w:t xml:space="preserve">Care needs to be taken in creating effort-driven assignments as they could have a substantial </w:t>
        </w:r>
      </w:ins>
      <w:del w:id="930" w:author="Ellen Lehnert" w:date="2010-07-19T21:54:00Z">
        <w:r w:rsidR="00217FAE" w:rsidDel="00B30133">
          <w:delText xml:space="preserve">Assignments of </w:delText>
        </w:r>
        <w:commentRangeStart w:id="931"/>
        <w:r w:rsidR="00217FAE" w:rsidDel="00B30133">
          <w:delText>this type</w:delText>
        </w:r>
      </w:del>
      <w:commentRangeEnd w:id="931"/>
      <w:r w:rsidR="006F4205">
        <w:rPr>
          <w:rStyle w:val="CommentReference"/>
        </w:rPr>
        <w:commentReference w:id="931"/>
      </w:r>
      <w:del w:id="932" w:author="Ellen Lehnert" w:date="2010-07-19T21:54:00Z">
        <w:r w:rsidR="00C723B5" w:rsidDel="00B30133">
          <w:delText xml:space="preserve"> will have </w:delText>
        </w:r>
        <w:r w:rsidR="00217FAE" w:rsidDel="00B30133">
          <w:delText>a huge</w:delText>
        </w:r>
      </w:del>
      <w:r w:rsidR="00C723B5">
        <w:t xml:space="preserve"> impact on resource allocations and cost </w:t>
      </w:r>
      <w:ins w:id="933" w:author="Ellen Lehnert" w:date="2010-07-19T21:54:00Z">
        <w:r>
          <w:t xml:space="preserve">estimates </w:t>
        </w:r>
      </w:ins>
      <w:commentRangeStart w:id="934"/>
      <w:r w:rsidR="00C723B5">
        <w:t>for</w:t>
      </w:r>
      <w:commentRangeEnd w:id="934"/>
      <w:r>
        <w:rPr>
          <w:rStyle w:val="CommentReference"/>
        </w:rPr>
        <w:commentReference w:id="934"/>
      </w:r>
      <w:r w:rsidR="00C723B5">
        <w:t xml:space="preserve"> </w:t>
      </w:r>
      <w:del w:id="935" w:author="Ellen Lehnert" w:date="2010-07-19T21:54:00Z">
        <w:r w:rsidR="00C723B5" w:rsidDel="00B30133">
          <w:delText xml:space="preserve">the </w:delText>
        </w:r>
      </w:del>
      <w:ins w:id="936" w:author="Ellen Lehnert" w:date="2010-07-19T21:54:00Z">
        <w:r>
          <w:t xml:space="preserve">a </w:t>
        </w:r>
      </w:ins>
      <w:r w:rsidR="00C723B5">
        <w:t xml:space="preserve">project.  </w:t>
      </w:r>
      <w:r w:rsidR="00843F01">
        <w:t xml:space="preserve">Using </w:t>
      </w:r>
      <w:del w:id="937" w:author="Heather Perreaux" w:date="2010-05-16T16:24:00Z">
        <w:r w:rsidR="00843F01" w:rsidDel="004F4B5C">
          <w:delText xml:space="preserve">some of the </w:delText>
        </w:r>
      </w:del>
      <w:r w:rsidR="00843F01">
        <w:t xml:space="preserve">other assignment </w:t>
      </w:r>
      <w:del w:id="938" w:author="Ellen Lehnert" w:date="2010-07-19T21:55:00Z">
        <w:r w:rsidR="00843F01" w:rsidDel="00B30133">
          <w:delText xml:space="preserve">methods </w:delText>
        </w:r>
      </w:del>
      <w:ins w:id="939" w:author="Ellen Lehnert" w:date="2010-07-19T21:55:00Z">
        <w:r>
          <w:t xml:space="preserve">views </w:t>
        </w:r>
      </w:ins>
      <w:r w:rsidR="00843F01">
        <w:t xml:space="preserve">will not allow the scheduler </w:t>
      </w:r>
      <w:r w:rsidR="00217FAE">
        <w:t xml:space="preserve">to see </w:t>
      </w:r>
      <w:r w:rsidR="00843F01">
        <w:t>the result</w:t>
      </w:r>
      <w:r w:rsidR="00217FAE">
        <w:t>s</w:t>
      </w:r>
      <w:r w:rsidR="00843F01">
        <w:t xml:space="preserve"> </w:t>
      </w:r>
      <w:r w:rsidR="00217FAE">
        <w:t>of</w:t>
      </w:r>
      <w:r w:rsidR="00843F01">
        <w:t xml:space="preserve"> </w:t>
      </w:r>
      <w:r w:rsidR="00E33A93">
        <w:t xml:space="preserve">an assignment. </w:t>
      </w:r>
    </w:p>
    <w:p w:rsidR="00217FAE" w:rsidRDefault="00217FAE" w:rsidP="00427C97">
      <w:commentRangeStart w:id="940"/>
      <w:r>
        <w:t xml:space="preserve">If the automatic calculation for </w:t>
      </w:r>
      <w:r w:rsidR="007F245F">
        <w:t xml:space="preserve">an </w:t>
      </w:r>
      <w:r>
        <w:t>assignm</w:t>
      </w:r>
      <w:r w:rsidR="007F245F">
        <w:t xml:space="preserve">ent </w:t>
      </w:r>
      <w:del w:id="941" w:author="Heather Perreaux" w:date="2010-05-16T16:28:00Z">
        <w:r w:rsidR="007F245F" w:rsidDel="00921923">
          <w:delText xml:space="preserve">is </w:delText>
        </w:r>
      </w:del>
      <w:r w:rsidR="007F245F">
        <w:t>return</w:t>
      </w:r>
      <w:del w:id="942" w:author="Heather Perreaux" w:date="2010-05-16T16:28:00Z">
        <w:r w:rsidR="007F245F" w:rsidDel="00921923">
          <w:delText>ing</w:delText>
        </w:r>
      </w:del>
      <w:ins w:id="943" w:author="Heather Perreaux" w:date="2010-05-16T16:28:00Z">
        <w:r w:rsidR="00921923">
          <w:t>s</w:t>
        </w:r>
      </w:ins>
      <w:r w:rsidR="007F245F">
        <w:t xml:space="preserve"> an incorrect hours result for a task, do not hestiate to enter the number of work hours for a resource to correct the values.  Click </w:t>
      </w:r>
      <w:r w:rsidR="007F245F" w:rsidRPr="00921923">
        <w:rPr>
          <w:b/>
        </w:rPr>
        <w:t>OK</w:t>
      </w:r>
      <w:r w:rsidR="007F245F">
        <w:t xml:space="preserve"> to</w:t>
      </w:r>
      <w:r w:rsidR="007F245F" w:rsidRPr="007F245F">
        <w:t xml:space="preserve"> </w:t>
      </w:r>
      <w:r w:rsidR="007F245F">
        <w:t xml:space="preserve">update the </w:t>
      </w:r>
      <w:commentRangeStart w:id="944"/>
      <w:r w:rsidR="007F245F">
        <w:t>changes</w:t>
      </w:r>
      <w:commentRangeEnd w:id="944"/>
      <w:r w:rsidR="00B30133">
        <w:rPr>
          <w:rStyle w:val="CommentReference"/>
        </w:rPr>
        <w:commentReference w:id="944"/>
      </w:r>
      <w:r w:rsidR="007F245F">
        <w:t>.</w:t>
      </w:r>
      <w:commentRangeEnd w:id="940"/>
      <w:r w:rsidR="00921923">
        <w:rPr>
          <w:rStyle w:val="CommentReference"/>
        </w:rPr>
        <w:commentReference w:id="940"/>
      </w:r>
      <w:r w:rsidR="007F245F">
        <w:t xml:space="preserve"> </w:t>
      </w:r>
    </w:p>
    <w:p w:rsidR="00C723B5" w:rsidRDefault="00C723B5" w:rsidP="00427C97">
      <w:r>
        <w:t xml:space="preserve">Right clicking </w:t>
      </w:r>
      <w:r w:rsidR="00217FAE">
        <w:t xml:space="preserve">in </w:t>
      </w:r>
      <w:r>
        <w:t xml:space="preserve">the Task Form </w:t>
      </w:r>
      <w:r w:rsidR="00217FAE">
        <w:t>i</w:t>
      </w:r>
      <w:r>
        <w:t xml:space="preserve">n the bottom </w:t>
      </w:r>
      <w:r w:rsidR="00217FAE">
        <w:t xml:space="preserve">pane </w:t>
      </w:r>
      <w:r>
        <w:t xml:space="preserve">will </w:t>
      </w:r>
      <w:r w:rsidR="00217FAE">
        <w:t xml:space="preserve">return options to see the assignment using other views.  The </w:t>
      </w:r>
      <w:r>
        <w:t xml:space="preserve">Cost </w:t>
      </w:r>
      <w:r w:rsidR="00217FAE">
        <w:t xml:space="preserve">and Schedule </w:t>
      </w:r>
      <w:r>
        <w:t>view</w:t>
      </w:r>
      <w:r w:rsidR="00217FAE">
        <w:t>s are very helpful</w:t>
      </w:r>
      <w:r>
        <w:t xml:space="preserve"> to see the resource costs</w:t>
      </w:r>
      <w:r w:rsidR="00E33A93">
        <w:t xml:space="preserve"> or </w:t>
      </w:r>
      <w:del w:id="945" w:author="Heather Perreaux" w:date="2010-05-16T16:30:00Z">
        <w:r w:rsidDel="00921923">
          <w:delText xml:space="preserve">the </w:delText>
        </w:r>
      </w:del>
      <w:r w:rsidR="00217FAE">
        <w:t xml:space="preserve">dates when </w:t>
      </w:r>
      <w:r>
        <w:t>tasks are scheduled</w:t>
      </w:r>
      <w:r w:rsidR="00217FAE">
        <w:t>.</w:t>
      </w:r>
      <w:r>
        <w:t xml:space="preserve"> </w:t>
      </w:r>
    </w:p>
    <w:p w:rsidR="005D4A61" w:rsidRDefault="000E346E" w:rsidP="00427C97">
      <w:r w:rsidRPr="000E346E">
        <w:rPr>
          <w:b/>
        </w:rPr>
        <w:t xml:space="preserve">Group assignments: </w:t>
      </w:r>
      <w:r>
        <w:t xml:space="preserve"> </w:t>
      </w:r>
      <w:del w:id="946" w:author="Heather Perreaux" w:date="2010-05-16T16:31:00Z">
        <w:r w:rsidR="005D4A61" w:rsidDel="00921923">
          <w:delText>T</w:delText>
        </w:r>
      </w:del>
      <w:ins w:id="947" w:author="Heather Perreaux" w:date="2010-05-16T16:31:00Z">
        <w:del w:id="948" w:author="Ellen Lehnert" w:date="2010-07-19T22:01:00Z">
          <w:r w:rsidR="00921923" w:rsidDel="00B30133">
            <w:delText>t</w:delText>
          </w:r>
        </w:del>
      </w:ins>
      <w:ins w:id="949" w:author="Ellen Lehnert" w:date="2010-07-19T22:01:00Z">
        <w:r w:rsidR="00B30133">
          <w:t>T</w:t>
        </w:r>
      </w:ins>
      <w:r w:rsidR="005D4A61">
        <w:t xml:space="preserve">o create assignments for more than one resource within a group, increase the value in the </w:t>
      </w:r>
      <w:r w:rsidR="005717D4">
        <w:t>unit’s</w:t>
      </w:r>
      <w:r w:rsidR="005D4A61">
        <w:t xml:space="preserve"> column.  </w:t>
      </w:r>
    </w:p>
    <w:p w:rsidR="005D4A61" w:rsidRDefault="005D4A61" w:rsidP="00427C97">
      <w:del w:id="950" w:author="Heather Perreaux" w:date="2010-05-16T16:30:00Z">
        <w:r w:rsidRPr="005D4A61" w:rsidDel="00921923">
          <w:rPr>
            <w:b/>
          </w:rPr>
          <w:delText>For e</w:delText>
        </w:r>
      </w:del>
      <w:ins w:id="951" w:author="Heather Perreaux" w:date="2010-05-16T16:30:00Z">
        <w:r w:rsidR="00921923">
          <w:rPr>
            <w:b/>
          </w:rPr>
          <w:t>E</w:t>
        </w:r>
      </w:ins>
      <w:r w:rsidRPr="005D4A61">
        <w:rPr>
          <w:b/>
        </w:rPr>
        <w:t xml:space="preserve">xample: </w:t>
      </w:r>
      <w:r>
        <w:t xml:space="preserve"> 3 Helpdesk workers </w:t>
      </w:r>
      <w:r w:rsidR="007F245F">
        <w:t>are needed to work for 5 days</w:t>
      </w:r>
      <w:ins w:id="952" w:author="Ellen Lehnert" w:date="2010-07-19T21:59:00Z">
        <w:r w:rsidR="00B30133">
          <w:t xml:space="preserve"> (40 hours each)</w:t>
        </w:r>
      </w:ins>
      <w:del w:id="953" w:author="Ellen Lehnert" w:date="2010-07-19T21:58:00Z">
        <w:r w:rsidR="007F245F" w:rsidDel="00B30133">
          <w:delText xml:space="preserve"> on a 5 d</w:delText>
        </w:r>
        <w:r w:rsidR="00E33A93" w:rsidDel="00B30133">
          <w:delText>ay task</w:delText>
        </w:r>
      </w:del>
      <w:r>
        <w:t>.  Enter 3 in the units field</w:t>
      </w:r>
      <w:r w:rsidR="007F245F">
        <w:t xml:space="preserve"> in the </w:t>
      </w:r>
      <w:del w:id="954" w:author="Ellen Lehnert" w:date="2010-07-19T21:59:00Z">
        <w:r w:rsidR="007F245F" w:rsidDel="00B30133">
          <w:delText xml:space="preserve">work </w:delText>
        </w:r>
      </w:del>
      <w:ins w:id="955" w:author="Ellen Lehnert" w:date="2010-07-19T21:59:00Z">
        <w:r w:rsidR="00B30133">
          <w:t xml:space="preserve">Work </w:t>
        </w:r>
      </w:ins>
      <w:r w:rsidR="007F245F">
        <w:t>view</w:t>
      </w:r>
      <w:r>
        <w:t xml:space="preserve">.  The result will be 3 </w:t>
      </w:r>
      <w:r w:rsidR="00E34907">
        <w:t xml:space="preserve">people will </w:t>
      </w:r>
      <w:del w:id="956" w:author="Ellen Lehnert" w:date="2010-07-19T22:00:00Z">
        <w:r w:rsidR="00E34907" w:rsidDel="00B30133">
          <w:delText xml:space="preserve">work </w:delText>
        </w:r>
      </w:del>
      <w:ins w:id="957" w:author="Ellen Lehnert" w:date="2010-07-19T22:00:00Z">
        <w:r w:rsidR="00B30133">
          <w:t xml:space="preserve">provide </w:t>
        </w:r>
      </w:ins>
      <w:del w:id="958" w:author="Ellen Lehnert" w:date="2010-07-19T22:00:00Z">
        <w:r w:rsidR="00E34907" w:rsidDel="00B30133">
          <w:delText xml:space="preserve">for 5 days or </w:delText>
        </w:r>
      </w:del>
      <w:ins w:id="959" w:author="Ellen Lehnert" w:date="2010-07-19T22:00:00Z">
        <w:r w:rsidR="00B30133">
          <w:t xml:space="preserve">a total of </w:t>
        </w:r>
      </w:ins>
      <w:r w:rsidR="00E34907">
        <w:t>120 h</w:t>
      </w:r>
      <w:r>
        <w:t>ours of Helpdesk labor</w:t>
      </w:r>
      <w:r w:rsidR="00E33A93">
        <w:t xml:space="preserve"> for the task</w:t>
      </w:r>
      <w:r>
        <w:t xml:space="preserve">. </w:t>
      </w:r>
    </w:p>
    <w:p w:rsidR="00E34907" w:rsidRDefault="005D4A61" w:rsidP="00427C97">
      <w:r>
        <w:rPr>
          <w:b/>
        </w:rPr>
        <w:t>Generic resources:</w:t>
      </w:r>
      <w:r>
        <w:t xml:space="preserve">  </w:t>
      </w:r>
      <w:del w:id="960" w:author="Ellen Lehnert" w:date="2010-07-19T22:01:00Z">
        <w:r w:rsidDel="00B30133">
          <w:delText xml:space="preserve">when </w:delText>
        </w:r>
      </w:del>
      <w:ins w:id="961" w:author="Ellen Lehnert" w:date="2010-07-19T22:01:00Z">
        <w:r w:rsidR="00B30133">
          <w:t xml:space="preserve">When </w:t>
        </w:r>
      </w:ins>
      <w:r>
        <w:t xml:space="preserve">the actual resource is not known, assign a skill type </w:t>
      </w:r>
      <w:ins w:id="962" w:author="Ellen Lehnert" w:date="2010-07-19T22:01:00Z">
        <w:r w:rsidR="00B30133">
          <w:t xml:space="preserve">or generic </w:t>
        </w:r>
      </w:ins>
      <w:r>
        <w:t xml:space="preserve">resource to a task as a holding value.  </w:t>
      </w:r>
      <w:r w:rsidR="000E346E">
        <w:t>Using a generic resource will create the demand for the resource and add an estimated cost to the project schedule.  When the human resource is acquired, substitute the human resource name for the generic</w:t>
      </w:r>
      <w:ins w:id="963" w:author="Heather Perreaux" w:date="2010-05-16T16:31:00Z">
        <w:r w:rsidR="00B4028D">
          <w:t xml:space="preserve"> name</w:t>
        </w:r>
      </w:ins>
      <w:r w:rsidR="000E346E">
        <w:t xml:space="preserve"> on the Resource Sheet and all assignments will</w:t>
      </w:r>
      <w:del w:id="964" w:author="Heather Perreaux" w:date="2010-05-16T16:32:00Z">
        <w:r w:rsidR="000E346E" w:rsidDel="00B4028D">
          <w:delText xml:space="preserve"> be</w:delText>
        </w:r>
      </w:del>
      <w:r w:rsidR="000E346E">
        <w:t xml:space="preserve"> transfer</w:t>
      </w:r>
      <w:del w:id="965" w:author="Heather Perreaux" w:date="2010-05-16T16:32:00Z">
        <w:r w:rsidR="00E34907" w:rsidDel="00B4028D">
          <w:delText>red</w:delText>
        </w:r>
      </w:del>
      <w:r w:rsidR="000E346E">
        <w:t xml:space="preserve"> to the human resource.  </w:t>
      </w:r>
    </w:p>
    <w:p w:rsidR="000E346E" w:rsidRDefault="000E346E" w:rsidP="00427C97">
      <w:r>
        <w:rPr>
          <w:b/>
        </w:rPr>
        <w:t>NOTE</w:t>
      </w:r>
      <w:r w:rsidR="00E34907">
        <w:rPr>
          <w:b/>
        </w:rPr>
        <w:t xml:space="preserve">:  </w:t>
      </w:r>
      <w:r w:rsidR="00E34907">
        <w:t xml:space="preserve"> </w:t>
      </w:r>
      <w:del w:id="966" w:author="Ellen Lehnert" w:date="2010-07-19T22:01:00Z">
        <w:r w:rsidR="00E34907" w:rsidRPr="00C271C5" w:rsidDel="00B30133">
          <w:rPr>
            <w:i/>
          </w:rPr>
          <w:delText>when</w:delText>
        </w:r>
        <w:r w:rsidRPr="00C271C5" w:rsidDel="00B30133">
          <w:rPr>
            <w:i/>
          </w:rPr>
          <w:delText xml:space="preserve"> </w:delText>
        </w:r>
      </w:del>
      <w:ins w:id="967" w:author="Ellen Lehnert" w:date="2010-07-19T22:01:00Z">
        <w:r w:rsidR="00B30133">
          <w:rPr>
            <w:i/>
          </w:rPr>
          <w:t>W</w:t>
        </w:r>
        <w:r w:rsidR="00B30133" w:rsidRPr="00C271C5">
          <w:rPr>
            <w:i/>
          </w:rPr>
          <w:t xml:space="preserve">hen </w:t>
        </w:r>
      </w:ins>
      <w:r w:rsidRPr="00C271C5">
        <w:rPr>
          <w:i/>
        </w:rPr>
        <w:t xml:space="preserve">using generic resources, the </w:t>
      </w:r>
      <w:del w:id="968" w:author="Ellen Lehnert" w:date="2010-07-19T22:02:00Z">
        <w:r w:rsidRPr="00C271C5" w:rsidDel="00B30133">
          <w:rPr>
            <w:i/>
          </w:rPr>
          <w:delText xml:space="preserve">project </w:delText>
        </w:r>
      </w:del>
      <w:ins w:id="969" w:author="Ellen Lehnert" w:date="2010-07-19T22:02:00Z">
        <w:r w:rsidR="00B30133">
          <w:rPr>
            <w:i/>
          </w:rPr>
          <w:t>default base</w:t>
        </w:r>
        <w:r w:rsidR="00B30133" w:rsidRPr="00C271C5">
          <w:rPr>
            <w:i/>
          </w:rPr>
          <w:t xml:space="preserve"> </w:t>
        </w:r>
      </w:ins>
      <w:r w:rsidRPr="00C271C5">
        <w:rPr>
          <w:i/>
        </w:rPr>
        <w:t>calendar is used to schedule the resource.  When a human resource is substituted</w:t>
      </w:r>
      <w:ins w:id="970" w:author="Ellen Lehnert" w:date="2010-07-19T22:05:00Z">
        <w:r w:rsidR="00B30133">
          <w:rPr>
            <w:i/>
          </w:rPr>
          <w:t xml:space="preserve"> for a generic resource</w:t>
        </w:r>
      </w:ins>
      <w:r w:rsidRPr="00C271C5">
        <w:rPr>
          <w:i/>
        </w:rPr>
        <w:t xml:space="preserve"> </w:t>
      </w:r>
      <w:ins w:id="971" w:author="Ellen Lehnert" w:date="2010-07-19T22:05:00Z">
        <w:r w:rsidR="00B30133">
          <w:rPr>
            <w:i/>
          </w:rPr>
          <w:t xml:space="preserve">and </w:t>
        </w:r>
      </w:ins>
      <w:del w:id="972" w:author="Ellen Lehnert" w:date="2010-07-19T22:05:00Z">
        <w:r w:rsidRPr="00C271C5" w:rsidDel="00B30133">
          <w:rPr>
            <w:i/>
          </w:rPr>
          <w:delText xml:space="preserve">with </w:delText>
        </w:r>
      </w:del>
      <w:ins w:id="973" w:author="Ellen Lehnert" w:date="2010-07-19T22:05:00Z">
        <w:r w:rsidR="00B30133">
          <w:rPr>
            <w:i/>
          </w:rPr>
          <w:t>t</w:t>
        </w:r>
      </w:ins>
      <w:del w:id="974" w:author="Ellen Lehnert" w:date="2010-07-19T22:05:00Z">
        <w:r w:rsidRPr="00C271C5" w:rsidDel="00B30133">
          <w:rPr>
            <w:i/>
          </w:rPr>
          <w:delText>t</w:delText>
        </w:r>
      </w:del>
      <w:r w:rsidRPr="00C271C5">
        <w:rPr>
          <w:i/>
        </w:rPr>
        <w:t>heir availability</w:t>
      </w:r>
      <w:ins w:id="975" w:author="Ellen Lehnert" w:date="2010-07-19T22:05:00Z">
        <w:r w:rsidR="00B30133">
          <w:rPr>
            <w:i/>
          </w:rPr>
          <w:t xml:space="preserve"> is taken into consideration</w:t>
        </w:r>
      </w:ins>
      <w:ins w:id="976" w:author="Heather Perreaux" w:date="2010-05-16T16:32:00Z">
        <w:r w:rsidR="00C271C5">
          <w:rPr>
            <w:i/>
          </w:rPr>
          <w:t>,</w:t>
        </w:r>
      </w:ins>
      <w:r w:rsidRPr="00C271C5">
        <w:rPr>
          <w:i/>
        </w:rPr>
        <w:t xml:space="preserve"> there is a high probab</w:t>
      </w:r>
      <w:ins w:id="977" w:author="Heather Perreaux" w:date="2010-05-16T16:32:00Z">
        <w:r w:rsidR="00C271C5">
          <w:rPr>
            <w:i/>
          </w:rPr>
          <w:t>ilit</w:t>
        </w:r>
      </w:ins>
      <w:del w:id="978" w:author="Heather Perreaux" w:date="2010-05-16T16:33:00Z">
        <w:r w:rsidRPr="00C271C5" w:rsidDel="00C271C5">
          <w:rPr>
            <w:i/>
          </w:rPr>
          <w:delText>l</w:delText>
        </w:r>
      </w:del>
      <w:r w:rsidRPr="00C271C5">
        <w:rPr>
          <w:i/>
        </w:rPr>
        <w:t>y th</w:t>
      </w:r>
      <w:r w:rsidR="00E33A93" w:rsidRPr="00C271C5">
        <w:rPr>
          <w:i/>
        </w:rPr>
        <w:t xml:space="preserve">at the tasks will lengthen. </w:t>
      </w:r>
      <w:commentRangeStart w:id="979"/>
      <w:r w:rsidR="00E33A93" w:rsidRPr="00C271C5">
        <w:rPr>
          <w:i/>
        </w:rPr>
        <w:t xml:space="preserve">As a rule of thumb, projects could double in length when human resources are substituted for generic </w:t>
      </w:r>
      <w:commentRangeStart w:id="980"/>
      <w:r w:rsidR="00E33A93" w:rsidRPr="00C271C5">
        <w:rPr>
          <w:i/>
        </w:rPr>
        <w:t>resources</w:t>
      </w:r>
      <w:commentRangeEnd w:id="979"/>
      <w:r w:rsidR="00C271C5">
        <w:rPr>
          <w:rStyle w:val="CommentReference"/>
        </w:rPr>
        <w:commentReference w:id="979"/>
      </w:r>
      <w:commentRangeEnd w:id="980"/>
      <w:r w:rsidR="00B30133">
        <w:rPr>
          <w:rStyle w:val="CommentReference"/>
        </w:rPr>
        <w:commentReference w:id="980"/>
      </w:r>
      <w:r w:rsidR="00E33A93" w:rsidRPr="00C271C5">
        <w:rPr>
          <w:i/>
        </w:rPr>
        <w:t>.</w:t>
      </w:r>
      <w:r>
        <w:t xml:space="preserve"> </w:t>
      </w:r>
    </w:p>
    <w:p w:rsidR="00D66EA2" w:rsidRDefault="00D66EA2" w:rsidP="00D66EA2">
      <w:pPr>
        <w:pStyle w:val="Pb"/>
        <w:framePr w:wrap="around"/>
      </w:pPr>
    </w:p>
    <w:p w:rsidR="00D66EA2" w:rsidRDefault="00D66EA2" w:rsidP="00D66EA2">
      <w:pPr>
        <w:pStyle w:val="Heading2"/>
      </w:pPr>
      <w:bookmarkStart w:id="981" w:name="_Toc267385152"/>
      <w:r w:rsidRPr="009B36AA">
        <w:t xml:space="preserve">Creating </w:t>
      </w:r>
      <w:r>
        <w:t>F</w:t>
      </w:r>
      <w:r w:rsidRPr="00D66EA2">
        <w:t xml:space="preserve">ixed </w:t>
      </w:r>
      <w:r>
        <w:t>D</w:t>
      </w:r>
      <w:r w:rsidRPr="00D66EA2">
        <w:t xml:space="preserve">uration </w:t>
      </w:r>
      <w:r>
        <w:t>A</w:t>
      </w:r>
      <w:r w:rsidRPr="00D66EA2">
        <w:t>ssignment</w:t>
      </w:r>
      <w:r>
        <w:t>s</w:t>
      </w:r>
      <w:bookmarkEnd w:id="981"/>
    </w:p>
    <w:p w:rsidR="00D66EA2" w:rsidRDefault="00797308" w:rsidP="00D66EA2">
      <w:pPr>
        <w:pStyle w:val="FormatPPT"/>
      </w:pPr>
      <w:r>
        <w:drawing>
          <wp:inline distT="0" distB="0" distL="0" distR="0">
            <wp:extent cx="3648075" cy="2308225"/>
            <wp:effectExtent l="0" t="0" r="9525" b="0"/>
            <wp:docPr id="21"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B25324" w:rsidRDefault="006B4ED4" w:rsidP="00B25324">
      <w:r>
        <w:t>F</w:t>
      </w:r>
      <w:r w:rsidR="00B25324">
        <w:t>ixed duration task assignment</w:t>
      </w:r>
      <w:r w:rsidR="00E33A93">
        <w:t>s</w:t>
      </w:r>
      <w:r w:rsidR="00B25324">
        <w:t xml:space="preserve"> </w:t>
      </w:r>
      <w:r>
        <w:t xml:space="preserve">have </w:t>
      </w:r>
      <w:del w:id="982" w:author="Heather Perreaux" w:date="2010-05-16T16:35:00Z">
        <w:r w:rsidDel="00C641E4">
          <w:delText>the</w:delText>
        </w:r>
        <w:r w:rsidR="00B25324" w:rsidDel="00C641E4">
          <w:delText xml:space="preserve"> </w:delText>
        </w:r>
      </w:del>
      <w:ins w:id="983" w:author="Heather Perreaux" w:date="2010-05-16T16:35:00Z">
        <w:r w:rsidR="00C641E4">
          <w:t xml:space="preserve">a fixed </w:t>
        </w:r>
      </w:ins>
      <w:r w:rsidR="00B25324">
        <w:t>length of time</w:t>
      </w:r>
      <w:ins w:id="984" w:author="Ellen Lehnert" w:date="2010-07-20T10:32:00Z">
        <w:r w:rsidR="009E198A">
          <w:t>.</w:t>
        </w:r>
      </w:ins>
      <w:del w:id="985" w:author="Ellen Lehnert" w:date="2010-07-20T10:32:00Z">
        <w:r w:rsidR="00B25324" w:rsidDel="009E198A">
          <w:delText xml:space="preserve"> </w:delText>
        </w:r>
      </w:del>
      <w:del w:id="986" w:author="Heather Perreaux" w:date="2010-05-16T16:35:00Z">
        <w:r w:rsidR="00B25324" w:rsidDel="00C641E4">
          <w:delText xml:space="preserve">fixed </w:delText>
        </w:r>
      </w:del>
      <w:del w:id="987" w:author="Ellen Lehnert" w:date="2010-07-20T10:32:00Z">
        <w:r w:rsidR="00B25324" w:rsidDel="009E198A">
          <w:delText xml:space="preserve">and will not change. </w:delText>
        </w:r>
      </w:del>
      <w:r w:rsidR="00B25324">
        <w:t xml:space="preserve">  The amount of work that is accomplished between the task dates will be </w:t>
      </w:r>
      <w:del w:id="988" w:author="Heather Perreaux" w:date="2010-05-16T16:49:00Z">
        <w:r w:rsidR="00B25324" w:rsidDel="00B75F0F">
          <w:delText>a function</w:delText>
        </w:r>
      </w:del>
      <w:ins w:id="989" w:author="Heather Perreaux" w:date="2010-05-16T16:49:00Z">
        <w:r w:rsidR="00B75F0F">
          <w:t>dependent upon</w:t>
        </w:r>
      </w:ins>
      <w:del w:id="990" w:author="Heather Perreaux" w:date="2010-05-16T16:49:00Z">
        <w:r w:rsidR="00B25324" w:rsidDel="00B75F0F">
          <w:delText xml:space="preserve"> of how many</w:delText>
        </w:r>
      </w:del>
      <w:ins w:id="991" w:author="Heather Perreaux" w:date="2010-05-16T16:49:00Z">
        <w:r w:rsidR="00B75F0F">
          <w:t xml:space="preserve"> the number of</w:t>
        </w:r>
      </w:ins>
      <w:r w:rsidR="00B25324">
        <w:t xml:space="preserve"> resources </w:t>
      </w:r>
      <w:del w:id="992" w:author="Heather Perreaux" w:date="2010-05-16T16:49:00Z">
        <w:r w:rsidR="00B25324" w:rsidDel="00B75F0F">
          <w:delText xml:space="preserve">are </w:delText>
        </w:r>
      </w:del>
      <w:r w:rsidR="00B25324">
        <w:t>assigned to a task</w:t>
      </w:r>
      <w:ins w:id="993" w:author="Heather Perreaux" w:date="2010-05-16T16:50:00Z">
        <w:r w:rsidR="00B75F0F">
          <w:t>,</w:t>
        </w:r>
      </w:ins>
      <w:r w:rsidR="00B25324">
        <w:t xml:space="preserve"> </w:t>
      </w:r>
      <w:del w:id="994" w:author="Heather Perreaux" w:date="2010-05-16T16:49:00Z">
        <w:r w:rsidR="00B25324" w:rsidDel="00B75F0F">
          <w:delText xml:space="preserve">for </w:delText>
        </w:r>
      </w:del>
      <w:del w:id="995" w:author="Heather Perreaux" w:date="2010-05-16T16:50:00Z">
        <w:r w:rsidR="00B25324" w:rsidDel="00B75F0F">
          <w:delText>how many</w:delText>
        </w:r>
      </w:del>
      <w:ins w:id="996" w:author="Heather Perreaux" w:date="2010-05-16T16:50:00Z">
        <w:r w:rsidR="00B75F0F">
          <w:t>number of</w:t>
        </w:r>
      </w:ins>
      <w:r w:rsidR="00B25324">
        <w:t xml:space="preserve"> </w:t>
      </w:r>
      <w:ins w:id="997" w:author="Ellen Lehnert" w:date="2010-07-20T10:32:00Z">
        <w:r w:rsidR="009E198A">
          <w:t xml:space="preserve">resource </w:t>
        </w:r>
      </w:ins>
      <w:r w:rsidR="00B25324">
        <w:t>units</w:t>
      </w:r>
      <w:r w:rsidRPr="006B4ED4">
        <w:t xml:space="preserve"> </w:t>
      </w:r>
      <w:r>
        <w:t xml:space="preserve">and </w:t>
      </w:r>
      <w:ins w:id="998" w:author="Ellen Lehnert" w:date="2010-07-20T10:32:00Z">
        <w:r w:rsidR="009E198A">
          <w:t xml:space="preserve">the </w:t>
        </w:r>
      </w:ins>
      <w:del w:id="999" w:author="Heather Perreaux" w:date="2010-05-16T16:50:00Z">
        <w:r w:rsidDel="00B75F0F">
          <w:delText xml:space="preserve">the </w:delText>
        </w:r>
      </w:del>
      <w:r>
        <w:t>availability of the resources</w:t>
      </w:r>
      <w:r w:rsidR="00B25324">
        <w:t xml:space="preserve">. </w:t>
      </w:r>
    </w:p>
    <w:p w:rsidR="00B25324" w:rsidRDefault="00B25324" w:rsidP="00B25324">
      <w:r>
        <w:t xml:space="preserve">The following examples will continue to use the Task </w:t>
      </w:r>
      <w:del w:id="1000" w:author="Heather Perreaux" w:date="2010-05-16T17:00:00Z">
        <w:r w:rsidDel="001B2DC7">
          <w:delText>e</w:delText>
        </w:r>
      </w:del>
      <w:ins w:id="1001" w:author="Heather Perreaux" w:date="2010-05-16T17:00:00Z">
        <w:r w:rsidR="001B2DC7">
          <w:t>E</w:t>
        </w:r>
      </w:ins>
      <w:r>
        <w:t>ntry view</w:t>
      </w:r>
      <w:r w:rsidR="00E33A93">
        <w:t xml:space="preserve"> with the Work subview in the </w:t>
      </w:r>
      <w:del w:id="1002" w:author="Heather Perreaux" w:date="2010-05-16T17:01:00Z">
        <w:r w:rsidR="00E33A93" w:rsidDel="00DC4FD1">
          <w:delText xml:space="preserve">bottom </w:delText>
        </w:r>
      </w:del>
      <w:ins w:id="1003" w:author="Heather Perreaux" w:date="2010-05-16T17:01:00Z">
        <w:r w:rsidR="00DC4FD1">
          <w:t xml:space="preserve">lower </w:t>
        </w:r>
      </w:ins>
      <w:r w:rsidR="00E33A93">
        <w:t>pane</w:t>
      </w:r>
      <w:r>
        <w:t>.  In the example below</w:t>
      </w:r>
      <w:r w:rsidR="00033D09">
        <w:t>, the</w:t>
      </w:r>
      <w:r>
        <w:t xml:space="preserve"> </w:t>
      </w:r>
      <w:r w:rsidR="00033D09" w:rsidRPr="00F57BDF">
        <w:rPr>
          <w:i/>
        </w:rPr>
        <w:t>automatic</w:t>
      </w:r>
      <w:r w:rsidR="00033D09">
        <w:t xml:space="preserve"> scheduled </w:t>
      </w:r>
      <w:r>
        <w:t>task “</w:t>
      </w:r>
      <w:r w:rsidRPr="00B25324">
        <w:t>Verify that your belongings are insured for the move</w:t>
      </w:r>
      <w:r>
        <w:t xml:space="preserve">” will take 5 days to accomplish.  This </w:t>
      </w:r>
      <w:r w:rsidR="00B43509">
        <w:t xml:space="preserve">example </w:t>
      </w:r>
      <w:r>
        <w:t xml:space="preserve">is fixed duration, effort-driven off.  The </w:t>
      </w:r>
      <w:r w:rsidR="006B4ED4">
        <w:t xml:space="preserve">assigned </w:t>
      </w:r>
      <w:r>
        <w:t xml:space="preserve">dates are May 1 to May 7.  The dates </w:t>
      </w:r>
      <w:del w:id="1004" w:author="Heather Perreaux" w:date="2010-05-16T17:03:00Z">
        <w:r w:rsidDel="00F57BDF">
          <w:delText>are taking</w:delText>
        </w:r>
      </w:del>
      <w:ins w:id="1005" w:author="Heather Perreaux" w:date="2010-05-16T17:03:00Z">
        <w:r w:rsidR="00F57BDF">
          <w:t>span</w:t>
        </w:r>
      </w:ins>
      <w:r>
        <w:t xml:space="preserve"> more than 5 days because </w:t>
      </w:r>
      <w:ins w:id="1006" w:author="Heather Perreaux" w:date="2010-05-16T17:03:00Z">
        <w:r w:rsidR="00F57BDF">
          <w:t xml:space="preserve">it crosses over </w:t>
        </w:r>
      </w:ins>
      <w:del w:id="1007" w:author="Heather Perreaux" w:date="2010-05-16T17:03:00Z">
        <w:r w:rsidDel="00F57BDF">
          <w:delText xml:space="preserve">of </w:delText>
        </w:r>
      </w:del>
      <w:del w:id="1008" w:author="Heather Perreaux" w:date="2010-05-16T17:04:00Z">
        <w:r w:rsidDel="00F57BDF">
          <w:delText>a</w:delText>
        </w:r>
      </w:del>
      <w:ins w:id="1009" w:author="Heather Perreaux" w:date="2010-05-16T17:04:00Z">
        <w:r w:rsidR="00F57BDF">
          <w:t>non-working</w:t>
        </w:r>
      </w:ins>
      <w:r>
        <w:t xml:space="preserve"> weekend</w:t>
      </w:r>
      <w:ins w:id="1010" w:author="Heather Perreaux" w:date="2010-05-16T17:04:00Z">
        <w:r w:rsidR="00F57BDF">
          <w:t xml:space="preserve"> </w:t>
        </w:r>
      </w:ins>
      <w:del w:id="1011" w:author="Heather Perreaux" w:date="2010-05-16T17:04:00Z">
        <w:r w:rsidDel="00F57BDF">
          <w:delText xml:space="preserve"> in between but it is actually 5 working days of duration</w:delText>
        </w:r>
      </w:del>
      <w:ins w:id="1012" w:author="Heather Perreaux" w:date="2010-05-16T17:04:00Z">
        <w:r w:rsidR="00F57BDF">
          <w:t>days</w:t>
        </w:r>
      </w:ins>
      <w:r>
        <w:t xml:space="preserve">. </w:t>
      </w:r>
      <w:r w:rsidR="006B4ED4">
        <w:t xml:space="preserve"> There are also zero hours </w:t>
      </w:r>
      <w:ins w:id="1013" w:author="Ellen Lehnert" w:date="2010-07-20T10:34:00Z">
        <w:r w:rsidR="009E198A">
          <w:t xml:space="preserve">of work </w:t>
        </w:r>
      </w:ins>
      <w:r w:rsidR="006B4ED4">
        <w:t xml:space="preserve">entered for the task. </w:t>
      </w:r>
    </w:p>
    <w:p w:rsidR="00B25324" w:rsidRDefault="00B25324" w:rsidP="00B25324"/>
    <w:p w:rsidR="00B25324" w:rsidRDefault="009E198A" w:rsidP="00B25324">
      <w:pPr>
        <w:pStyle w:val="Art"/>
      </w:pPr>
      <w:ins w:id="1014" w:author="Ellen Lehnert" w:date="2010-07-20T10:33:00Z">
        <w:r>
          <w:rPr>
            <w:noProof/>
          </w:rPr>
          <w:pict>
            <v:rect id="_x0000_s1071" style="position:absolute;margin-left:221.3pt;margin-top:24.25pt;width:113.05pt;height:26.4pt;z-index:251685376;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mWE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WYYKdJAkz5D2YjaSY4mY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" filled="f" strokecolor="red" strokeweight="1pt"/>
          </w:pict>
        </w:r>
      </w:ins>
      <w:r w:rsidR="00BE1CB8">
        <w:rPr>
          <w:noProof/>
        </w:rPr>
        <w:pict>
          <v:rect id="Rectangle 32" o:spid="_x0000_s1055" style="position:absolute;margin-left:226.35pt;margin-top:68.55pt;width:130.2pt;height:32.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mWE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WYYKdJAkz5D2YjaSY4mY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" filled="f" strokecolor="red" strokeweight="1pt"/>
        </w:pict>
      </w:r>
      <w:r w:rsidR="00797308">
        <w:rPr>
          <w:b w:val="0"/>
          <w:noProof/>
        </w:rPr>
        <w:drawing>
          <wp:inline distT="0" distB="0" distL="0" distR="0">
            <wp:extent cx="5716270" cy="1657350"/>
            <wp:effectExtent l="0" t="0" r="0" b="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657350"/>
                    </a:xfrm>
                    <a:prstGeom prst="rect">
                      <a:avLst/>
                    </a:prstGeom>
                    <a:noFill/>
                    <a:ln>
                      <a:noFill/>
                    </a:ln>
                  </pic:spPr>
                </pic:pic>
              </a:graphicData>
            </a:graphic>
          </wp:inline>
        </w:drawing>
      </w:r>
    </w:p>
    <w:p w:rsidR="00B25324" w:rsidRDefault="00B25324" w:rsidP="00B25324"/>
    <w:p w:rsidR="00B25324" w:rsidDel="009E198A" w:rsidRDefault="009E198A" w:rsidP="00B25324">
      <w:pPr>
        <w:rPr>
          <w:del w:id="1015" w:author="Ellen Lehnert" w:date="2010-07-20T10:35:00Z"/>
        </w:rPr>
      </w:pPr>
      <w:ins w:id="1016" w:author="Ellen Lehnert" w:date="2010-07-20T10:34:00Z">
        <w:r>
          <w:t xml:space="preserve">When </w:t>
        </w:r>
      </w:ins>
      <w:ins w:id="1017" w:author="Ellen Lehnert" w:date="2010-07-20T10:37:00Z">
        <w:r>
          <w:t>one</w:t>
        </w:r>
      </w:ins>
      <w:ins w:id="1018" w:author="Ellen Lehnert" w:date="2010-07-20T10:34:00Z">
        <w:r>
          <w:t xml:space="preserve"> resource is a</w:t>
        </w:r>
      </w:ins>
      <w:ins w:id="1019" w:author="Ellen Lehnert" w:date="2010-07-20T10:35:00Z">
        <w:r>
          <w:t xml:space="preserve">ssigned to the task </w:t>
        </w:r>
      </w:ins>
      <w:ins w:id="1020" w:author="Ellen Lehnert" w:date="2010-07-20T10:37:00Z">
        <w:r>
          <w:t xml:space="preserve">the </w:t>
        </w:r>
      </w:ins>
      <w:ins w:id="1021" w:author="Ellen Lehnert" w:date="2010-07-20T10:35:00Z">
        <w:r>
          <w:t>d</w:t>
        </w:r>
      </w:ins>
      <w:del w:id="1022" w:author="Heather Perreaux" w:date="2010-05-16T17:05:00Z">
        <w:r w:rsidR="00B25324" w:rsidDel="00C2527B">
          <w:delText>Adding one resource the d</w:delText>
        </w:r>
      </w:del>
      <w:ins w:id="1023" w:author="Heather Perreaux" w:date="2010-05-16T17:05:00Z">
        <w:del w:id="1024" w:author="Ellen Lehnert" w:date="2010-07-20T10:35:00Z">
          <w:r w:rsidR="00C2527B" w:rsidDel="009E198A">
            <w:delText>D</w:delText>
          </w:r>
        </w:del>
      </w:ins>
      <w:r w:rsidR="00B25324">
        <w:t xml:space="preserve">uration will </w:t>
      </w:r>
      <w:del w:id="1025" w:author="Heather Perreaux" w:date="2010-05-16T17:05:00Z">
        <w:r w:rsidR="00B25324" w:rsidDel="00C2527B">
          <w:delText xml:space="preserve">stay </w:delText>
        </w:r>
      </w:del>
      <w:ins w:id="1026" w:author="Heather Perreaux" w:date="2010-05-16T17:05:00Z">
        <w:r w:rsidR="00C2527B">
          <w:t xml:space="preserve">remain </w:t>
        </w:r>
      </w:ins>
      <w:r w:rsidR="00B25324">
        <w:t>the same</w:t>
      </w:r>
      <w:ins w:id="1027" w:author="Ellen Lehnert" w:date="2010-07-20T10:35:00Z">
        <w:r>
          <w:t xml:space="preserve"> and the work </w:t>
        </w:r>
      </w:ins>
      <w:ins w:id="1028" w:author="Ellen Lehnert" w:date="2010-07-20T10:38:00Z">
        <w:r>
          <w:t xml:space="preserve">is </w:t>
        </w:r>
      </w:ins>
      <w:ins w:id="1029" w:author="Ellen Lehnert" w:date="2010-07-20T10:35:00Z">
        <w:r>
          <w:t>increased to 40 hours.</w:t>
        </w:r>
      </w:ins>
      <w:ins w:id="1030" w:author="Heather Perreaux" w:date="2010-05-16T17:05:00Z">
        <w:r w:rsidR="00C2527B">
          <w:t xml:space="preserve"> </w:t>
        </w:r>
      </w:ins>
      <w:ins w:id="1031" w:author="Ellen Lehnert" w:date="2010-07-20T10:38:00Z">
        <w:r w:rsidR="00F15844">
          <w:t xml:space="preserve"> Note the work and duration in the view below.</w:t>
        </w:r>
      </w:ins>
      <w:ins w:id="1032" w:author="Heather Perreaux" w:date="2010-05-16T17:05:00Z">
        <w:del w:id="1033" w:author="Ellen Lehnert" w:date="2010-07-20T10:35:00Z">
          <w:r w:rsidR="00C2527B" w:rsidDel="009E198A">
            <w:delText>if only one resource is added but</w:delText>
          </w:r>
        </w:del>
      </w:ins>
      <w:del w:id="1034" w:author="Ellen Lehnert" w:date="2010-07-20T10:35:00Z">
        <w:r w:rsidR="00B25324" w:rsidDel="009E198A">
          <w:delText xml:space="preserve"> and</w:delText>
        </w:r>
        <w:r w:rsidR="00B25324" w:rsidDel="009E198A">
          <w:delText xml:space="preserve"> the work will increase</w:delText>
        </w:r>
      </w:del>
      <w:ins w:id="1035" w:author="Heather Perreaux" w:date="2010-05-16T17:06:00Z">
        <w:del w:id="1036" w:author="Ellen Lehnert" w:date="2010-07-20T10:35:00Z">
          <w:r w:rsidR="00F81A14" w:rsidDel="009E198A">
            <w:delText xml:space="preserve"> based on 5 days and 8 hours per day</w:delText>
          </w:r>
        </w:del>
      </w:ins>
      <w:del w:id="1037" w:author="Ellen Lehnert" w:date="2010-07-20T10:35:00Z">
        <w:r w:rsidR="00B25324" w:rsidDel="009E198A">
          <w:delText xml:space="preserve">.  </w:delText>
        </w:r>
      </w:del>
    </w:p>
    <w:p w:rsidR="00B25324" w:rsidRDefault="00B25324" w:rsidP="00B25324"/>
    <w:p w:rsidR="00D66EA2" w:rsidRDefault="009E198A" w:rsidP="00B25324">
      <w:pPr>
        <w:pStyle w:val="Art"/>
      </w:pPr>
      <w:ins w:id="1038" w:author="Ellen Lehnert" w:date="2010-07-20T10:36:00Z">
        <w:r>
          <w:rPr>
            <w:noProof/>
          </w:rPr>
          <w:pict>
            <v:rect id="_x0000_s1072" style="position:absolute;margin-left:198.1pt;margin-top:103.35pt;width:207.3pt;height:21.6pt;z-index:251686400;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I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aYYKdJAkz5D2YjaSY4mE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" filled="f" strokecolor="red" strokeweight="1pt"/>
          </w:pict>
        </w:r>
      </w:ins>
      <w:r w:rsidR="00BE1CB8">
        <w:rPr>
          <w:noProof/>
        </w:rPr>
        <w:pict>
          <v:rect id="Rectangle 33" o:spid="_x0000_s1054" style="position:absolute;margin-left:222.1pt;margin-top:19.6pt;width:130.2pt;height:3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I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aYYKdJAkz5D2YjaSY4mE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" filled="f" strokecolor="red" strokeweight="1pt"/>
        </w:pict>
      </w:r>
      <w:r w:rsidR="00797308">
        <w:rPr>
          <w:noProof/>
        </w:rPr>
        <w:drawing>
          <wp:inline distT="0" distB="0" distL="0" distR="0">
            <wp:extent cx="5716270" cy="1740535"/>
            <wp:effectExtent l="0" t="0" r="0" b="0"/>
            <wp:docPr id="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740535"/>
                    </a:xfrm>
                    <a:prstGeom prst="rect">
                      <a:avLst/>
                    </a:prstGeom>
                    <a:noFill/>
                    <a:ln>
                      <a:noFill/>
                    </a:ln>
                  </pic:spPr>
                </pic:pic>
              </a:graphicData>
            </a:graphic>
          </wp:inline>
        </w:drawing>
      </w:r>
    </w:p>
    <w:p w:rsidR="00B25324" w:rsidRDefault="00B25324" w:rsidP="00D66EA2"/>
    <w:p w:rsidR="00B25324" w:rsidRDefault="00596B56" w:rsidP="00D66EA2">
      <w:ins w:id="1039" w:author="Heather Perreaux" w:date="2010-05-16T17:06:00Z">
        <w:del w:id="1040" w:author="Ellen Lehnert" w:date="2010-07-20T10:39:00Z">
          <w:r w:rsidDel="00F15844">
            <w:delText>I</w:delText>
          </w:r>
        </w:del>
      </w:ins>
      <w:ins w:id="1041" w:author="Ellen Lehnert" w:date="2010-07-20T10:39:00Z">
        <w:r w:rsidR="00F15844">
          <w:t xml:space="preserve">When an additional </w:t>
        </w:r>
      </w:ins>
      <w:ins w:id="1042" w:author="Heather Perreaux" w:date="2010-05-16T17:06:00Z">
        <w:del w:id="1043" w:author="Ellen Lehnert" w:date="2010-07-20T10:39:00Z">
          <w:r w:rsidDel="00F15844">
            <w:delText xml:space="preserve">f </w:delText>
          </w:r>
        </w:del>
      </w:ins>
      <w:del w:id="1044" w:author="Heather Perreaux" w:date="2010-05-16T17:06:00Z">
        <w:r w:rsidR="00B25324" w:rsidDel="00596B56">
          <w:delText xml:space="preserve">Adding </w:delText>
        </w:r>
      </w:del>
      <w:del w:id="1045" w:author="Ellen Lehnert" w:date="2010-07-20T10:39:00Z">
        <w:r w:rsidR="00B25324" w:rsidDel="00F15844">
          <w:delText xml:space="preserve">2 more </w:delText>
        </w:r>
      </w:del>
      <w:r w:rsidR="00B25324">
        <w:t>resource</w:t>
      </w:r>
      <w:ins w:id="1046" w:author="Ellen Lehnert" w:date="2010-07-20T10:39:00Z">
        <w:r w:rsidR="009143AC">
          <w:t>s</w:t>
        </w:r>
      </w:ins>
      <w:del w:id="1047" w:author="Ellen Lehnert" w:date="2010-07-20T10:39:00Z">
        <w:r w:rsidR="00B25324" w:rsidDel="00F15844">
          <w:delText>s</w:delText>
        </w:r>
      </w:del>
      <w:ins w:id="1048" w:author="Heather Perreaux" w:date="2010-05-16T17:07:00Z">
        <w:r>
          <w:t xml:space="preserve"> </w:t>
        </w:r>
        <w:del w:id="1049" w:author="Ellen Lehnert" w:date="2010-07-20T10:39:00Z">
          <w:r w:rsidDel="00F15844">
            <w:delText>are</w:delText>
          </w:r>
        </w:del>
      </w:ins>
      <w:ins w:id="1050" w:author="Ellen Lehnert" w:date="2010-07-20T10:39:00Z">
        <w:r w:rsidR="009143AC">
          <w:t>are</w:t>
        </w:r>
      </w:ins>
      <w:ins w:id="1051" w:author="Heather Perreaux" w:date="2010-05-16T17:07:00Z">
        <w:r>
          <w:t xml:space="preserve"> added</w:t>
        </w:r>
      </w:ins>
      <w:r w:rsidR="00B25324">
        <w:t xml:space="preserve">, the duration </w:t>
      </w:r>
      <w:del w:id="1052" w:author="Heather Perreaux" w:date="2010-05-16T17:07:00Z">
        <w:r w:rsidR="00B25324" w:rsidDel="00596B56">
          <w:delText>will stay</w:delText>
        </w:r>
      </w:del>
      <w:ins w:id="1053" w:author="Heather Perreaux" w:date="2010-05-16T17:07:00Z">
        <w:r>
          <w:t>remains</w:t>
        </w:r>
      </w:ins>
      <w:r w:rsidR="00B25324">
        <w:t xml:space="preserve"> the same and the work </w:t>
      </w:r>
      <w:del w:id="1054" w:author="Heather Perreaux" w:date="2010-05-16T17:07:00Z">
        <w:r w:rsidR="00B25324" w:rsidDel="00596B56">
          <w:delText xml:space="preserve">will </w:delText>
        </w:r>
      </w:del>
      <w:r w:rsidR="00B25324">
        <w:t>increase</w:t>
      </w:r>
      <w:ins w:id="1055" w:author="Heather Perreaux" w:date="2010-05-16T17:07:00Z">
        <w:r>
          <w:t>s again</w:t>
        </w:r>
      </w:ins>
      <w:r w:rsidR="00B25324">
        <w:t xml:space="preserve">. </w:t>
      </w:r>
      <w:r w:rsidR="006B4ED4">
        <w:t xml:space="preserve">The three assignments </w:t>
      </w:r>
      <w:del w:id="1056" w:author="Heather Perreaux" w:date="2010-05-16T17:07:00Z">
        <w:r w:rsidR="006B4ED4" w:rsidDel="00596B56">
          <w:delText xml:space="preserve">will </w:delText>
        </w:r>
      </w:del>
      <w:r w:rsidR="006B4ED4">
        <w:t xml:space="preserve">result in 120 hours of work for the task.  The dates have not changed.  </w:t>
      </w:r>
    </w:p>
    <w:p w:rsidR="00B25324" w:rsidRDefault="00B25324" w:rsidP="00D66EA2"/>
    <w:p w:rsidR="00B25324" w:rsidRDefault="009143AC" w:rsidP="00B25324">
      <w:pPr>
        <w:pStyle w:val="Art"/>
      </w:pPr>
      <w:ins w:id="1057" w:author="Ellen Lehnert" w:date="2010-07-20T10:40:00Z">
        <w:r>
          <w:rPr>
            <w:noProof/>
          </w:rPr>
          <w:pict>
            <v:rect id="_x0000_s1073" style="position:absolute;margin-left:34.95pt;margin-top:87.3pt;width:397.85pt;height:60.8pt;z-index:251687424;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" filled="f" strokecolor="red" strokeweight="1pt"/>
          </w:pict>
        </w:r>
      </w:ins>
      <w:r w:rsidR="00BE1CB8">
        <w:rPr>
          <w:noProof/>
        </w:rPr>
        <w:pict>
          <v:rect id="Rectangle 34" o:spid="_x0000_s1053" style="position:absolute;margin-left:218pt;margin-top:14.9pt;width:130.2pt;height:32.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" filled="f" strokecolor="red" strokeweight="1pt"/>
        </w:pict>
      </w:r>
      <w:r w:rsidR="00797308">
        <w:rPr>
          <w:noProof/>
        </w:rPr>
        <w:drawing>
          <wp:inline distT="0" distB="0" distL="0" distR="0">
            <wp:extent cx="5716270" cy="1877695"/>
            <wp:effectExtent l="0" t="0" r="0" b="8255"/>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877695"/>
                    </a:xfrm>
                    <a:prstGeom prst="rect">
                      <a:avLst/>
                    </a:prstGeom>
                    <a:noFill/>
                    <a:ln>
                      <a:noFill/>
                    </a:ln>
                  </pic:spPr>
                </pic:pic>
              </a:graphicData>
            </a:graphic>
          </wp:inline>
        </w:drawing>
      </w:r>
    </w:p>
    <w:p w:rsidR="00B25324" w:rsidRDefault="00B25324" w:rsidP="00D66EA2"/>
    <w:p w:rsidR="00B25324" w:rsidRDefault="0033727E" w:rsidP="00D66EA2">
      <w:commentRangeStart w:id="1058"/>
      <w:r>
        <w:t xml:space="preserve">In the </w:t>
      </w:r>
      <w:del w:id="1059" w:author="Heather Perreaux" w:date="2010-05-16T17:08:00Z">
        <w:r w:rsidDel="00D769CD">
          <w:delText xml:space="preserve">next </w:delText>
        </w:r>
      </w:del>
      <w:ins w:id="1060" w:author="Heather Perreaux" w:date="2010-05-16T17:08:00Z">
        <w:r w:rsidR="00D769CD">
          <w:t xml:space="preserve">following </w:t>
        </w:r>
      </w:ins>
      <w:r>
        <w:t>example</w:t>
      </w:r>
      <w:ins w:id="1061" w:author="Heather Perreaux" w:date="2010-05-16T17:08:00Z">
        <w:r w:rsidR="00D769CD">
          <w:t>,</w:t>
        </w:r>
      </w:ins>
      <w:r>
        <w:t xml:space="preserve"> all 3 resources </w:t>
      </w:r>
      <w:del w:id="1062" w:author="Heather Perreaux" w:date="2010-05-16T17:08:00Z">
        <w:r w:rsidDel="00D769CD">
          <w:delText>w</w:delText>
        </w:r>
        <w:r w:rsidR="006B4ED4" w:rsidDel="00D769CD">
          <w:delText>ere</w:delText>
        </w:r>
        <w:r w:rsidDel="00D769CD">
          <w:delText xml:space="preserve"> </w:delText>
        </w:r>
      </w:del>
      <w:ins w:id="1063" w:author="Heather Perreaux" w:date="2010-05-16T17:08:00Z">
        <w:r w:rsidR="00D769CD">
          <w:t xml:space="preserve">have </w:t>
        </w:r>
      </w:ins>
      <w:r>
        <w:t xml:space="preserve">removed and the task type effort-driven flag has been turned on.  One resource </w:t>
      </w:r>
      <w:r w:rsidR="006B4ED4">
        <w:t>was</w:t>
      </w:r>
      <w:r>
        <w:t xml:space="preserve"> </w:t>
      </w:r>
      <w:ins w:id="1064" w:author="Heather Perreaux" w:date="2010-05-16T17:09:00Z">
        <w:r w:rsidR="00D769CD">
          <w:t xml:space="preserve">then </w:t>
        </w:r>
      </w:ins>
      <w:commentRangeStart w:id="1065"/>
      <w:r>
        <w:t>assigned</w:t>
      </w:r>
      <w:commentRangeEnd w:id="1058"/>
      <w:r w:rsidR="008F2283">
        <w:rPr>
          <w:rStyle w:val="CommentReference"/>
        </w:rPr>
        <w:commentReference w:id="1058"/>
      </w:r>
      <w:commentRangeEnd w:id="1065"/>
      <w:ins w:id="1066" w:author="Ellen Lehnert" w:date="2010-07-20T10:42:00Z">
        <w:r w:rsidR="009143AC">
          <w:t xml:space="preserve"> to the task</w:t>
        </w:r>
      </w:ins>
      <w:r w:rsidR="009143AC">
        <w:rPr>
          <w:rStyle w:val="CommentReference"/>
        </w:rPr>
        <w:commentReference w:id="1065"/>
      </w:r>
      <w:r>
        <w:t xml:space="preserve">.  </w:t>
      </w:r>
    </w:p>
    <w:p w:rsidR="0033727E" w:rsidRDefault="0033727E" w:rsidP="00D66EA2"/>
    <w:p w:rsidR="00B25324" w:rsidRDefault="009143AC" w:rsidP="0033727E">
      <w:pPr>
        <w:pStyle w:val="Art"/>
      </w:pPr>
      <w:ins w:id="1067" w:author="Ellen Lehnert" w:date="2010-07-20T10:42:00Z">
        <w:r>
          <w:rPr>
            <w:noProof/>
          </w:rPr>
          <w:pict>
            <v:rect id="_x0000_s1074" style="position:absolute;margin-left:206.2pt;margin-top:99.2pt;width:219.1pt;height:32.85pt;z-index:251688448;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" filled="f" strokecolor="red" strokeweight="1pt"/>
          </w:pict>
        </w:r>
      </w:ins>
      <w:r w:rsidR="00BE1CB8">
        <w:rPr>
          <w:noProof/>
        </w:rPr>
        <w:pict>
          <v:rect id="Rectangle 35" o:spid="_x0000_s1052" style="position:absolute;margin-left:222.1pt;margin-top:21.8pt;width:130.2pt;height:32.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" filled="f" strokecolor="red" strokeweight="1pt"/>
        </w:pict>
      </w:r>
      <w:r w:rsidR="00797308">
        <w:rPr>
          <w:noProof/>
        </w:rPr>
        <w:drawing>
          <wp:inline distT="0" distB="0" distL="0" distR="0">
            <wp:extent cx="5711190" cy="1687195"/>
            <wp:effectExtent l="0" t="0" r="3810" b="8255"/>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687195"/>
                    </a:xfrm>
                    <a:prstGeom prst="rect">
                      <a:avLst/>
                    </a:prstGeom>
                    <a:noFill/>
                    <a:ln>
                      <a:noFill/>
                    </a:ln>
                  </pic:spPr>
                </pic:pic>
              </a:graphicData>
            </a:graphic>
          </wp:inline>
        </w:drawing>
      </w:r>
    </w:p>
    <w:p w:rsidR="00B25324" w:rsidRDefault="00B25324" w:rsidP="00D66EA2"/>
    <w:p w:rsidR="006B4ED4" w:rsidRDefault="0033727E" w:rsidP="006B4ED4">
      <w:r>
        <w:t xml:space="preserve">In the example below 2 more resources were added to the task. </w:t>
      </w:r>
      <w:r w:rsidR="006B4ED4">
        <w:t xml:space="preserve">The task </w:t>
      </w:r>
      <w:del w:id="1068" w:author="Heather Perreaux" w:date="2010-05-16T17:12:00Z">
        <w:r w:rsidR="006B4ED4" w:rsidDel="00DC23FF">
          <w:delText xml:space="preserve">stayed </w:delText>
        </w:r>
      </w:del>
      <w:ins w:id="1069" w:author="Heather Perreaux" w:date="2010-05-16T17:12:00Z">
        <w:r w:rsidR="00DC23FF">
          <w:t>rema</w:t>
        </w:r>
      </w:ins>
      <w:ins w:id="1070" w:author="Heather Perreaux" w:date="2010-05-16T17:17:00Z">
        <w:r w:rsidR="00793FC1">
          <w:t>i</w:t>
        </w:r>
      </w:ins>
      <w:ins w:id="1071" w:author="Heather Perreaux" w:date="2010-05-16T17:12:00Z">
        <w:r w:rsidR="00DC23FF">
          <w:t xml:space="preserve">ns </w:t>
        </w:r>
      </w:ins>
      <w:r w:rsidR="006B4ED4">
        <w:t>at 5 days</w:t>
      </w:r>
      <w:ins w:id="1072" w:author="Heather Perreaux" w:date="2010-05-16T17:12:00Z">
        <w:r w:rsidR="00DC23FF">
          <w:t xml:space="preserve"> duration</w:t>
        </w:r>
      </w:ins>
      <w:r w:rsidR="006B4ED4">
        <w:t xml:space="preserve"> and the work </w:t>
      </w:r>
      <w:del w:id="1073" w:author="Heather Perreaux" w:date="2010-05-16T17:12:00Z">
        <w:r w:rsidR="006B4ED4" w:rsidDel="00DC23FF">
          <w:delText xml:space="preserve">stayed </w:delText>
        </w:r>
      </w:del>
      <w:ins w:id="1074" w:author="Heather Perreaux" w:date="2010-05-16T17:12:00Z">
        <w:r w:rsidR="00DC23FF">
          <w:t xml:space="preserve">also remained </w:t>
        </w:r>
      </w:ins>
      <w:r w:rsidR="006B4ED4">
        <w:t xml:space="preserve">at 40 hours.  The work was divided </w:t>
      </w:r>
      <w:del w:id="1075" w:author="Heather Perreaux" w:date="2010-05-16T17:13:00Z">
        <w:r w:rsidR="006B4ED4" w:rsidDel="00DC23FF">
          <w:delText>over the</w:delText>
        </w:r>
      </w:del>
      <w:ins w:id="1076" w:author="Heather Perreaux" w:date="2010-05-16T17:13:00Z">
        <w:r w:rsidR="00DC23FF">
          <w:t>between the resources</w:t>
        </w:r>
      </w:ins>
      <w:del w:id="1077" w:author="Heather Perreaux" w:date="2010-05-16T17:13:00Z">
        <w:r w:rsidR="006B4ED4" w:rsidDel="00DC23FF">
          <w:delText xml:space="preserve"> resources on the task</w:delText>
        </w:r>
      </w:del>
      <w:r w:rsidR="006B4ED4">
        <w:t xml:space="preserve">.  In this example, the resources were assigned one at a time.  </w:t>
      </w:r>
    </w:p>
    <w:p w:rsidR="00B25324" w:rsidRDefault="00B25324" w:rsidP="00D66EA2"/>
    <w:p w:rsidR="0033727E" w:rsidRDefault="0033727E" w:rsidP="00D66EA2"/>
    <w:p w:rsidR="0033727E" w:rsidRDefault="009143AC" w:rsidP="0033727E">
      <w:pPr>
        <w:pStyle w:val="Art"/>
      </w:pPr>
      <w:ins w:id="1078" w:author="Ellen Lehnert" w:date="2010-07-20T10:43:00Z">
        <w:r>
          <w:rPr>
            <w:noProof/>
          </w:rPr>
          <w:pict>
            <v:rect id="_x0000_s1075" style="position:absolute;margin-left:199.75pt;margin-top:106.9pt;width:214pt;height:32.85pt;z-index:251689472;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x5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cYYKdJAkz5D2YjaSY4mc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" filled="f" strokecolor="red" strokeweight="1pt"/>
          </w:pict>
        </w:r>
      </w:ins>
      <w:r w:rsidR="00BE1CB8">
        <w:rPr>
          <w:noProof/>
        </w:rPr>
        <w:pict>
          <v:rect id="Rectangle 37" o:spid="_x0000_s1051" style="position:absolute;margin-left:214.65pt;margin-top:16.7pt;width:130.2pt;height:3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" filled="f" strokecolor="red" strokeweight="1pt"/>
        </w:pict>
      </w:r>
      <w:r w:rsidR="00797308">
        <w:rPr>
          <w:noProof/>
        </w:rPr>
        <w:drawing>
          <wp:inline distT="0" distB="0" distL="0" distR="0">
            <wp:extent cx="5716270" cy="1882775"/>
            <wp:effectExtent l="0" t="0" r="0" b="3175"/>
            <wp:docPr id="2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882775"/>
                    </a:xfrm>
                    <a:prstGeom prst="rect">
                      <a:avLst/>
                    </a:prstGeom>
                    <a:noFill/>
                    <a:ln>
                      <a:noFill/>
                    </a:ln>
                  </pic:spPr>
                </pic:pic>
              </a:graphicData>
            </a:graphic>
          </wp:inline>
        </w:drawing>
      </w:r>
    </w:p>
    <w:p w:rsidR="0033727E" w:rsidRDefault="0033727E" w:rsidP="00D66EA2"/>
    <w:p w:rsidR="0033727E" w:rsidRDefault="0033727E" w:rsidP="00D66EA2">
      <w:r>
        <w:t>In the example below,</w:t>
      </w:r>
      <w:r w:rsidR="00B43509">
        <w:t xml:space="preserve"> the resources were removed and </w:t>
      </w:r>
      <w:r>
        <w:t>all 3 resources were assigned at the same time</w:t>
      </w:r>
      <w:r w:rsidR="006B4ED4">
        <w:t xml:space="preserve">.  </w:t>
      </w:r>
      <w:r w:rsidR="00B43509">
        <w:t xml:space="preserve"> </w:t>
      </w:r>
      <w:r w:rsidR="006B4ED4">
        <w:t>T</w:t>
      </w:r>
      <w:r w:rsidR="00B43509">
        <w:t xml:space="preserve">he 3 names were </w:t>
      </w:r>
      <w:r w:rsidR="006B4ED4">
        <w:t>selected</w:t>
      </w:r>
      <w:r w:rsidR="00B43509">
        <w:t xml:space="preserve"> and then </w:t>
      </w:r>
      <w:del w:id="1079" w:author="perreauxh" w:date="2010-06-01T07:11:00Z">
        <w:r w:rsidR="00B43509" w:rsidDel="007C7811">
          <w:delText xml:space="preserve">the </w:delText>
        </w:r>
      </w:del>
      <w:r w:rsidR="00B43509">
        <w:t xml:space="preserve">OK </w:t>
      </w:r>
      <w:del w:id="1080" w:author="perreauxh" w:date="2010-06-01T07:13:00Z">
        <w:r w:rsidR="00B43509" w:rsidDel="007C7811">
          <w:delText xml:space="preserve">key </w:delText>
        </w:r>
      </w:del>
      <w:r w:rsidR="00B43509">
        <w:t xml:space="preserve">was clicked. </w:t>
      </w:r>
      <w:r w:rsidR="006B4ED4">
        <w:t xml:space="preserve">Note that each resource is assigned at 100% to the task.  The total amount of work is 120 hours and will carry a higher cost </w:t>
      </w:r>
      <w:del w:id="1081" w:author="perreauxh" w:date="2010-06-01T07:16:00Z">
        <w:r w:rsidR="006B4ED4" w:rsidDel="007C7811">
          <w:delText xml:space="preserve">because </w:delText>
        </w:r>
      </w:del>
      <w:ins w:id="1082" w:author="perreauxh" w:date="2010-06-01T07:16:00Z">
        <w:r w:rsidR="007C7811">
          <w:t xml:space="preserve">due </w:t>
        </w:r>
      </w:ins>
      <w:del w:id="1083" w:author="perreauxh" w:date="2010-06-01T07:16:00Z">
        <w:r w:rsidR="006B4ED4" w:rsidDel="007C7811">
          <w:delText>of</w:delText>
        </w:r>
      </w:del>
      <w:ins w:id="1084" w:author="perreauxh" w:date="2010-06-01T07:16:00Z">
        <w:r w:rsidR="007C7811">
          <w:t>to</w:t>
        </w:r>
      </w:ins>
      <w:r w:rsidR="006B4ED4">
        <w:t xml:space="preserve"> the increased hours.  Any additional resources assigned to this task will take a portion of the original 120 hours.  </w:t>
      </w:r>
    </w:p>
    <w:p w:rsidR="0033727E" w:rsidRDefault="0033727E" w:rsidP="00D66EA2"/>
    <w:p w:rsidR="0033727E" w:rsidRDefault="009143AC" w:rsidP="0033727E">
      <w:pPr>
        <w:pStyle w:val="Art"/>
      </w:pPr>
      <w:ins w:id="1085" w:author="Ellen Lehnert" w:date="2010-07-20T10:46:00Z">
        <w:r>
          <w:rPr>
            <w:noProof/>
          </w:rPr>
          <w:pict>
            <v:rect id="_x0000_s1076" style="position:absolute;margin-left:204.1pt;margin-top:111pt;width:224.7pt;height:32.85pt;z-index:251690496;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" filled="f" strokecolor="red" strokeweight="1pt"/>
          </w:pict>
        </w:r>
      </w:ins>
      <w:r w:rsidR="00BE1CB8">
        <w:rPr>
          <w:noProof/>
        </w:rPr>
        <w:pict>
          <v:rect id="Rectangle 36" o:spid="_x0000_s1050" style="position:absolute;margin-left:214.65pt;margin-top:17.05pt;width:130.2pt;height:32.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" filled="f" strokecolor="red" strokeweight="1pt"/>
        </w:pict>
      </w:r>
      <w:r w:rsidR="00797308">
        <w:rPr>
          <w:noProof/>
        </w:rPr>
        <w:drawing>
          <wp:inline distT="0" distB="0" distL="0" distR="0">
            <wp:extent cx="5716270" cy="1863090"/>
            <wp:effectExtent l="0" t="0" r="0" b="3810"/>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863090"/>
                    </a:xfrm>
                    <a:prstGeom prst="rect">
                      <a:avLst/>
                    </a:prstGeom>
                    <a:noFill/>
                    <a:ln>
                      <a:noFill/>
                    </a:ln>
                  </pic:spPr>
                </pic:pic>
              </a:graphicData>
            </a:graphic>
          </wp:inline>
        </w:drawing>
      </w:r>
    </w:p>
    <w:p w:rsidR="0033727E" w:rsidRDefault="0033727E" w:rsidP="00D66EA2"/>
    <w:p w:rsidR="00D66EA2" w:rsidRDefault="00D66EA2" w:rsidP="00D66EA2">
      <w:pPr>
        <w:pStyle w:val="Pb"/>
        <w:framePr w:wrap="around"/>
      </w:pPr>
    </w:p>
    <w:p w:rsidR="00D66EA2" w:rsidRDefault="00D66EA2" w:rsidP="00D66EA2">
      <w:pPr>
        <w:pStyle w:val="Heading2"/>
      </w:pPr>
      <w:bookmarkStart w:id="1086" w:name="_Toc267385153"/>
      <w:r w:rsidRPr="00D66EA2">
        <w:t>Creat</w:t>
      </w:r>
      <w:r>
        <w:t>ing F</w:t>
      </w:r>
      <w:r w:rsidRPr="00D66EA2">
        <w:t xml:space="preserve">ixed </w:t>
      </w:r>
      <w:r>
        <w:t>W</w:t>
      </w:r>
      <w:r w:rsidRPr="00D66EA2">
        <w:t xml:space="preserve">ork </w:t>
      </w:r>
      <w:r>
        <w:t>T</w:t>
      </w:r>
      <w:r w:rsidRPr="00D66EA2">
        <w:t>ask</w:t>
      </w:r>
      <w:r>
        <w:t>s</w:t>
      </w:r>
      <w:bookmarkEnd w:id="1086"/>
    </w:p>
    <w:p w:rsidR="00D66EA2" w:rsidRDefault="00797308" w:rsidP="00D66EA2">
      <w:pPr>
        <w:pStyle w:val="FormatPPT"/>
      </w:pPr>
      <w:r>
        <w:drawing>
          <wp:inline distT="0" distB="0" distL="0" distR="0">
            <wp:extent cx="3648075" cy="2308225"/>
            <wp:effectExtent l="0" t="0" r="9525" b="0"/>
            <wp:docPr id="28"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D66EA2" w:rsidRPr="005A6CDE" w:rsidRDefault="00D66EA2" w:rsidP="00D66EA2">
      <w:pPr>
        <w:pStyle w:val="Rule"/>
      </w:pPr>
    </w:p>
    <w:p w:rsidR="004E4EF7" w:rsidRDefault="00C72A1F" w:rsidP="00D66EA2">
      <w:r>
        <w:t xml:space="preserve">Fixed work tasks are tasks where the value entered in the work column is </w:t>
      </w:r>
      <w:del w:id="1087" w:author="perreauxh" w:date="2010-06-01T10:24:00Z">
        <w:r w:rsidDel="0070614B">
          <w:delText xml:space="preserve">the </w:delText>
        </w:r>
      </w:del>
      <w:ins w:id="1088" w:author="perreauxh" w:date="2010-06-01T10:24:00Z">
        <w:r w:rsidR="0070614B">
          <w:t xml:space="preserve">a </w:t>
        </w:r>
      </w:ins>
      <w:r w:rsidR="00212D51">
        <w:t xml:space="preserve">fixed value for the task.  Duration </w:t>
      </w:r>
      <w:del w:id="1089" w:author="perreauxh" w:date="2010-06-01T10:27:00Z">
        <w:r w:rsidR="00212D51" w:rsidDel="0070614B">
          <w:delText xml:space="preserve">will </w:delText>
        </w:r>
      </w:del>
      <w:ins w:id="1090" w:author="perreauxh" w:date="2010-06-01T10:27:00Z">
        <w:r w:rsidR="0070614B">
          <w:t xml:space="preserve">is </w:t>
        </w:r>
      </w:ins>
      <w:r w:rsidR="00212D51">
        <w:t xml:space="preserve">always </w:t>
      </w:r>
      <w:del w:id="1091" w:author="perreauxh" w:date="2010-06-01T10:27:00Z">
        <w:r w:rsidR="00212D51" w:rsidDel="0070614B">
          <w:delText xml:space="preserve">be </w:delText>
        </w:r>
      </w:del>
      <w:r w:rsidR="00212D51">
        <w:t xml:space="preserve">calculated based on </w:t>
      </w:r>
      <w:commentRangeStart w:id="1092"/>
      <w:r w:rsidR="00212D51">
        <w:t xml:space="preserve">the number of </w:t>
      </w:r>
      <w:ins w:id="1093" w:author="Ellen Lehnert" w:date="2010-07-20T10:47:00Z">
        <w:r w:rsidR="00D92AA5">
          <w:t xml:space="preserve">resource </w:t>
        </w:r>
      </w:ins>
      <w:r w:rsidR="00212D51">
        <w:t xml:space="preserve">units </w:t>
      </w:r>
      <w:commentRangeEnd w:id="1092"/>
      <w:r w:rsidR="00E87DF4">
        <w:rPr>
          <w:rStyle w:val="CommentReference"/>
          <w:vanish/>
        </w:rPr>
        <w:commentReference w:id="1092"/>
      </w:r>
      <w:r w:rsidR="00212D51">
        <w:t xml:space="preserve">assigned to the task and the </w:t>
      </w:r>
      <w:r w:rsidR="004363A9">
        <w:t xml:space="preserve">status of </w:t>
      </w:r>
      <w:r w:rsidR="00212D51">
        <w:t>resource availability</w:t>
      </w:r>
      <w:r w:rsidR="004363A9">
        <w:t>.</w:t>
      </w:r>
      <w:r w:rsidR="00212D51">
        <w:t xml:space="preserve"> </w:t>
      </w:r>
      <w:r w:rsidR="004E4EF7">
        <w:t xml:space="preserve">  </w:t>
      </w:r>
      <w:r w:rsidR="006F731E">
        <w:rPr>
          <w:rStyle w:val="CommentReference"/>
          <w:vanish/>
        </w:rPr>
        <w:commentReference w:id="1094"/>
      </w:r>
      <w:r w:rsidR="00D92AA5">
        <w:rPr>
          <w:rStyle w:val="CommentReference"/>
        </w:rPr>
        <w:commentReference w:id="1095"/>
      </w:r>
    </w:p>
    <w:p w:rsidR="00212D51" w:rsidRDefault="00212D51" w:rsidP="00D66EA2">
      <w:r>
        <w:t xml:space="preserve">The following examples </w:t>
      </w:r>
      <w:del w:id="1096" w:author="perreauxh" w:date="2010-06-01T10:18:00Z">
        <w:r w:rsidDel="0070614B">
          <w:delText xml:space="preserve">will </w:delText>
        </w:r>
      </w:del>
      <w:r>
        <w:t>continue to use the Task entry view</w:t>
      </w:r>
      <w:r w:rsidR="0010527D">
        <w:t xml:space="preserve"> </w:t>
      </w:r>
      <w:r w:rsidR="004363A9">
        <w:t>with</w:t>
      </w:r>
      <w:r w:rsidR="0010527D">
        <w:t xml:space="preserve"> the subview Work</w:t>
      </w:r>
      <w:r>
        <w:t xml:space="preserve">.  In the example below, the </w:t>
      </w:r>
      <w:r w:rsidR="00033D09">
        <w:t xml:space="preserve">automatic scheduled </w:t>
      </w:r>
      <w:r>
        <w:t xml:space="preserve">task “Pack the boxes” is estimated </w:t>
      </w:r>
      <w:ins w:id="1097" w:author="Ellen Lehnert" w:date="2010-07-20T10:53:00Z">
        <w:r w:rsidR="00704D5C">
          <w:t xml:space="preserve">at </w:t>
        </w:r>
      </w:ins>
      <w:del w:id="1098" w:author="perreauxh" w:date="2010-06-01T10:23:00Z">
        <w:r w:rsidR="004E4EF7" w:rsidDel="0070614B">
          <w:delText>t</w:delText>
        </w:r>
        <w:r w:rsidDel="0070614B">
          <w:delText xml:space="preserve"> </w:delText>
        </w:r>
      </w:del>
      <w:r>
        <w:t>200 hours of work. It is also a fixed work task which is al</w:t>
      </w:r>
      <w:r w:rsidR="004363A9">
        <w:t>ways</w:t>
      </w:r>
      <w:r>
        <w:t xml:space="preserve"> effort-driven</w:t>
      </w:r>
      <w:del w:id="1099" w:author="perreauxh" w:date="2010-06-01T10:23:00Z">
        <w:r w:rsidDel="0070614B">
          <w:delText xml:space="preserve"> on</w:delText>
        </w:r>
      </w:del>
      <w:r>
        <w:t xml:space="preserve">.  </w:t>
      </w:r>
      <w:r w:rsidR="004E4EF7">
        <w:t xml:space="preserve">Notice that the </w:t>
      </w:r>
      <w:ins w:id="1100" w:author="perreauxh" w:date="2010-06-01T10:23:00Z">
        <w:r w:rsidR="0070614B">
          <w:t xml:space="preserve">task </w:t>
        </w:r>
      </w:ins>
      <w:r w:rsidR="004E4EF7">
        <w:t xml:space="preserve">duration </w:t>
      </w:r>
      <w:del w:id="1101" w:author="perreauxh" w:date="2010-06-01T10:23:00Z">
        <w:r w:rsidR="004E4EF7" w:rsidDel="0070614B">
          <w:delText xml:space="preserve">for the task </w:delText>
        </w:r>
      </w:del>
      <w:r w:rsidR="004E4EF7">
        <w:t>is 1 day.  Since the duration is always calculated for a fixed work task, the value in the duration field is not important.</w:t>
      </w:r>
    </w:p>
    <w:p w:rsidR="00212D51" w:rsidRDefault="00212D51" w:rsidP="00D66EA2"/>
    <w:p w:rsidR="00212D51" w:rsidRDefault="00BE1CB8" w:rsidP="00212D51">
      <w:pPr>
        <w:pStyle w:val="Art"/>
        <w:jc w:val="center"/>
      </w:pPr>
      <w:r>
        <w:rPr>
          <w:noProof/>
        </w:rPr>
        <w:pict>
          <v:rect id="Rectangle 39" o:spid="_x0000_s1049" style="position:absolute;left:0;text-align:left;margin-left:227.95pt;margin-top:85.35pt;width:131.35pt;height: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g+fQIAAP8EAAAOAAAAZHJzL2Uyb0RvYy54bWysVFFv0zAQfkfiP1h+75K0W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" filled="f" strokecolor="red" strokeweight="1pt"/>
        </w:pict>
      </w:r>
      <w:r>
        <w:rPr>
          <w:noProof/>
        </w:rPr>
        <w:pict>
          <v:rect id="Rectangle 38" o:spid="_x0000_s1048" style="position:absolute;left:0;text-align:left;margin-left:232pt;margin-top:32.35pt;width:86.4pt;height:24.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" filled="f" strokecolor="red" strokeweight="1pt"/>
        </w:pict>
      </w:r>
      <w:r w:rsidR="00797308">
        <w:rPr>
          <w:noProof/>
        </w:rPr>
        <w:drawing>
          <wp:inline distT="0" distB="0" distL="0" distR="0">
            <wp:extent cx="5716270" cy="1970405"/>
            <wp:effectExtent l="0" t="0" r="0" b="0"/>
            <wp:docPr id="2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970405"/>
                    </a:xfrm>
                    <a:prstGeom prst="rect">
                      <a:avLst/>
                    </a:prstGeom>
                    <a:noFill/>
                    <a:ln>
                      <a:noFill/>
                    </a:ln>
                  </pic:spPr>
                </pic:pic>
              </a:graphicData>
            </a:graphic>
          </wp:inline>
        </w:drawing>
      </w:r>
    </w:p>
    <w:p w:rsidR="00212D51" w:rsidRDefault="00212D51" w:rsidP="00D66EA2"/>
    <w:p w:rsidR="00212D51" w:rsidRDefault="00212D51" w:rsidP="00D66EA2">
      <w:r>
        <w:t xml:space="preserve">In the example below, 1 resource has been assigned to </w:t>
      </w:r>
      <w:r w:rsidR="004E4EF7">
        <w:t>“P</w:t>
      </w:r>
      <w:r>
        <w:t>ack the boxes</w:t>
      </w:r>
      <w:r w:rsidR="004E4EF7">
        <w:t>”</w:t>
      </w:r>
      <w:r>
        <w:t xml:space="preserve">.  </w:t>
      </w:r>
      <w:r w:rsidR="004E4EF7">
        <w:t xml:space="preserve">As a result, Eric will be assigned to work for 25 days at 8 hours a day packing boxes.  </w:t>
      </w:r>
    </w:p>
    <w:p w:rsidR="00212D51" w:rsidRDefault="00212D51" w:rsidP="00D66EA2"/>
    <w:p w:rsidR="00212D51" w:rsidRDefault="00704D5C" w:rsidP="00212D51">
      <w:pPr>
        <w:pStyle w:val="Art"/>
      </w:pPr>
      <w:ins w:id="1102" w:author="Ellen Lehnert" w:date="2010-07-20T10:53:00Z">
        <w:r>
          <w:rPr>
            <w:noProof/>
          </w:rPr>
          <w:pict>
            <v:rect id="_x0000_s1077" style="position:absolute;margin-left:205.65pt;margin-top:117.35pt;width:205.95pt;height:23.05pt;z-index:251691520;visibility:visible;mso-wrap-style:squar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" filled="f" strokecolor="red" strokeweight="1pt"/>
          </w:pict>
        </w:r>
      </w:ins>
      <w:r w:rsidR="00BE1CB8">
        <w:rPr>
          <w:noProof/>
        </w:rPr>
        <w:pict>
          <v:rect id="Rectangle 40" o:spid="_x0000_s1047" style="position:absolute;margin-left:231.25pt;margin-top:31.7pt;width:98.5pt;height:23.05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" filled="f" strokecolor="red" strokeweight="1pt"/>
        </w:pict>
      </w:r>
      <w:r w:rsidR="00797308">
        <w:rPr>
          <w:noProof/>
        </w:rPr>
        <w:drawing>
          <wp:inline distT="0" distB="0" distL="0" distR="0">
            <wp:extent cx="5711190" cy="1838325"/>
            <wp:effectExtent l="0" t="0" r="3810" b="9525"/>
            <wp:docPr id="3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838325"/>
                    </a:xfrm>
                    <a:prstGeom prst="rect">
                      <a:avLst/>
                    </a:prstGeom>
                    <a:noFill/>
                    <a:ln>
                      <a:noFill/>
                    </a:ln>
                  </pic:spPr>
                </pic:pic>
              </a:graphicData>
            </a:graphic>
          </wp:inline>
        </w:drawing>
      </w:r>
    </w:p>
    <w:p w:rsidR="00212D51" w:rsidRDefault="00212D51" w:rsidP="00D66EA2"/>
    <w:p w:rsidR="004E4EF7" w:rsidRDefault="000E66A0" w:rsidP="004E4EF7">
      <w:r>
        <w:t xml:space="preserve">In the example below Eric has been given 2 people to help him with this task. </w:t>
      </w:r>
      <w:r w:rsidR="004E4EF7">
        <w:t xml:space="preserve">The task will now take 8.33 business days to accomplish the work with each resource working 66.67 hours on this task.  The work </w:t>
      </w:r>
      <w:ins w:id="1103" w:author="perreauxh" w:date="2010-06-01T10:33:00Z">
        <w:r w:rsidR="00476E39">
          <w:t xml:space="preserve">for the task </w:t>
        </w:r>
      </w:ins>
      <w:r w:rsidR="004E4EF7">
        <w:t>has not changed</w:t>
      </w:r>
      <w:del w:id="1104" w:author="perreauxh" w:date="2010-06-01T10:33:00Z">
        <w:r w:rsidR="004E4EF7" w:rsidDel="00476E39">
          <w:delText xml:space="preserve"> for the task</w:delText>
        </w:r>
      </w:del>
      <w:r w:rsidR="004E4EF7">
        <w:t xml:space="preserve">.  </w:t>
      </w:r>
      <w:del w:id="1105" w:author="perreauxh" w:date="2010-06-01T10:33:00Z">
        <w:r w:rsidR="004E4EF7" w:rsidDel="00476E39">
          <w:delText>It would be noted that for this task type i</w:delText>
        </w:r>
      </w:del>
      <w:ins w:id="1106" w:author="perreauxh" w:date="2010-06-01T10:33:00Z">
        <w:r w:rsidR="00476E39">
          <w:t>I</w:t>
        </w:r>
      </w:ins>
      <w:r w:rsidR="004E4EF7">
        <w:t xml:space="preserve">t does not make a difference whether all resources are assigned at one time or individually.   </w:t>
      </w:r>
    </w:p>
    <w:p w:rsidR="000E66A0" w:rsidRDefault="00704D5C" w:rsidP="000E66A0">
      <w:pPr>
        <w:pStyle w:val="Art"/>
      </w:pPr>
      <w:ins w:id="1107" w:author="Ellen Lehnert" w:date="2010-07-20T10:54:00Z">
        <w:r>
          <w:rPr>
            <w:noProof/>
          </w:rPr>
          <w:pict>
            <v:rect id="_x0000_s1078" style="position:absolute;margin-left:209.5pt;margin-top:125.6pt;width:217.65pt;height:28.4pt;z-index:251692544;visibility:visible;mso-wrap-style:squar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" filled="f" strokecolor="red" strokeweight="1pt"/>
          </w:pict>
        </w:r>
      </w:ins>
      <w:r w:rsidR="00BE1CB8">
        <w:rPr>
          <w:noProof/>
        </w:rPr>
        <w:pict>
          <v:rect id="Rectangle 41" o:spid="_x0000_s1046" style="position:absolute;margin-left:236.75pt;margin-top:29.3pt;width:98.5pt;height:23.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" filled="f" strokecolor="red" strokeweight="1pt"/>
        </w:pict>
      </w:r>
      <w:r w:rsidR="00797308">
        <w:rPr>
          <w:noProof/>
        </w:rPr>
        <w:drawing>
          <wp:inline distT="0" distB="0" distL="0" distR="0">
            <wp:extent cx="5716270" cy="2058670"/>
            <wp:effectExtent l="0" t="0" r="0" b="0"/>
            <wp:docPr id="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058670"/>
                    </a:xfrm>
                    <a:prstGeom prst="rect">
                      <a:avLst/>
                    </a:prstGeom>
                    <a:noFill/>
                    <a:ln>
                      <a:noFill/>
                    </a:ln>
                  </pic:spPr>
                </pic:pic>
              </a:graphicData>
            </a:graphic>
          </wp:inline>
        </w:drawing>
      </w:r>
    </w:p>
    <w:p w:rsidR="000E66A0" w:rsidRDefault="000E66A0" w:rsidP="00D66EA2"/>
    <w:p w:rsidR="00D66EA2" w:rsidRDefault="00D66EA2" w:rsidP="00D66EA2">
      <w:pPr>
        <w:pStyle w:val="Pb"/>
        <w:framePr w:wrap="around"/>
      </w:pPr>
    </w:p>
    <w:p w:rsidR="00CD6C33" w:rsidRDefault="00CD6C33" w:rsidP="00CD6C33">
      <w:pPr>
        <w:pStyle w:val="Heading2"/>
      </w:pPr>
      <w:bookmarkStart w:id="1108" w:name="_Toc267385154"/>
      <w:r>
        <w:t xml:space="preserve">Manual VS. Automatic </w:t>
      </w:r>
      <w:del w:id="1109" w:author="perreauxh" w:date="2010-06-01T10:34:00Z">
        <w:r w:rsidDel="008C11A7">
          <w:delText>s</w:delText>
        </w:r>
      </w:del>
      <w:ins w:id="1110" w:author="perreauxh" w:date="2010-06-01T10:34:00Z">
        <w:r w:rsidR="008C11A7">
          <w:t>S</w:t>
        </w:r>
      </w:ins>
      <w:r>
        <w:t>cheduling</w:t>
      </w:r>
      <w:r w:rsidRPr="00D66EA2">
        <w:t xml:space="preserve"> </w:t>
      </w:r>
      <w:ins w:id="1111" w:author="perreauxh" w:date="2010-06-01T10:34:00Z">
        <w:r w:rsidR="008C11A7">
          <w:t>A</w:t>
        </w:r>
      </w:ins>
      <w:del w:id="1112" w:author="perreauxh" w:date="2010-06-01T10:34:00Z">
        <w:r w:rsidR="00D90445" w:rsidDel="008C11A7">
          <w:delText>a</w:delText>
        </w:r>
      </w:del>
      <w:r w:rsidR="00D90445">
        <w:t>ssignments</w:t>
      </w:r>
      <w:bookmarkEnd w:id="1108"/>
    </w:p>
    <w:p w:rsidR="00CD6C33" w:rsidRDefault="00797308" w:rsidP="00CD6C33">
      <w:pPr>
        <w:pStyle w:val="FormatPPT"/>
      </w:pPr>
      <w:r>
        <w:drawing>
          <wp:inline distT="0" distB="0" distL="0" distR="0">
            <wp:extent cx="3648075" cy="2303145"/>
            <wp:effectExtent l="0" t="0" r="9525" b="1905"/>
            <wp:docPr id="32"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CD6C33" w:rsidRPr="005A6CDE" w:rsidRDefault="00CD6C33" w:rsidP="00CD6C33">
      <w:pPr>
        <w:pStyle w:val="Rule"/>
      </w:pPr>
    </w:p>
    <w:p w:rsidR="00D90445" w:rsidRDefault="00D90445" w:rsidP="00D90445">
      <w:r>
        <w:t xml:space="preserve">Automatic scheduled tasks </w:t>
      </w:r>
      <w:del w:id="1113" w:author="perreauxh" w:date="2010-06-01T10:34:00Z">
        <w:r w:rsidDel="0062510B">
          <w:delText xml:space="preserve">are </w:delText>
        </w:r>
      </w:del>
      <w:r>
        <w:t>us</w:t>
      </w:r>
      <w:del w:id="1114" w:author="perreauxh" w:date="2010-06-01T10:34:00Z">
        <w:r w:rsidDel="0062510B">
          <w:delText>ing</w:delText>
        </w:r>
      </w:del>
      <w:ins w:id="1115" w:author="perreauxh" w:date="2010-06-01T10:34:00Z">
        <w:r w:rsidR="0062510B">
          <w:t>e</w:t>
        </w:r>
      </w:ins>
      <w:r>
        <w:t xml:space="preserve"> Project 2010’s scheduling engine to calculate work, duration and cost for tasks.  Manual scheduled tasks, however, are not using this calculation.  </w:t>
      </w:r>
      <w:r w:rsidR="0045671C">
        <w:t>N</w:t>
      </w:r>
      <w:r>
        <w:t xml:space="preserve">ew fields </w:t>
      </w:r>
      <w:del w:id="1116" w:author="perreauxh" w:date="2010-06-01T10:34:00Z">
        <w:r w:rsidDel="0062510B">
          <w:delText xml:space="preserve">were </w:delText>
        </w:r>
      </w:del>
      <w:ins w:id="1117" w:author="perreauxh" w:date="2010-06-01T10:34:00Z">
        <w:r w:rsidR="0062510B">
          <w:t xml:space="preserve">have been </w:t>
        </w:r>
      </w:ins>
      <w:r>
        <w:t>added</w:t>
      </w:r>
      <w:ins w:id="1118" w:author="perreauxh" w:date="2010-06-01T10:34:00Z">
        <w:r w:rsidR="0062510B">
          <w:t xml:space="preserve"> to Project 2010</w:t>
        </w:r>
      </w:ins>
      <w:r>
        <w:t xml:space="preserve"> </w:t>
      </w:r>
      <w:r w:rsidR="0045671C">
        <w:t xml:space="preserve">for manually scheduled tasks </w:t>
      </w:r>
      <w:del w:id="1119" w:author="perreauxh" w:date="2010-06-01T10:35:00Z">
        <w:r w:rsidDel="0062510B">
          <w:delText>to Project 2010</w:delText>
        </w:r>
        <w:r w:rsidR="004363A9" w:rsidDel="0062510B">
          <w:delText xml:space="preserve"> </w:delText>
        </w:r>
      </w:del>
      <w:r w:rsidR="004363A9">
        <w:t>which determine the start and finish dates for the tasks</w:t>
      </w:r>
      <w:r>
        <w:t xml:space="preserve">.  The fields are: </w:t>
      </w:r>
    </w:p>
    <w:p w:rsidR="00D90445" w:rsidRDefault="00D90445" w:rsidP="00D90445">
      <w:pPr>
        <w:pStyle w:val="ListParagraph"/>
        <w:numPr>
          <w:ilvl w:val="0"/>
          <w:numId w:val="23"/>
        </w:numPr>
      </w:pPr>
      <w:r w:rsidRPr="00D90445">
        <w:rPr>
          <w:b/>
        </w:rPr>
        <w:t xml:space="preserve">Scheduled Start </w:t>
      </w:r>
      <w:r>
        <w:t>- Start, Finish and Duration are optional for manually scheduled tasks</w:t>
      </w:r>
      <w:r w:rsidR="0045671C">
        <w:t xml:space="preserve">, </w:t>
      </w:r>
      <w:r w:rsidR="004363A9">
        <w:t>r</w:t>
      </w:r>
      <w:r>
        <w:t>ead only field</w:t>
      </w:r>
    </w:p>
    <w:p w:rsidR="00D90445" w:rsidRDefault="00D90445" w:rsidP="00D90445">
      <w:pPr>
        <w:pStyle w:val="ListParagraph"/>
        <w:numPr>
          <w:ilvl w:val="0"/>
          <w:numId w:val="23"/>
        </w:numPr>
      </w:pPr>
      <w:r w:rsidRPr="00D90445">
        <w:rPr>
          <w:b/>
        </w:rPr>
        <w:t>Scheduled Finish</w:t>
      </w:r>
      <w:r>
        <w:t xml:space="preserve"> – Start date recommended by Project</w:t>
      </w:r>
      <w:r w:rsidR="0045671C">
        <w:t xml:space="preserve"> 2010</w:t>
      </w:r>
      <w:r>
        <w:t xml:space="preserve">, read only field </w:t>
      </w:r>
    </w:p>
    <w:p w:rsidR="00D90445" w:rsidRDefault="00D90445" w:rsidP="00D90445">
      <w:pPr>
        <w:pStyle w:val="ListParagraph"/>
        <w:numPr>
          <w:ilvl w:val="0"/>
          <w:numId w:val="23"/>
        </w:numPr>
      </w:pPr>
      <w:r w:rsidRPr="00D90445">
        <w:rPr>
          <w:b/>
        </w:rPr>
        <w:t>Scheduled Duration</w:t>
      </w:r>
      <w:r>
        <w:t xml:space="preserve"> - a </w:t>
      </w:r>
      <w:ins w:id="1120" w:author="Ellen Lehnert" w:date="2010-07-20T10:56:00Z">
        <w:r w:rsidR="00704D5C">
          <w:t>entered duration</w:t>
        </w:r>
      </w:ins>
      <w:del w:id="1121" w:author="Ellen Lehnert" w:date="2010-07-20T10:56:00Z">
        <w:r w:rsidDel="00704D5C">
          <w:delText>Finish date</w:delText>
        </w:r>
      </w:del>
      <w:ins w:id="1122" w:author="Ellen Lehnert" w:date="2010-07-20T10:56:00Z">
        <w:r w:rsidR="00704D5C">
          <w:t xml:space="preserve"> or value </w:t>
        </w:r>
        <w:r w:rsidR="00704D5C">
          <w:t>calculated</w:t>
        </w:r>
        <w:r w:rsidR="00704D5C">
          <w:t xml:space="preserve"> </w:t>
        </w:r>
      </w:ins>
      <w:del w:id="1123" w:author="Ellen Lehnert" w:date="2010-07-20T10:56:00Z">
        <w:r w:rsidDel="00704D5C">
          <w:delText xml:space="preserve"> recommended </w:delText>
        </w:r>
      </w:del>
      <w:r>
        <w:t>by Project</w:t>
      </w:r>
      <w:r w:rsidR="0045671C">
        <w:t xml:space="preserve"> 2010</w:t>
      </w:r>
      <w:r>
        <w:t xml:space="preserve">, read only field </w:t>
      </w:r>
    </w:p>
    <w:p w:rsidR="001F558E" w:rsidRDefault="001F558E" w:rsidP="00D90445">
      <w:r>
        <w:t xml:space="preserve">When assignments are created for manually scheduled tasks, only the duration field is part of the calculation and work is not considered.  The assignment will also use the availability of the resources as well as the assignment unit to calculate the assignment.  </w:t>
      </w:r>
    </w:p>
    <w:p w:rsidR="00D90445" w:rsidRDefault="00D90445" w:rsidP="00D90445">
      <w:r>
        <w:t xml:space="preserve">In the first example below, the </w:t>
      </w:r>
      <w:r w:rsidR="0045671C">
        <w:t xml:space="preserve">fixed work </w:t>
      </w:r>
      <w:r>
        <w:t xml:space="preserve">task </w:t>
      </w:r>
      <w:r w:rsidR="0045671C">
        <w:t xml:space="preserve">is </w:t>
      </w:r>
      <w:r>
        <w:t xml:space="preserve">using </w:t>
      </w:r>
      <w:del w:id="1124" w:author="perreauxh" w:date="2010-06-01T10:36:00Z">
        <w:r w:rsidDel="0062510B">
          <w:delText xml:space="preserve">was </w:delText>
        </w:r>
      </w:del>
      <w:r w:rsidRPr="0045671C">
        <w:rPr>
          <w:u w:val="single"/>
        </w:rPr>
        <w:t>automatic scheduling mode</w:t>
      </w:r>
      <w:r>
        <w:t xml:space="preserve">.  1 </w:t>
      </w:r>
      <w:r w:rsidR="0045671C">
        <w:t>resource</w:t>
      </w:r>
      <w:r>
        <w:t xml:space="preserve"> is assigned to a task that has 200 hours of work.  The value in the duration column before the resource was assigned was 1. The result</w:t>
      </w:r>
      <w:ins w:id="1125" w:author="perreauxh" w:date="2010-06-01T10:37:00Z">
        <w:r w:rsidR="002937C4">
          <w:t>ing calculation</w:t>
        </w:r>
      </w:ins>
      <w:r>
        <w:t xml:space="preserve"> is</w:t>
      </w:r>
      <w:ins w:id="1126" w:author="perreauxh" w:date="2010-06-01T10:38:00Z">
        <w:r w:rsidR="002937C4">
          <w:t>,</w:t>
        </w:r>
      </w:ins>
      <w:r>
        <w:t xml:space="preserve"> 25 days of work to pack boxes </w:t>
      </w:r>
      <w:del w:id="1127" w:author="perreauxh" w:date="2010-06-01T10:38:00Z">
        <w:r w:rsidDel="002937C4">
          <w:delText>calculated by the scheduling engine</w:delText>
        </w:r>
      </w:del>
      <w:ins w:id="1128" w:author="perreauxh" w:date="2010-06-01T10:37:00Z">
        <w:r w:rsidR="000410E4">
          <w:t>using a single resource</w:t>
        </w:r>
      </w:ins>
      <w:r>
        <w:t xml:space="preserve">.  </w:t>
      </w:r>
    </w:p>
    <w:p w:rsidR="001F558E" w:rsidRDefault="001F558E" w:rsidP="00D90445"/>
    <w:p w:rsidR="00D90445" w:rsidRDefault="00BE1CB8" w:rsidP="00D90445">
      <w:pPr>
        <w:pStyle w:val="Art"/>
      </w:pPr>
      <w:r>
        <w:rPr>
          <w:noProof/>
        </w:rPr>
        <w:pict>
          <v:rect id="Rectangle 42" o:spid="_x0000_s1045" style="position:absolute;margin-left:174.4pt;margin-top:1.4pt;width:78.3pt;height:19.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" filled="f" strokecolor="red" strokeweight="1pt"/>
        </w:pict>
      </w:r>
      <w:r w:rsidR="00797308">
        <w:rPr>
          <w:noProof/>
        </w:rPr>
        <w:drawing>
          <wp:inline distT="0" distB="0" distL="0" distR="0">
            <wp:extent cx="5711190" cy="1437640"/>
            <wp:effectExtent l="0" t="0" r="381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437640"/>
                    </a:xfrm>
                    <a:prstGeom prst="rect">
                      <a:avLst/>
                    </a:prstGeom>
                    <a:noFill/>
                    <a:ln>
                      <a:noFill/>
                    </a:ln>
                  </pic:spPr>
                </pic:pic>
              </a:graphicData>
            </a:graphic>
          </wp:inline>
        </w:drawing>
      </w:r>
    </w:p>
    <w:p w:rsidR="00D90445" w:rsidRDefault="00D90445" w:rsidP="00D90445"/>
    <w:p w:rsidR="0011654D" w:rsidRDefault="0011654D" w:rsidP="0011654D">
      <w:r>
        <w:t xml:space="preserve">Below is the same task using </w:t>
      </w:r>
      <w:r w:rsidR="00D90445">
        <w:t>manual schedul</w:t>
      </w:r>
      <w:r>
        <w:t>ing</w:t>
      </w:r>
      <w:r w:rsidR="00D90445">
        <w:t xml:space="preserve"> mode.  Before the assignment was made, duration was 1 day and work was 200 hours. </w:t>
      </w:r>
      <w:r>
        <w:t xml:space="preserve">The scheduled duration column is the value used to schedule the task in manual mode. Notice how the work value was changed to 8 hours of work from the original 200 hours.  Only 8 hours of work are now schedule for this task.  </w:t>
      </w:r>
    </w:p>
    <w:p w:rsidR="00D90445" w:rsidRDefault="00D90445" w:rsidP="00D90445"/>
    <w:p w:rsidR="00D90445" w:rsidRDefault="00D90445" w:rsidP="00D90445"/>
    <w:p w:rsidR="00D90445" w:rsidRDefault="00BE1CB8" w:rsidP="00D90445">
      <w:pPr>
        <w:pStyle w:val="Art"/>
      </w:pPr>
      <w:r>
        <w:rPr>
          <w:noProof/>
        </w:rPr>
        <w:pict>
          <v:rect id="Rectangle 43" o:spid="_x0000_s1044" style="position:absolute;margin-left:157.75pt;margin-top:10.95pt;width:78.3pt;height:1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" filled="f" strokecolor="red" strokeweight="1pt"/>
        </w:pict>
      </w:r>
      <w:r w:rsidR="00797308">
        <w:rPr>
          <w:noProof/>
        </w:rPr>
        <w:drawing>
          <wp:inline distT="0" distB="0" distL="0" distR="0">
            <wp:extent cx="5716270" cy="1506220"/>
            <wp:effectExtent l="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506220"/>
                    </a:xfrm>
                    <a:prstGeom prst="rect">
                      <a:avLst/>
                    </a:prstGeom>
                    <a:noFill/>
                    <a:ln>
                      <a:noFill/>
                    </a:ln>
                  </pic:spPr>
                </pic:pic>
              </a:graphicData>
            </a:graphic>
          </wp:inline>
        </w:drawing>
      </w:r>
    </w:p>
    <w:p w:rsidR="00D90445" w:rsidRDefault="00D90445" w:rsidP="00D90445"/>
    <w:p w:rsidR="00D90445" w:rsidRDefault="0011654D" w:rsidP="00D90445">
      <w:r>
        <w:t xml:space="preserve">Below is the same task in manual schedule mode with 25 days entered in the duration column.  Note that the work is now estimated to be 200 hours. </w:t>
      </w:r>
    </w:p>
    <w:p w:rsidR="0011654D" w:rsidRDefault="0011654D" w:rsidP="00D90445"/>
    <w:p w:rsidR="0011654D" w:rsidRDefault="00BE1CB8" w:rsidP="0011654D">
      <w:pPr>
        <w:pStyle w:val="Art"/>
        <w:jc w:val="center"/>
      </w:pPr>
      <w:r>
        <w:rPr>
          <w:noProof/>
        </w:rPr>
        <w:pict>
          <v:rect id="Rectangle 44" o:spid="_x0000_s1043" style="position:absolute;left:0;text-align:left;margin-left:221.2pt;margin-top:16.65pt;width:89.65pt;height:19.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" filled="f" strokecolor="red" strokeweight="1pt"/>
        </w:pict>
      </w:r>
      <w:r w:rsidR="00797308">
        <w:rPr>
          <w:noProof/>
        </w:rPr>
        <w:drawing>
          <wp:inline distT="0" distB="0" distL="0" distR="0">
            <wp:extent cx="5711190" cy="1774825"/>
            <wp:effectExtent l="0" t="0" r="3810" b="0"/>
            <wp:docPr id="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774825"/>
                    </a:xfrm>
                    <a:prstGeom prst="rect">
                      <a:avLst/>
                    </a:prstGeom>
                    <a:noFill/>
                    <a:ln>
                      <a:noFill/>
                    </a:ln>
                  </pic:spPr>
                </pic:pic>
              </a:graphicData>
            </a:graphic>
          </wp:inline>
        </w:drawing>
      </w:r>
    </w:p>
    <w:p w:rsidR="0011654D" w:rsidRDefault="0011654D" w:rsidP="00D90445"/>
    <w:p w:rsidR="0011654D" w:rsidRDefault="0011654D" w:rsidP="00D90445">
      <w:r>
        <w:t>In this last example</w:t>
      </w:r>
      <w:ins w:id="1129" w:author="perreauxh" w:date="2010-06-01T12:23:00Z">
        <w:r w:rsidR="001877B7">
          <w:t>,</w:t>
        </w:r>
      </w:ins>
      <w:r>
        <w:t xml:space="preserve"> the duration column has text and zero hours of work when the </w:t>
      </w:r>
      <w:ins w:id="1130" w:author="perreauxh" w:date="2010-06-01T12:23:00Z">
        <w:r w:rsidR="00DF5114">
          <w:t xml:space="preserve">resource </w:t>
        </w:r>
      </w:ins>
      <w:r>
        <w:t xml:space="preserve">assigned was entered.  </w:t>
      </w:r>
    </w:p>
    <w:p w:rsidR="0011654D" w:rsidRDefault="0011654D" w:rsidP="00D90445"/>
    <w:p w:rsidR="0011654D" w:rsidRDefault="00BE1CB8" w:rsidP="0011654D">
      <w:pPr>
        <w:pStyle w:val="Art"/>
      </w:pPr>
      <w:r>
        <w:rPr>
          <w:noProof/>
        </w:rPr>
        <w:pict>
          <v:rect id="Rectangle 45" o:spid="_x0000_s1042" style="position:absolute;margin-left:224.55pt;margin-top:7.55pt;width:89.65pt;height:19.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" filled="f" strokecolor="red" strokeweight="1pt"/>
        </w:pict>
      </w:r>
      <w:r w:rsidR="00797308">
        <w:rPr>
          <w:noProof/>
        </w:rPr>
        <w:drawing>
          <wp:inline distT="0" distB="0" distL="0" distR="0">
            <wp:extent cx="5711190" cy="1383665"/>
            <wp:effectExtent l="0" t="0" r="3810" b="6985"/>
            <wp:docPr id="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383665"/>
                    </a:xfrm>
                    <a:prstGeom prst="rect">
                      <a:avLst/>
                    </a:prstGeom>
                    <a:noFill/>
                    <a:ln>
                      <a:noFill/>
                    </a:ln>
                  </pic:spPr>
                </pic:pic>
              </a:graphicData>
            </a:graphic>
          </wp:inline>
        </w:drawing>
      </w:r>
    </w:p>
    <w:p w:rsidR="00D90445" w:rsidRDefault="00D90445" w:rsidP="00D90445"/>
    <w:p w:rsidR="0011654D" w:rsidRDefault="0011654D" w:rsidP="00CD6C33">
      <w:r>
        <w:t xml:space="preserve">The result of assigning 1 resource to the task is shown below.  </w:t>
      </w:r>
      <w:r w:rsidR="00BB38F4">
        <w:t>T</w:t>
      </w:r>
      <w:r>
        <w:t xml:space="preserve">he duration retained the </w:t>
      </w:r>
      <w:r w:rsidR="00BB38F4">
        <w:t xml:space="preserve">orginal </w:t>
      </w:r>
      <w:r>
        <w:t xml:space="preserve">text value and work increased to </w:t>
      </w:r>
      <w:r w:rsidR="00BB38F4">
        <w:t>8 hours</w:t>
      </w:r>
      <w:r>
        <w:t xml:space="preserve"> because the resource was assigned using the units value of 1. </w:t>
      </w:r>
      <w:r w:rsidR="00BB38F4">
        <w:t xml:space="preserve"> If the units value </w:t>
      </w:r>
      <w:ins w:id="1131" w:author="perreauxh" w:date="2010-06-01T12:25:00Z">
        <w:r w:rsidR="00EE150E">
          <w:t>used had been</w:t>
        </w:r>
      </w:ins>
      <w:del w:id="1132" w:author="perreauxh" w:date="2010-06-01T12:25:00Z">
        <w:r w:rsidR="00BB38F4" w:rsidDel="00EE150E">
          <w:delText>would have been</w:delText>
        </w:r>
      </w:del>
      <w:r w:rsidR="00BB38F4">
        <w:t xml:space="preserve"> 2, 16 hours would have been calculated. </w:t>
      </w:r>
    </w:p>
    <w:p w:rsidR="0011654D" w:rsidRDefault="0011654D" w:rsidP="00CD6C33"/>
    <w:p w:rsidR="00CD6C33" w:rsidRDefault="0011654D" w:rsidP="00CD6C33">
      <w:r>
        <w:t xml:space="preserve"> </w:t>
      </w:r>
    </w:p>
    <w:p w:rsidR="0011654D" w:rsidRDefault="00BE1CB8" w:rsidP="0011654D">
      <w:pPr>
        <w:pStyle w:val="Art"/>
      </w:pPr>
      <w:r>
        <w:rPr>
          <w:noProof/>
        </w:rPr>
        <w:pict>
          <v:rect id="Rectangle 46" o:spid="_x0000_s1041" style="position:absolute;margin-left:220.85pt;margin-top:3.8pt;width:89.65pt;height:19.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" filled="f" strokecolor="red" strokeweight="1pt"/>
        </w:pict>
      </w:r>
      <w:r w:rsidR="00797308">
        <w:rPr>
          <w:noProof/>
        </w:rPr>
        <w:drawing>
          <wp:inline distT="0" distB="0" distL="0" distR="0">
            <wp:extent cx="5711190" cy="1374140"/>
            <wp:effectExtent l="0" t="0" r="3810" b="0"/>
            <wp:docPr id="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374140"/>
                    </a:xfrm>
                    <a:prstGeom prst="rect">
                      <a:avLst/>
                    </a:prstGeom>
                    <a:noFill/>
                    <a:ln>
                      <a:noFill/>
                    </a:ln>
                  </pic:spPr>
                </pic:pic>
              </a:graphicData>
            </a:graphic>
          </wp:inline>
        </w:drawing>
      </w:r>
    </w:p>
    <w:p w:rsidR="0011654D" w:rsidRDefault="0011654D" w:rsidP="00CD6C33"/>
    <w:p w:rsidR="00CD6C33" w:rsidRDefault="00CD6C33">
      <w:pPr>
        <w:spacing w:after="0" w:line="240" w:lineRule="auto"/>
        <w:ind w:left="0"/>
        <w:rPr>
          <w:rFonts w:ascii="Arial Narrow" w:eastAsia="Times New Roman" w:hAnsi="Arial Narrow"/>
          <w:b/>
          <w:color w:val="000000"/>
          <w:sz w:val="36"/>
          <w:szCs w:val="36"/>
        </w:rPr>
      </w:pPr>
      <w:r>
        <w:br w:type="page"/>
      </w:r>
    </w:p>
    <w:p w:rsidR="00D66EA2" w:rsidRDefault="00D66EA2" w:rsidP="00D66EA2">
      <w:pPr>
        <w:pStyle w:val="Heading2"/>
      </w:pPr>
      <w:bookmarkStart w:id="1133" w:name="_Toc267385155"/>
      <w:r>
        <w:t>Practice: Creating Assignments</w:t>
      </w:r>
      <w:bookmarkEnd w:id="1133"/>
    </w:p>
    <w:p w:rsidR="00D66EA2" w:rsidRDefault="00797308" w:rsidP="00D66EA2">
      <w:pPr>
        <w:pStyle w:val="FormatPPT"/>
      </w:pPr>
      <w:r>
        <w:drawing>
          <wp:inline distT="0" distB="0" distL="0" distR="0">
            <wp:extent cx="3642995" cy="2298065"/>
            <wp:effectExtent l="0" t="0" r="0" b="6985"/>
            <wp:docPr id="38"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D753D4">
            <w:pPr>
              <w:pStyle w:val="LabTabelHeaderFirst"/>
              <w:rPr>
                <w:i/>
                <w:color w:val="00B050"/>
              </w:rPr>
            </w:pPr>
            <w:r w:rsidRPr="00245ACE">
              <w:rPr>
                <w:i/>
                <w:color w:val="00B050"/>
              </w:rPr>
              <w:t>Setting</w:t>
            </w:r>
          </w:p>
        </w:tc>
        <w:tc>
          <w:tcPr>
            <w:tcW w:w="5490" w:type="dxa"/>
          </w:tcPr>
          <w:p w:rsidR="00D66EA2" w:rsidRPr="00245ACE" w:rsidRDefault="00D66EA2" w:rsidP="00D753D4">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D753D4">
            <w:pPr>
              <w:pStyle w:val="Tr"/>
              <w:ind w:left="-90"/>
              <w:rPr>
                <w:i/>
                <w:color w:val="00B050"/>
                <w:szCs w:val="21"/>
              </w:rPr>
            </w:pP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Account Name</w:t>
            </w:r>
          </w:p>
        </w:tc>
        <w:tc>
          <w:tcPr>
            <w:tcW w:w="5490" w:type="dxa"/>
          </w:tcPr>
          <w:p w:rsidR="00D66EA2" w:rsidRPr="00245ACE" w:rsidRDefault="00D66EA2" w:rsidP="00D753D4">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Project Server URL</w:t>
            </w:r>
          </w:p>
        </w:tc>
        <w:tc>
          <w:tcPr>
            <w:tcW w:w="5490" w:type="dxa"/>
          </w:tcPr>
          <w:p w:rsidR="00D66EA2" w:rsidRPr="00245ACE" w:rsidRDefault="00D66EA2" w:rsidP="00D753D4">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When connecting</w:t>
            </w:r>
          </w:p>
        </w:tc>
        <w:tc>
          <w:tcPr>
            <w:tcW w:w="5490" w:type="dxa"/>
          </w:tcPr>
          <w:p w:rsidR="00D66EA2" w:rsidRPr="00245ACE" w:rsidRDefault="00D66EA2" w:rsidP="00D753D4">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D753D4">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D753D4">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D66EA2" w:rsidRDefault="00D66EA2" w:rsidP="00D66EA2">
      <w:pPr>
        <w:pStyle w:val="Heading1"/>
      </w:pPr>
      <w:bookmarkStart w:id="1134" w:name="_Toc267385156"/>
      <w:r>
        <w:t xml:space="preserve">Lesson 3: </w:t>
      </w:r>
      <w:r w:rsidRPr="00D66EA2">
        <w:t>Factors that Affect Assignments</w:t>
      </w:r>
      <w:bookmarkEnd w:id="1134"/>
    </w:p>
    <w:p w:rsidR="00D66EA2" w:rsidRDefault="00797308" w:rsidP="00D66EA2">
      <w:pPr>
        <w:pStyle w:val="FormatPPT"/>
      </w:pPr>
      <w:r>
        <w:drawing>
          <wp:inline distT="0" distB="0" distL="0" distR="0">
            <wp:extent cx="3648075" cy="2303145"/>
            <wp:effectExtent l="0" t="0" r="9525" b="1905"/>
            <wp:docPr id="39" name="Objec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853D86" w:rsidRDefault="00D66EA2" w:rsidP="00D66EA2">
      <w:pPr>
        <w:pStyle w:val="Rule"/>
      </w:pPr>
    </w:p>
    <w:p w:rsidR="00D66EA2" w:rsidRDefault="00125E21" w:rsidP="00125E21">
      <w:pPr>
        <w:pStyle w:val="Lb1"/>
        <w:numPr>
          <w:ilvl w:val="0"/>
          <w:numId w:val="0"/>
        </w:numPr>
        <w:ind w:left="720"/>
      </w:pPr>
      <w:r>
        <w:t>In the previous lesson</w:t>
      </w:r>
      <w:ins w:id="1135" w:author="perreauxh" w:date="2010-06-01T12:25:00Z">
        <w:r w:rsidR="00B430BE">
          <w:t>,</w:t>
        </w:r>
      </w:ins>
      <w:r>
        <w:t xml:space="preserve"> </w:t>
      </w:r>
      <w:ins w:id="1136" w:author="Heather Perreaux" w:date="2010-06-08T07:23:00Z">
        <w:r w:rsidR="009B34EA">
          <w:t xml:space="preserve">we discussed the </w:t>
        </w:r>
      </w:ins>
      <w:r w:rsidR="00FC61E3">
        <w:t xml:space="preserve">concepts </w:t>
      </w:r>
      <w:del w:id="1137" w:author="Heather Perreaux" w:date="2010-06-08T07:23:00Z">
        <w:r w:rsidR="00FC61E3" w:rsidDel="009B34EA">
          <w:delText>were discussed</w:delText>
        </w:r>
        <w:r w:rsidDel="009B34EA">
          <w:delText xml:space="preserve"> regarding </w:delText>
        </w:r>
        <w:r w:rsidR="00FC61E3" w:rsidDel="009B34EA">
          <w:delText xml:space="preserve">the creation </w:delText>
        </w:r>
      </w:del>
      <w:r w:rsidR="00FC61E3">
        <w:t>of</w:t>
      </w:r>
      <w:ins w:id="1138" w:author="Heather Perreaux" w:date="2010-06-08T07:23:00Z">
        <w:r w:rsidR="009B34EA">
          <w:t xml:space="preserve"> creating</w:t>
        </w:r>
      </w:ins>
      <w:r w:rsidR="00FC61E3">
        <w:t xml:space="preserve"> work </w:t>
      </w:r>
      <w:r>
        <w:t>assignments</w:t>
      </w:r>
      <w:r w:rsidR="00FC61E3">
        <w:t>.</w:t>
      </w:r>
      <w:r>
        <w:t xml:space="preserve">  </w:t>
      </w:r>
      <w:r w:rsidR="00FC61E3">
        <w:t>A</w:t>
      </w:r>
      <w:r>
        <w:t>ssignment</w:t>
      </w:r>
      <w:r w:rsidR="00FC61E3">
        <w:t>s will include more nuances and</w:t>
      </w:r>
      <w:r w:rsidR="00154E72" w:rsidRPr="00154E72">
        <w:t xml:space="preserve"> </w:t>
      </w:r>
      <w:r w:rsidR="00154E72">
        <w:t>concerns</w:t>
      </w:r>
      <w:r w:rsidR="00FC61E3">
        <w:t xml:space="preserve"> </w:t>
      </w:r>
      <w:del w:id="1139" w:author="Heather Perreaux" w:date="2010-06-08T07:24:00Z">
        <w:r w:rsidR="00FC61E3" w:rsidDel="00DA429A">
          <w:delText>to</w:delText>
        </w:r>
      </w:del>
      <w:ins w:id="1140" w:author="Heather Perreaux" w:date="2010-06-08T07:24:00Z">
        <w:r w:rsidR="00DA429A">
          <w:t>involved in</w:t>
        </w:r>
      </w:ins>
      <w:r w:rsidR="00FC61E3">
        <w:t xml:space="preserve"> develop</w:t>
      </w:r>
      <w:ins w:id="1141" w:author="Heather Perreaux" w:date="2010-06-08T07:24:00Z">
        <w:r w:rsidR="00DA429A">
          <w:t>ing</w:t>
        </w:r>
      </w:ins>
      <w:r w:rsidR="00FC61E3">
        <w:t xml:space="preserve"> a realistic project schedule</w:t>
      </w:r>
      <w:r>
        <w:t xml:space="preserve">.  </w:t>
      </w:r>
      <w:r w:rsidR="00FC61E3">
        <w:t xml:space="preserve">This lesson will address a variety of variables that </w:t>
      </w:r>
      <w:r w:rsidR="00154E72">
        <w:t>should</w:t>
      </w:r>
      <w:r w:rsidR="00FC61E3">
        <w:t xml:space="preserve"> be considered while creating resource assignments. </w:t>
      </w:r>
    </w:p>
    <w:p w:rsidR="00125E21" w:rsidRDefault="00125E21" w:rsidP="00125E21">
      <w:pPr>
        <w:pStyle w:val="Lb1"/>
        <w:numPr>
          <w:ilvl w:val="0"/>
          <w:numId w:val="0"/>
        </w:numPr>
        <w:ind w:left="720"/>
      </w:pPr>
    </w:p>
    <w:p w:rsidR="00125E21" w:rsidRDefault="00125E21" w:rsidP="00125E21">
      <w:pPr>
        <w:pStyle w:val="Lb1"/>
        <w:numPr>
          <w:ilvl w:val="0"/>
          <w:numId w:val="0"/>
        </w:numPr>
        <w:ind w:left="720"/>
      </w:pPr>
      <w:r>
        <w:t>In th</w:t>
      </w:r>
      <w:del w:id="1142" w:author="Heather Perreaux" w:date="2010-06-08T07:25:00Z">
        <w:r w:rsidDel="00DA429A">
          <w:delText>e</w:delText>
        </w:r>
      </w:del>
      <w:ins w:id="1143" w:author="Heather Perreaux" w:date="2010-06-08T07:25:00Z">
        <w:r w:rsidR="00DA429A">
          <w:t>is</w:t>
        </w:r>
      </w:ins>
      <w:r>
        <w:t xml:space="preserve"> lesson we will discuss: </w:t>
      </w:r>
    </w:p>
    <w:p w:rsidR="00125E21" w:rsidRDefault="00125E21" w:rsidP="00125E21">
      <w:pPr>
        <w:pStyle w:val="Lb1"/>
        <w:numPr>
          <w:ilvl w:val="0"/>
          <w:numId w:val="17"/>
        </w:numPr>
      </w:pPr>
      <w:r>
        <w:t>Percentage assignments</w:t>
      </w:r>
    </w:p>
    <w:p w:rsidR="00125E21" w:rsidRDefault="00125E21" w:rsidP="00125E21">
      <w:pPr>
        <w:pStyle w:val="Lb1"/>
        <w:numPr>
          <w:ilvl w:val="0"/>
          <w:numId w:val="17"/>
        </w:numPr>
      </w:pPr>
      <w:r>
        <w:t>How the resource calendar will influence assignments</w:t>
      </w:r>
    </w:p>
    <w:p w:rsidR="00125E21" w:rsidRDefault="00125E21" w:rsidP="00125E21">
      <w:pPr>
        <w:pStyle w:val="Lb1"/>
        <w:numPr>
          <w:ilvl w:val="0"/>
          <w:numId w:val="17"/>
        </w:numPr>
      </w:pPr>
      <w:r>
        <w:t>How to delay an assignment</w:t>
      </w:r>
    </w:p>
    <w:p w:rsidR="00125E21" w:rsidRDefault="00125E21" w:rsidP="00125E21">
      <w:pPr>
        <w:pStyle w:val="Lb1"/>
        <w:numPr>
          <w:ilvl w:val="0"/>
          <w:numId w:val="17"/>
        </w:numPr>
      </w:pPr>
      <w:r>
        <w:t>How Max. Units affects an assignment</w:t>
      </w:r>
    </w:p>
    <w:p w:rsidR="0005480B" w:rsidRDefault="0005480B" w:rsidP="00125E21">
      <w:pPr>
        <w:pStyle w:val="Lb1"/>
        <w:numPr>
          <w:ilvl w:val="0"/>
          <w:numId w:val="17"/>
        </w:numPr>
      </w:pPr>
      <w:r>
        <w:t>Best Practices for creating assignments</w:t>
      </w:r>
    </w:p>
    <w:p w:rsidR="00D66EA2" w:rsidRDefault="00D66EA2" w:rsidP="00D66EA2">
      <w:pPr>
        <w:pStyle w:val="Pb"/>
        <w:framePr w:wrap="around"/>
      </w:pPr>
    </w:p>
    <w:p w:rsidR="00D66EA2" w:rsidRDefault="00D66EA2" w:rsidP="00D66EA2">
      <w:pPr>
        <w:pStyle w:val="Pb"/>
        <w:framePr w:wrap="around"/>
      </w:pPr>
    </w:p>
    <w:p w:rsidR="00D66EA2" w:rsidRDefault="00D66EA2" w:rsidP="00D66EA2">
      <w:pPr>
        <w:pStyle w:val="Heading2"/>
      </w:pPr>
      <w:bookmarkStart w:id="1144" w:name="_Toc267385157"/>
      <w:r w:rsidRPr="00D66EA2">
        <w:t>Percentage Assignments</w:t>
      </w:r>
      <w:bookmarkEnd w:id="1144"/>
    </w:p>
    <w:p w:rsidR="00D66EA2" w:rsidRDefault="00797308" w:rsidP="00D66EA2">
      <w:pPr>
        <w:pStyle w:val="FormatPPT"/>
      </w:pPr>
      <w:r>
        <w:drawing>
          <wp:inline distT="0" distB="0" distL="0" distR="0">
            <wp:extent cx="3648075" cy="2303145"/>
            <wp:effectExtent l="0" t="0" r="9525" b="1905"/>
            <wp:docPr id="40"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5A6CDE" w:rsidRDefault="00D66EA2" w:rsidP="00D66EA2">
      <w:pPr>
        <w:pStyle w:val="Rule"/>
      </w:pPr>
    </w:p>
    <w:p w:rsidR="00154E72" w:rsidRDefault="00154E72" w:rsidP="00D66EA2">
      <w:r>
        <w:t>R</w:t>
      </w:r>
      <w:r w:rsidR="00E1421B">
        <w:t xml:space="preserve">esources </w:t>
      </w:r>
      <w:r>
        <w:t xml:space="preserve">typically </w:t>
      </w:r>
      <w:r w:rsidR="00E1421B">
        <w:t xml:space="preserve">are not available </w:t>
      </w:r>
      <w:r w:rsidR="00471E5F">
        <w:t xml:space="preserve">to work full time on a task.  To </w:t>
      </w:r>
      <w:r w:rsidR="00AA2EDD">
        <w:t>accommodate this</w:t>
      </w:r>
      <w:r w:rsidR="00AA2EDD" w:rsidRPr="00AA2EDD">
        <w:t xml:space="preserve"> </w:t>
      </w:r>
      <w:r w:rsidR="00AA2EDD">
        <w:t>need</w:t>
      </w:r>
      <w:r w:rsidR="00471E5F">
        <w:t>, percentage assignments may be created.  The percentage will be a percentage of the time that a resource has available on their calendar</w:t>
      </w:r>
      <w:r>
        <w:t>.</w:t>
      </w:r>
    </w:p>
    <w:p w:rsidR="00154E72" w:rsidRDefault="00471E5F" w:rsidP="00D66EA2">
      <w:r>
        <w:t xml:space="preserve">For example:  </w:t>
      </w:r>
      <w:r w:rsidR="00154E72">
        <w:t xml:space="preserve">A resource has </w:t>
      </w:r>
      <w:del w:id="1145" w:author="perreauxh" w:date="2010-06-01T12:27:00Z">
        <w:r w:rsidR="00154E72" w:rsidDel="00B430BE">
          <w:delText xml:space="preserve">the ability to work </w:delText>
        </w:r>
      </w:del>
      <w:r w:rsidR="00154E72">
        <w:t xml:space="preserve">50% </w:t>
      </w:r>
      <w:ins w:id="1146" w:author="perreauxh" w:date="2010-06-01T12:27:00Z">
        <w:r w:rsidR="00B430BE">
          <w:t xml:space="preserve">availability </w:t>
        </w:r>
      </w:ins>
      <w:r w:rsidR="00154E72">
        <w:t xml:space="preserve">of their time </w:t>
      </w:r>
      <w:ins w:id="1147" w:author="perreauxh" w:date="2010-06-01T12:28:00Z">
        <w:r w:rsidR="00B430BE">
          <w:t xml:space="preserve">to work </w:t>
        </w:r>
      </w:ins>
      <w:r w:rsidR="00154E72">
        <w:t>on a given task.  If the resource</w:t>
      </w:r>
      <w:ins w:id="1148" w:author="perreauxh" w:date="2010-06-01T12:28:00Z">
        <w:r w:rsidR="00B430BE">
          <w:t xml:space="preserve">s </w:t>
        </w:r>
      </w:ins>
      <w:del w:id="1149" w:author="perreauxh" w:date="2010-06-01T12:28:00Z">
        <w:r w:rsidR="00154E72" w:rsidDel="00B430BE">
          <w:delText xml:space="preserve"> has availability of</w:delText>
        </w:r>
      </w:del>
      <w:ins w:id="1150" w:author="perreauxh" w:date="2010-06-01T12:28:00Z">
        <w:r w:rsidR="00B430BE">
          <w:t>workday is</w:t>
        </w:r>
      </w:ins>
      <w:r w:rsidR="00154E72">
        <w:t xml:space="preserve"> 8 hours </w:t>
      </w:r>
      <w:ins w:id="1151" w:author="perreauxh" w:date="2010-06-01T12:28:00Z">
        <w:r w:rsidR="00B430BE">
          <w:t xml:space="preserve">per day </w:t>
        </w:r>
      </w:ins>
      <w:del w:id="1152" w:author="perreauxh" w:date="2010-06-01T12:28:00Z">
        <w:r w:rsidR="00154E72" w:rsidDel="00B430BE">
          <w:delText xml:space="preserve">per day </w:delText>
        </w:r>
      </w:del>
      <w:r w:rsidR="00154E72">
        <w:t xml:space="preserve">on their resource calendar, the assignment will result in 4 hours per day of work time on the task. </w:t>
      </w:r>
    </w:p>
    <w:p w:rsidR="00471E5F" w:rsidRDefault="00471E5F" w:rsidP="00D66EA2">
      <w:r>
        <w:t>In the example below a resource has been assigned 50% to</w:t>
      </w:r>
      <w:ins w:id="1153" w:author="perreauxh" w:date="2010-06-01T12:29:00Z">
        <w:r w:rsidR="00B430BE">
          <w:t xml:space="preserve"> a</w:t>
        </w:r>
      </w:ins>
      <w:r>
        <w:t xml:space="preserve"> 5 day, fixed unit task.  </w:t>
      </w:r>
      <w:r w:rsidR="00154E72">
        <w:t xml:space="preserve">The resource has 8 hours per day available on her resource calendar.  </w:t>
      </w:r>
      <w:r w:rsidR="00766EBE">
        <w:t xml:space="preserve">Since she is assigned at 50% </w:t>
      </w:r>
      <w:r w:rsidR="006061F6">
        <w:t>units</w:t>
      </w:r>
      <w:r w:rsidR="00766EBE">
        <w:t xml:space="preserve">, she will is assigned </w:t>
      </w:r>
      <w:r w:rsidR="00154E72">
        <w:t>to</w:t>
      </w:r>
      <w:r w:rsidR="00766EBE">
        <w:t xml:space="preserve"> 20 hours of work</w:t>
      </w:r>
      <w:r w:rsidR="006526A4">
        <w:t xml:space="preserve"> or 4 hours per day</w:t>
      </w:r>
      <w:r w:rsidR="00766EBE">
        <w:t xml:space="preserve"> during the 5 days.  The work column did not have a value entered when the assignment was created. </w:t>
      </w:r>
    </w:p>
    <w:p w:rsidR="00766EBE" w:rsidRDefault="00766EBE" w:rsidP="00D66EA2"/>
    <w:p w:rsidR="00766EBE" w:rsidRDefault="00797308" w:rsidP="00766EBE">
      <w:pPr>
        <w:pStyle w:val="Art"/>
        <w:jc w:val="center"/>
      </w:pPr>
      <w:r>
        <w:rPr>
          <w:noProof/>
        </w:rPr>
        <w:drawing>
          <wp:inline distT="0" distB="0" distL="0" distR="0">
            <wp:extent cx="5716270" cy="2165985"/>
            <wp:effectExtent l="0" t="0" r="0" b="5715"/>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165985"/>
                    </a:xfrm>
                    <a:prstGeom prst="rect">
                      <a:avLst/>
                    </a:prstGeom>
                    <a:noFill/>
                    <a:ln>
                      <a:noFill/>
                    </a:ln>
                  </pic:spPr>
                </pic:pic>
              </a:graphicData>
            </a:graphic>
          </wp:inline>
        </w:drawing>
      </w:r>
    </w:p>
    <w:p w:rsidR="00766EBE" w:rsidRDefault="00766EBE" w:rsidP="00D66EA2"/>
    <w:p w:rsidR="00766EBE" w:rsidRDefault="00766EBE" w:rsidP="00D66EA2">
      <w:r>
        <w:t>In the next example</w:t>
      </w:r>
      <w:ins w:id="1154" w:author="perreauxh" w:date="2010-06-01T12:30:00Z">
        <w:r w:rsidR="00B430BE">
          <w:t>,</w:t>
        </w:r>
      </w:ins>
      <w:r>
        <w:t xml:space="preserve"> </w:t>
      </w:r>
      <w:del w:id="1155" w:author="perreauxh" w:date="2010-06-01T12:31:00Z">
        <w:r w:rsidDel="00B430BE">
          <w:delText xml:space="preserve">Mary </w:delText>
        </w:r>
      </w:del>
      <w:ins w:id="1156" w:author="perreauxh" w:date="2010-06-01T12:31:00Z">
        <w:r w:rsidR="00B430BE">
          <w:t xml:space="preserve">the resource </w:t>
        </w:r>
      </w:ins>
      <w:r>
        <w:t xml:space="preserve">was removed from the task.  40 hours was entered in the work column stating that the task will require 40 hours to complete.  5 days was left in the duration column and the 50% assignment was recreated. </w:t>
      </w:r>
    </w:p>
    <w:p w:rsidR="00766EBE" w:rsidRDefault="00766EBE" w:rsidP="00D66EA2"/>
    <w:p w:rsidR="00766EBE" w:rsidRDefault="00797308" w:rsidP="00766EBE">
      <w:pPr>
        <w:pStyle w:val="Art"/>
      </w:pPr>
      <w:r>
        <w:rPr>
          <w:noProof/>
        </w:rPr>
        <w:drawing>
          <wp:inline distT="0" distB="0" distL="0" distR="0">
            <wp:extent cx="5716270" cy="2058670"/>
            <wp:effectExtent l="0" t="0" r="0" b="0"/>
            <wp:docPr id="4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058670"/>
                    </a:xfrm>
                    <a:prstGeom prst="rect">
                      <a:avLst/>
                    </a:prstGeom>
                    <a:noFill/>
                    <a:ln>
                      <a:noFill/>
                    </a:ln>
                  </pic:spPr>
                </pic:pic>
              </a:graphicData>
            </a:graphic>
          </wp:inline>
        </w:drawing>
      </w:r>
    </w:p>
    <w:p w:rsidR="00766EBE" w:rsidRDefault="00766EBE" w:rsidP="00D66EA2"/>
    <w:p w:rsidR="00766EBE" w:rsidRDefault="00766EBE" w:rsidP="00D66EA2">
      <w:r>
        <w:t xml:space="preserve">In </w:t>
      </w:r>
      <w:r w:rsidR="006061F6">
        <w:t>the</w:t>
      </w:r>
      <w:r>
        <w:t xml:space="preserve"> example </w:t>
      </w:r>
      <w:r w:rsidR="006061F6">
        <w:t>below</w:t>
      </w:r>
      <w:ins w:id="1157" w:author="perreauxh" w:date="2010-06-01T12:31:00Z">
        <w:r w:rsidR="00B430BE">
          <w:t>,</w:t>
        </w:r>
      </w:ins>
      <w:r w:rsidR="006061F6">
        <w:t xml:space="preserve"> the 40 hour task has </w:t>
      </w:r>
      <w:del w:id="1158" w:author="Heather Perreaux" w:date="2010-06-08T07:25:00Z">
        <w:r w:rsidR="006061F6" w:rsidDel="00DA429A">
          <w:delText xml:space="preserve">the </w:delText>
        </w:r>
      </w:del>
      <w:ins w:id="1159" w:author="Heather Perreaux" w:date="2010-06-08T07:25:00Z">
        <w:r w:rsidR="00DA429A">
          <w:t xml:space="preserve">a </w:t>
        </w:r>
      </w:ins>
      <w:r w:rsidR="006061F6">
        <w:t xml:space="preserve">resource </w:t>
      </w:r>
      <w:r>
        <w:t>assigned at 50%</w:t>
      </w:r>
      <w:r w:rsidR="006061F6">
        <w:t xml:space="preserve"> units</w:t>
      </w:r>
      <w:r>
        <w:t xml:space="preserve"> and the duration of the task was recalculated to</w:t>
      </w:r>
      <w:r w:rsidR="006061F6">
        <w:t xml:space="preserve"> </w:t>
      </w:r>
      <w:r>
        <w:t xml:space="preserve">10 days.  </w:t>
      </w:r>
      <w:r w:rsidR="006061F6">
        <w:t>The resource is available to</w:t>
      </w:r>
      <w:r>
        <w:t xml:space="preserve"> work 4 hours per day or 20 hours per week</w:t>
      </w:r>
      <w:r w:rsidR="006061F6">
        <w:t xml:space="preserve"> and it</w:t>
      </w:r>
      <w:r>
        <w:t xml:space="preserve"> will take 10 days to complete th</w:t>
      </w:r>
      <w:r w:rsidR="006061F6">
        <w:t>e</w:t>
      </w:r>
      <w:r>
        <w:t xml:space="preserve"> task.  </w:t>
      </w:r>
      <w:r w:rsidR="006526A4">
        <w:t xml:space="preserve"> </w:t>
      </w:r>
      <w:r w:rsidR="00784115">
        <w:t xml:space="preserve"> I</w:t>
      </w:r>
      <w:r w:rsidR="006061F6">
        <w:t>f</w:t>
      </w:r>
      <w:r w:rsidR="00784115">
        <w:t xml:space="preserve"> </w:t>
      </w:r>
      <w:r w:rsidR="006061F6">
        <w:t xml:space="preserve">the resource </w:t>
      </w:r>
      <w:r w:rsidR="00784115">
        <w:t xml:space="preserve">had been unavailable during the 10 day time period, the task duration would have increased to accommodate the unavailable time. </w:t>
      </w:r>
    </w:p>
    <w:p w:rsidR="00194996" w:rsidRDefault="00194996" w:rsidP="00D66EA2">
      <w:r>
        <w:t xml:space="preserve">In the </w:t>
      </w:r>
      <w:r w:rsidR="006061F6">
        <w:t xml:space="preserve">Resource Usage </w:t>
      </w:r>
      <w:r>
        <w:t>view below</w:t>
      </w:r>
      <w:ins w:id="1160" w:author="perreauxh" w:date="2010-06-01T12:33:00Z">
        <w:r w:rsidR="005B1EEF">
          <w:t>,</w:t>
        </w:r>
      </w:ins>
      <w:r>
        <w:t xml:space="preserve"> the </w:t>
      </w:r>
      <w:r w:rsidR="006061F6">
        <w:t>resource detail is</w:t>
      </w:r>
      <w:r>
        <w:t xml:space="preserve"> on the top which shows that Larry </w:t>
      </w:r>
      <w:r w:rsidR="006061F6">
        <w:br/>
        <w:t xml:space="preserve">Adams </w:t>
      </w:r>
      <w:r>
        <w:t xml:space="preserve">will work 4 hours per day for the length of the task.  In the Task View below the Schedule view </w:t>
      </w:r>
      <w:del w:id="1161" w:author="perreauxh" w:date="2010-06-01T12:34:00Z">
        <w:r w:rsidDel="005B1EEF">
          <w:delText xml:space="preserve">is </w:delText>
        </w:r>
      </w:del>
      <w:r>
        <w:t>show</w:t>
      </w:r>
      <w:del w:id="1162" w:author="perreauxh" w:date="2010-06-01T12:34:00Z">
        <w:r w:rsidDel="005B1EEF">
          <w:delText>ing</w:delText>
        </w:r>
      </w:del>
      <w:ins w:id="1163" w:author="perreauxh" w:date="2010-06-01T12:34:00Z">
        <w:r w:rsidR="005B1EEF">
          <w:t>s</w:t>
        </w:r>
      </w:ins>
      <w:r>
        <w:t xml:space="preserve"> the start and end dates for the assignment. </w:t>
      </w:r>
    </w:p>
    <w:p w:rsidR="00194996" w:rsidRDefault="00194996" w:rsidP="00D66EA2"/>
    <w:p w:rsidR="006061F6" w:rsidRDefault="00797308" w:rsidP="00194996">
      <w:pPr>
        <w:pStyle w:val="Art"/>
      </w:pPr>
      <w:r>
        <w:rPr>
          <w:noProof/>
        </w:rPr>
        <w:drawing>
          <wp:inline distT="0" distB="0" distL="0" distR="0">
            <wp:extent cx="6254115" cy="1819275"/>
            <wp:effectExtent l="0" t="0" r="0" b="9525"/>
            <wp:docPr id="4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4115" cy="1819275"/>
                    </a:xfrm>
                    <a:prstGeom prst="rect">
                      <a:avLst/>
                    </a:prstGeom>
                    <a:noFill/>
                    <a:ln>
                      <a:noFill/>
                    </a:ln>
                  </pic:spPr>
                </pic:pic>
              </a:graphicData>
            </a:graphic>
          </wp:inline>
        </w:drawing>
      </w:r>
    </w:p>
    <w:p w:rsidR="006061F6" w:rsidRPr="006061F6" w:rsidRDefault="006061F6" w:rsidP="006061F6"/>
    <w:p w:rsidR="0081711B" w:rsidRDefault="006061F6" w:rsidP="0081711B">
      <w:r>
        <w:t xml:space="preserve">This view may also be used to </w:t>
      </w:r>
      <w:r w:rsidR="00D529AC">
        <w:t xml:space="preserve">fine tune </w:t>
      </w:r>
      <w:del w:id="1164" w:author="perreauxh" w:date="2010-06-01T12:34:00Z">
        <w:r w:rsidR="00D529AC" w:rsidDel="00895698">
          <w:delText xml:space="preserve">the </w:delText>
        </w:r>
      </w:del>
      <w:r w:rsidR="00D529AC">
        <w:t>assignment</w:t>
      </w:r>
      <w:r w:rsidR="0081711B">
        <w:t>s</w:t>
      </w:r>
      <w:r w:rsidR="00D529AC">
        <w:t xml:space="preserve">.  Hours may be entered per day to contour the assignement.  There is also an automatic contour function </w:t>
      </w:r>
      <w:del w:id="1165" w:author="perreauxh" w:date="2010-06-01T12:34:00Z">
        <w:r w:rsidR="00D529AC" w:rsidDel="00895698">
          <w:delText xml:space="preserve">which is </w:delText>
        </w:r>
      </w:del>
      <w:r w:rsidR="00D529AC">
        <w:t>avail</w:t>
      </w:r>
      <w:ins w:id="1166" w:author="perreauxh" w:date="2010-06-01T12:36:00Z">
        <w:r w:rsidR="0038779E">
          <w:t>a</w:t>
        </w:r>
      </w:ins>
      <w:r w:rsidR="00D529AC">
        <w:t xml:space="preserve">ble.  By double clicking on the </w:t>
      </w:r>
      <w:commentRangeStart w:id="1167"/>
      <w:r w:rsidR="00D529AC">
        <w:t>assignment</w:t>
      </w:r>
      <w:commentRangeEnd w:id="1167"/>
      <w:r w:rsidR="00895698">
        <w:rPr>
          <w:rStyle w:val="CommentReference"/>
          <w:vanish/>
        </w:rPr>
        <w:commentReference w:id="1167"/>
      </w:r>
      <w:r w:rsidR="00D529AC">
        <w:t xml:space="preserve"> (not the resource name), the assignment information box will appear.   </w:t>
      </w:r>
      <w:r w:rsidR="0081711B">
        <w:t xml:space="preserve">Work contour has several options:  flat (default), back loaded, front loaded, early peak, late peak, turtle, and bell.  Each </w:t>
      </w:r>
      <w:del w:id="1168" w:author="perreauxh" w:date="2010-06-01T12:35:00Z">
        <w:r w:rsidR="0081711B" w:rsidDel="00E80DEA">
          <w:delText xml:space="preserve">on </w:delText>
        </w:r>
      </w:del>
      <w:r w:rsidR="0081711B">
        <w:t xml:space="preserve">of these will produce a slightly different work distribution for a task.  Task dates might be moved to accommodate the contour. </w:t>
      </w:r>
    </w:p>
    <w:p w:rsidR="006061F6" w:rsidRDefault="006061F6" w:rsidP="006061F6"/>
    <w:p w:rsidR="00194996" w:rsidRDefault="00194996" w:rsidP="006061F6"/>
    <w:p w:rsidR="00D529AC" w:rsidRDefault="00BE1CB8" w:rsidP="00D529AC">
      <w:pPr>
        <w:pStyle w:val="Art"/>
        <w:jc w:val="center"/>
      </w:pPr>
      <w:r>
        <w:rPr>
          <w:noProof/>
        </w:rPr>
        <w:pict>
          <v:rect id="Rectangle 57" o:spid="_x0000_s1040" style="position:absolute;left:0;text-align:left;margin-left:34.55pt;margin-top:100.25pt;width:66.85pt;height:15.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" filled="f" strokecolor="red" strokeweight="1pt"/>
        </w:pict>
      </w:r>
      <w:r w:rsidR="00797308">
        <w:rPr>
          <w:noProof/>
        </w:rPr>
        <w:drawing>
          <wp:inline distT="0" distB="0" distL="0" distR="0">
            <wp:extent cx="4948555" cy="3100070"/>
            <wp:effectExtent l="0" t="0" r="4445" b="508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8555" cy="3100070"/>
                    </a:xfrm>
                    <a:prstGeom prst="rect">
                      <a:avLst/>
                    </a:prstGeom>
                    <a:noFill/>
                    <a:ln>
                      <a:noFill/>
                    </a:ln>
                  </pic:spPr>
                </pic:pic>
              </a:graphicData>
            </a:graphic>
          </wp:inline>
        </w:drawing>
      </w:r>
    </w:p>
    <w:p w:rsidR="00D529AC" w:rsidRDefault="00D529AC" w:rsidP="006061F6"/>
    <w:p w:rsidR="00D529AC" w:rsidRDefault="00D529AC" w:rsidP="006061F6">
      <w:r>
        <w:t xml:space="preserve">Below is the same assignment with the front loaded contour applied.  When a contour is applied to an assignment, an icon will appear in the indicator column.  Many of the contour options will also result in a longer duration for the task. </w:t>
      </w:r>
      <w:r w:rsidR="00A27698">
        <w:t xml:space="preserve"> </w:t>
      </w:r>
      <w:commentRangeStart w:id="1169"/>
      <w:r w:rsidR="00A27698">
        <w:t>The task below is no</w:t>
      </w:r>
      <w:r w:rsidR="0081711B">
        <w:t>w</w:t>
      </w:r>
      <w:r w:rsidR="00A27698">
        <w:t xml:space="preserve"> scheduled to finish on May 15. </w:t>
      </w:r>
    </w:p>
    <w:commentRangeEnd w:id="1169"/>
    <w:p w:rsidR="00D529AC" w:rsidRDefault="0038779E" w:rsidP="006061F6">
      <w:r>
        <w:rPr>
          <w:rStyle w:val="CommentReference"/>
          <w:vanish/>
        </w:rPr>
        <w:commentReference w:id="1169"/>
      </w:r>
    </w:p>
    <w:p w:rsidR="00D529AC" w:rsidRDefault="00797308" w:rsidP="00D529AC">
      <w:pPr>
        <w:pStyle w:val="Art"/>
        <w:jc w:val="center"/>
      </w:pPr>
      <w:r>
        <w:rPr>
          <w:b w:val="0"/>
          <w:noProof/>
        </w:rPr>
        <w:drawing>
          <wp:inline distT="0" distB="0" distL="0" distR="0">
            <wp:extent cx="5711190" cy="1550035"/>
            <wp:effectExtent l="0" t="0" r="381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550035"/>
                    </a:xfrm>
                    <a:prstGeom prst="rect">
                      <a:avLst/>
                    </a:prstGeom>
                    <a:noFill/>
                    <a:ln>
                      <a:noFill/>
                    </a:ln>
                  </pic:spPr>
                </pic:pic>
              </a:graphicData>
            </a:graphic>
          </wp:inline>
        </w:drawing>
      </w:r>
    </w:p>
    <w:p w:rsidR="00D529AC" w:rsidRDefault="00D529AC" w:rsidP="006061F6"/>
    <w:p w:rsidR="0081711B" w:rsidRPr="006061F6" w:rsidRDefault="0081711B" w:rsidP="006061F6"/>
    <w:p w:rsidR="00D66EA2" w:rsidRDefault="00D66EA2" w:rsidP="00D66EA2">
      <w:pPr>
        <w:pStyle w:val="Pb"/>
        <w:framePr w:wrap="around"/>
      </w:pPr>
    </w:p>
    <w:p w:rsidR="00D66EA2" w:rsidRDefault="0005480B" w:rsidP="00D66EA2">
      <w:pPr>
        <w:pStyle w:val="Heading2"/>
      </w:pPr>
      <w:bookmarkStart w:id="1170" w:name="_Toc267385158"/>
      <w:r>
        <w:t>Delaying an Assignment</w:t>
      </w:r>
      <w:bookmarkEnd w:id="1170"/>
    </w:p>
    <w:p w:rsidR="00D66EA2" w:rsidRDefault="00797308" w:rsidP="00D66EA2">
      <w:pPr>
        <w:pStyle w:val="FormatPPT"/>
      </w:pPr>
      <w:r>
        <w:drawing>
          <wp:inline distT="0" distB="0" distL="0" distR="0">
            <wp:extent cx="3648075" cy="2303145"/>
            <wp:effectExtent l="0" t="0" r="9525" b="1905"/>
            <wp:docPr id="46"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5A6CDE" w:rsidRDefault="00D66EA2" w:rsidP="00D66EA2">
      <w:pPr>
        <w:pStyle w:val="Rule"/>
      </w:pPr>
    </w:p>
    <w:p w:rsidR="00CD5C89" w:rsidRDefault="00A27698" w:rsidP="00BB1F72">
      <w:r>
        <w:t>If</w:t>
      </w:r>
      <w:r w:rsidR="00BB1F72">
        <w:t xml:space="preserve"> a resource is not available during the performance of a task</w:t>
      </w:r>
      <w:r>
        <w:t xml:space="preserve"> the work of the resource might be delayed</w:t>
      </w:r>
      <w:r w:rsidR="00BB1F72">
        <w:t>.  If the resource is one of many on the task, do all of the resources have to work together or can resource</w:t>
      </w:r>
      <w:r w:rsidR="00784115">
        <w:t>s</w:t>
      </w:r>
      <w:r w:rsidR="00BB1F72">
        <w:t xml:space="preserve"> perform </w:t>
      </w:r>
      <w:r w:rsidR="00CD5C89">
        <w:t>their</w:t>
      </w:r>
      <w:r w:rsidR="00BB1F72">
        <w:t xml:space="preserve"> work </w:t>
      </w:r>
      <w:r w:rsidR="00CD5C89">
        <w:t>separately</w:t>
      </w:r>
      <w:r w:rsidR="00BB1F72">
        <w:t xml:space="preserve">?  </w:t>
      </w:r>
      <w:r w:rsidR="00CD5C89">
        <w:t xml:space="preserve">Entering a delay will </w:t>
      </w:r>
      <w:del w:id="1171" w:author="Heather Perreaux" w:date="2010-06-08T07:27:00Z">
        <w:r w:rsidR="00CD5C89" w:rsidDel="00DA429A">
          <w:delText>e</w:delText>
        </w:r>
      </w:del>
      <w:ins w:id="1172" w:author="Heather Perreaux" w:date="2010-06-08T07:27:00Z">
        <w:r w:rsidR="00DA429A">
          <w:t>a</w:t>
        </w:r>
      </w:ins>
      <w:r w:rsidR="00CD5C89">
        <w:t xml:space="preserve">ffect the assignment of one resource and will not </w:t>
      </w:r>
      <w:ins w:id="1173" w:author="Heather Perreaux" w:date="2010-06-08T07:27:00Z">
        <w:r w:rsidR="00DA429A">
          <w:t>a</w:t>
        </w:r>
      </w:ins>
      <w:del w:id="1174" w:author="Heather Perreaux" w:date="2010-06-08T07:27:00Z">
        <w:r w:rsidR="00CD5C89" w:rsidDel="00DA429A">
          <w:delText>e</w:delText>
        </w:r>
      </w:del>
      <w:r w:rsidR="00CD5C89">
        <w:t xml:space="preserve">ffect the other assignments on the task.  If the entire task is delayed, all resources assigned to the task will be affected. </w:t>
      </w:r>
    </w:p>
    <w:p w:rsidR="00CD5C89" w:rsidRDefault="00CD5C89" w:rsidP="00CD5C89">
      <w:r>
        <w:t>T</w:t>
      </w:r>
      <w:r w:rsidR="00BB1F72">
        <w:t>o delay the assignment for the one resource</w:t>
      </w:r>
      <w:ins w:id="1175" w:author="Heather Perreaux" w:date="2010-06-08T07:28:00Z">
        <w:r w:rsidR="008D4467">
          <w:t>,</w:t>
        </w:r>
      </w:ins>
      <w:r>
        <w:t xml:space="preserve"> use</w:t>
      </w:r>
      <w:r w:rsidRPr="00CD5C89">
        <w:t xml:space="preserve"> </w:t>
      </w:r>
      <w:r>
        <w:t>the Task Form</w:t>
      </w:r>
      <w:ins w:id="1176" w:author="Heather Perreaux" w:date="2010-06-08T07:29:00Z">
        <w:r w:rsidR="008D4467">
          <w:sym w:font="Wingdings" w:char="F0E0"/>
        </w:r>
      </w:ins>
      <w:del w:id="1177" w:author="Heather Perreaux" w:date="2010-06-08T07:29:00Z">
        <w:r w:rsidDel="008D4467">
          <w:delText>,</w:delText>
        </w:r>
      </w:del>
      <w:r>
        <w:t xml:space="preserve"> Schedule view. </w:t>
      </w:r>
      <w:r w:rsidR="00784115">
        <w:t xml:space="preserve"> </w:t>
      </w:r>
      <w:r w:rsidR="00BB1F72">
        <w:t xml:space="preserve">In the example below, 3 resources are assigned to </w:t>
      </w:r>
      <w:r w:rsidR="00471FC8">
        <w:t>the task “Packing boxes” which is occu</w:t>
      </w:r>
      <w:del w:id="1178" w:author="Heather Perreaux" w:date="2010-06-08T07:30:00Z">
        <w:r w:rsidR="00471FC8" w:rsidDel="008D4467">
          <w:delText>r</w:delText>
        </w:r>
      </w:del>
      <w:r w:rsidR="00471FC8">
        <w:t>r</w:t>
      </w:r>
      <w:ins w:id="1179" w:author="Heather Perreaux" w:date="2010-06-08T07:30:00Z">
        <w:r w:rsidR="008D4467">
          <w:t>s</w:t>
        </w:r>
      </w:ins>
      <w:del w:id="1180" w:author="Heather Perreaux" w:date="2010-06-08T07:30:00Z">
        <w:r w:rsidR="00471FC8" w:rsidDel="008D4467">
          <w:delText>ing</w:delText>
        </w:r>
      </w:del>
      <w:r w:rsidR="00471FC8">
        <w:t xml:space="preserve"> May 17-29</w:t>
      </w:r>
      <w:del w:id="1181" w:author="Heather Perreaux" w:date="2010-06-08T07:30:00Z">
        <w:r w:rsidR="00471FC8" w:rsidRPr="00471FC8" w:rsidDel="008D4467">
          <w:rPr>
            <w:vertAlign w:val="superscript"/>
          </w:rPr>
          <w:delText>th</w:delText>
        </w:r>
      </w:del>
      <w:r w:rsidR="00471FC8">
        <w:t xml:space="preserve">.  </w:t>
      </w:r>
      <w:r>
        <w:t>Mary Hill has been asked to work on another task and can</w:t>
      </w:r>
      <w:del w:id="1182" w:author="Heather Perreaux" w:date="2010-06-08T07:27:00Z">
        <w:r w:rsidDel="00DA429A">
          <w:delText xml:space="preserve"> </w:delText>
        </w:r>
      </w:del>
      <w:r>
        <w:t xml:space="preserve">not start her part of this task until the following Monday, May 21.  She will need a 2 day delay in the start of her assignment. </w:t>
      </w:r>
    </w:p>
    <w:p w:rsidR="00471FC8" w:rsidRDefault="00797308" w:rsidP="00471FC8">
      <w:pPr>
        <w:pStyle w:val="Art"/>
      </w:pPr>
      <w:r>
        <w:rPr>
          <w:noProof/>
        </w:rPr>
        <w:drawing>
          <wp:inline distT="0" distB="0" distL="0" distR="0">
            <wp:extent cx="5716270" cy="2371725"/>
            <wp:effectExtent l="0" t="0" r="0" b="9525"/>
            <wp:docPr id="4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371725"/>
                    </a:xfrm>
                    <a:prstGeom prst="rect">
                      <a:avLst/>
                    </a:prstGeom>
                    <a:noFill/>
                    <a:ln>
                      <a:noFill/>
                    </a:ln>
                  </pic:spPr>
                </pic:pic>
              </a:graphicData>
            </a:graphic>
          </wp:inline>
        </w:drawing>
      </w:r>
    </w:p>
    <w:p w:rsidR="00BB1F72" w:rsidRDefault="00BB1F72" w:rsidP="00BB1F72"/>
    <w:p w:rsidR="00B13EFC" w:rsidRDefault="00B13EFC" w:rsidP="00B13EFC">
      <w:r>
        <w:t xml:space="preserve">After entering the 2 day delay for Mary Hill, her assignment dates are May 21-31.  This will result in the task taking 2 days longer and might </w:t>
      </w:r>
      <w:ins w:id="1183" w:author="Heather Perreaux" w:date="2010-06-08T07:31:00Z">
        <w:r w:rsidR="000E5E5C">
          <w:t>also</w:t>
        </w:r>
      </w:ins>
      <w:del w:id="1184" w:author="Heather Perreaux" w:date="2010-06-08T07:31:00Z">
        <w:r w:rsidDel="000E5E5C">
          <w:delText>be</w:delText>
        </w:r>
      </w:del>
      <w:r>
        <w:t xml:space="preserve"> affect</w:t>
      </w:r>
      <w:del w:id="1185" w:author="Heather Perreaux" w:date="2010-06-08T07:31:00Z">
        <w:r w:rsidDel="000E5E5C">
          <w:delText>ing</w:delText>
        </w:r>
      </w:del>
      <w:r>
        <w:t xml:space="preserve"> the end</w:t>
      </w:r>
      <w:del w:id="1186" w:author="Heather Perreaux" w:date="2010-06-08T07:31:00Z">
        <w:r w:rsidDel="000E5E5C">
          <w:delText>ing</w:delText>
        </w:r>
      </w:del>
      <w:r>
        <w:t xml:space="preserve"> date for the project.  Note that the delay </w:t>
      </w:r>
      <w:del w:id="1187" w:author="Heather Perreaux" w:date="2010-06-08T07:49:00Z">
        <w:r w:rsidDel="00D82504">
          <w:delText xml:space="preserve">only </w:delText>
        </w:r>
      </w:del>
      <w:r>
        <w:t>affected the assignment of Mary Hill</w:t>
      </w:r>
      <w:ins w:id="1188" w:author="Heather Perreaux" w:date="2010-06-08T07:49:00Z">
        <w:r w:rsidR="00D82504">
          <w:t xml:space="preserve"> only</w:t>
        </w:r>
      </w:ins>
      <w:r>
        <w:t xml:space="preserve"> and not the other resources.  </w:t>
      </w:r>
    </w:p>
    <w:p w:rsidR="00B13EFC" w:rsidRPr="00CF49F8" w:rsidRDefault="00B13EFC" w:rsidP="00B13EFC"/>
    <w:p w:rsidR="00471FC8" w:rsidRDefault="00471FC8" w:rsidP="00BB1F72"/>
    <w:p w:rsidR="00471FC8" w:rsidRDefault="00797308" w:rsidP="00CF49F8">
      <w:pPr>
        <w:pStyle w:val="Art"/>
      </w:pPr>
      <w:r>
        <w:rPr>
          <w:noProof/>
        </w:rPr>
        <w:drawing>
          <wp:inline distT="0" distB="0" distL="0" distR="0">
            <wp:extent cx="5716270" cy="2322830"/>
            <wp:effectExtent l="0" t="0" r="0" b="1270"/>
            <wp:docPr id="4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322830"/>
                    </a:xfrm>
                    <a:prstGeom prst="rect">
                      <a:avLst/>
                    </a:prstGeom>
                    <a:noFill/>
                    <a:ln>
                      <a:noFill/>
                    </a:ln>
                  </pic:spPr>
                </pic:pic>
              </a:graphicData>
            </a:graphic>
          </wp:inline>
        </w:drawing>
      </w:r>
    </w:p>
    <w:p w:rsidR="00CF49F8" w:rsidRDefault="00CF49F8" w:rsidP="00CF49F8"/>
    <w:p w:rsidR="00B13EFC" w:rsidRDefault="00B13EFC" w:rsidP="00CF49F8">
      <w:r>
        <w:t xml:space="preserve">All delays will stay with the assignments until they are manually removed. </w:t>
      </w:r>
    </w:p>
    <w:p w:rsidR="00D66EA2" w:rsidRDefault="00D66EA2" w:rsidP="00D66EA2">
      <w:pPr>
        <w:pStyle w:val="Pb"/>
        <w:framePr w:wrap="around"/>
      </w:pPr>
    </w:p>
    <w:p w:rsidR="0005480B" w:rsidRDefault="0005480B" w:rsidP="0005480B">
      <w:pPr>
        <w:pStyle w:val="Heading2"/>
      </w:pPr>
      <w:bookmarkStart w:id="1189" w:name="_Toc267385159"/>
      <w:r w:rsidRPr="00D66EA2">
        <w:t>Resource Calendar</w:t>
      </w:r>
      <w:bookmarkEnd w:id="1189"/>
    </w:p>
    <w:p w:rsidR="0005480B" w:rsidRDefault="00797308" w:rsidP="0005480B">
      <w:pPr>
        <w:pStyle w:val="FormatPPT"/>
      </w:pPr>
      <w:r>
        <w:drawing>
          <wp:inline distT="0" distB="0" distL="0" distR="0">
            <wp:extent cx="3648075" cy="2303145"/>
            <wp:effectExtent l="0" t="0" r="9525" b="1905"/>
            <wp:docPr id="49"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05480B" w:rsidRPr="005A6CDE" w:rsidRDefault="0005480B" w:rsidP="0005480B">
      <w:pPr>
        <w:pStyle w:val="Rule"/>
      </w:pPr>
    </w:p>
    <w:p w:rsidR="00CF49F8" w:rsidRDefault="00CF49F8" w:rsidP="0005480B">
      <w:r>
        <w:t xml:space="preserve">All assignments are created with the availability of the resource in mind.  If the resource is not available, the task will be delayed until the resource becomes available. </w:t>
      </w:r>
    </w:p>
    <w:p w:rsidR="00CF49F8" w:rsidRDefault="00CF49F8" w:rsidP="0005480B">
      <w:r>
        <w:t xml:space="preserve">In the example below </w:t>
      </w:r>
      <w:r w:rsidR="00147A49">
        <w:t>the resource</w:t>
      </w:r>
      <w:r>
        <w:t xml:space="preserve"> is scheduled to “Determine the best method of moving” which should take 5 days starting on April 23 and ending on April 27.  </w:t>
      </w:r>
    </w:p>
    <w:p w:rsidR="00CF49F8" w:rsidRDefault="00CF49F8" w:rsidP="0005480B"/>
    <w:p w:rsidR="00CF49F8" w:rsidRDefault="00797308" w:rsidP="00CF49F8">
      <w:pPr>
        <w:pStyle w:val="Art"/>
      </w:pPr>
      <w:r>
        <w:rPr>
          <w:noProof/>
        </w:rPr>
        <w:drawing>
          <wp:inline distT="0" distB="0" distL="0" distR="0">
            <wp:extent cx="5711190" cy="2122170"/>
            <wp:effectExtent l="0" t="0" r="3810" b="0"/>
            <wp:docPr id="5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2122170"/>
                    </a:xfrm>
                    <a:prstGeom prst="rect">
                      <a:avLst/>
                    </a:prstGeom>
                    <a:noFill/>
                    <a:ln>
                      <a:noFill/>
                    </a:ln>
                  </pic:spPr>
                </pic:pic>
              </a:graphicData>
            </a:graphic>
          </wp:inline>
        </w:drawing>
      </w:r>
    </w:p>
    <w:p w:rsidR="00CF49F8" w:rsidRDefault="00CF49F8" w:rsidP="0005480B"/>
    <w:p w:rsidR="00CF49F8" w:rsidRDefault="00CF49F8" w:rsidP="0005480B">
      <w:r>
        <w:t>Larry Adams becomes unavailable for last 2 days of this assignment</w:t>
      </w:r>
      <w:del w:id="1190" w:author="Heather Perreaux" w:date="2010-06-08T07:50:00Z">
        <w:r w:rsidDel="004E4A0E">
          <w:delText>?</w:delText>
        </w:r>
      </w:del>
      <w:ins w:id="1191" w:author="Heather Perreaux" w:date="2010-06-08T07:50:00Z">
        <w:r w:rsidR="004E4A0E">
          <w:t>.</w:t>
        </w:r>
      </w:ins>
      <w:r>
        <w:t xml:space="preserve">  The </w:t>
      </w:r>
      <w:r w:rsidR="00147A49">
        <w:t>easiest adjustment</w:t>
      </w:r>
      <w:r>
        <w:t xml:space="preserve"> would be to update Larry’s resource calendar with </w:t>
      </w:r>
      <w:del w:id="1192" w:author="Heather Perreaux" w:date="2010-06-08T07:51:00Z">
        <w:r w:rsidDel="004E4A0E">
          <w:delText xml:space="preserve">the </w:delText>
        </w:r>
      </w:del>
      <w:ins w:id="1193" w:author="Heather Perreaux" w:date="2010-06-08T07:51:00Z">
        <w:r w:rsidR="004E4A0E">
          <w:t xml:space="preserve">an </w:t>
        </w:r>
      </w:ins>
      <w:r>
        <w:t xml:space="preserve">availability change.  The easiest </w:t>
      </w:r>
      <w:ins w:id="1194" w:author="Heather Perreaux" w:date="2010-06-08T07:51:00Z">
        <w:r w:rsidR="004E4A0E">
          <w:t xml:space="preserve">way to </w:t>
        </w:r>
      </w:ins>
      <w:r w:rsidR="00147A49">
        <w:t xml:space="preserve">access to the calendar </w:t>
      </w:r>
      <w:r>
        <w:t>is to double click on the resource name</w:t>
      </w:r>
      <w:r w:rsidR="00147A49">
        <w:t xml:space="preserve"> in the Task Form</w:t>
      </w:r>
      <w:r>
        <w:t xml:space="preserve">.  As a result the Resource Information dialog box will appear and the calendar change </w:t>
      </w:r>
      <w:r w:rsidR="00147A49">
        <w:t xml:space="preserve">may be </w:t>
      </w:r>
      <w:r>
        <w:t xml:space="preserve">made.  </w:t>
      </w:r>
    </w:p>
    <w:p w:rsidR="00147A49" w:rsidRDefault="00147A49" w:rsidP="00147A49">
      <w:pPr>
        <w:pStyle w:val="ListParagraph"/>
        <w:numPr>
          <w:ilvl w:val="0"/>
          <w:numId w:val="39"/>
        </w:numPr>
      </w:pPr>
      <w:r>
        <w:t xml:space="preserve">Click on the </w:t>
      </w:r>
      <w:r w:rsidRPr="00BC7CC6">
        <w:rPr>
          <w:b/>
        </w:rPr>
        <w:t xml:space="preserve">General </w:t>
      </w:r>
      <w:r>
        <w:t>tab</w:t>
      </w:r>
    </w:p>
    <w:p w:rsidR="00147A49" w:rsidRDefault="00147A49" w:rsidP="00147A49">
      <w:pPr>
        <w:pStyle w:val="ListParagraph"/>
        <w:numPr>
          <w:ilvl w:val="0"/>
          <w:numId w:val="39"/>
        </w:numPr>
      </w:pPr>
      <w:r>
        <w:t xml:space="preserve">Click on </w:t>
      </w:r>
      <w:r w:rsidRPr="00BC7CC6">
        <w:rPr>
          <w:b/>
        </w:rPr>
        <w:t>Change Working Time</w:t>
      </w:r>
    </w:p>
    <w:p w:rsidR="00CF49F8" w:rsidRDefault="00CF49F8" w:rsidP="0005480B"/>
    <w:p w:rsidR="00CF49F8" w:rsidRDefault="00797308" w:rsidP="00CF49F8">
      <w:pPr>
        <w:pStyle w:val="Art"/>
      </w:pPr>
      <w:r>
        <w:rPr>
          <w:noProof/>
        </w:rPr>
        <w:drawing>
          <wp:inline distT="0" distB="0" distL="0" distR="0">
            <wp:extent cx="5716270" cy="3956050"/>
            <wp:effectExtent l="0" t="0" r="0" b="6350"/>
            <wp:docPr id="5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3956050"/>
                    </a:xfrm>
                    <a:prstGeom prst="rect">
                      <a:avLst/>
                    </a:prstGeom>
                    <a:noFill/>
                    <a:ln>
                      <a:noFill/>
                    </a:ln>
                  </pic:spPr>
                </pic:pic>
              </a:graphicData>
            </a:graphic>
          </wp:inline>
        </w:drawing>
      </w:r>
    </w:p>
    <w:p w:rsidR="00CF49F8" w:rsidRDefault="00CF49F8" w:rsidP="0005480B">
      <w:r>
        <w:t xml:space="preserve"> </w:t>
      </w:r>
    </w:p>
    <w:p w:rsidR="00CF49F8" w:rsidRDefault="00CF49F8" w:rsidP="0005480B">
      <w:r>
        <w:t>In the view below</w:t>
      </w:r>
      <w:ins w:id="1195" w:author="Heather Perreaux" w:date="2010-06-08T07:41:00Z">
        <w:r w:rsidR="002627D9">
          <w:t>,</w:t>
        </w:r>
      </w:ins>
      <w:r>
        <w:t xml:space="preserve"> </w:t>
      </w:r>
      <w:r w:rsidR="002E5B4E">
        <w:t xml:space="preserve">the Resource Usage </w:t>
      </w:r>
      <w:del w:id="1196" w:author="Heather Perreaux" w:date="2010-06-08T07:42:00Z">
        <w:r w:rsidR="002E5B4E" w:rsidDel="002627D9">
          <w:delText>o</w:delText>
        </w:r>
      </w:del>
      <w:ins w:id="1197" w:author="Heather Perreaux" w:date="2010-06-08T07:42:00Z">
        <w:r w:rsidR="002627D9">
          <w:t>i</w:t>
        </w:r>
      </w:ins>
      <w:r w:rsidR="002E5B4E">
        <w:t>n the top</w:t>
      </w:r>
      <w:ins w:id="1198" w:author="Heather Perreaux" w:date="2010-06-08T07:42:00Z">
        <w:r w:rsidR="002627D9">
          <w:t xml:space="preserve"> view</w:t>
        </w:r>
      </w:ins>
      <w:r w:rsidR="002E5B4E">
        <w:t xml:space="preserve"> shows how the task is actually scheduled</w:t>
      </w:r>
      <w:ins w:id="1199" w:author="Heather Perreaux" w:date="2010-06-08T07:43:00Z">
        <w:r w:rsidR="002627D9">
          <w:t xml:space="preserve"> for this resource</w:t>
        </w:r>
      </w:ins>
      <w:r w:rsidR="002E5B4E">
        <w:t xml:space="preserve">.  The Task Form, Schedule view on the bottom shows the changed dates for the task assignment.   </w:t>
      </w:r>
      <w:del w:id="1200" w:author="Heather Perreaux" w:date="2010-06-08T07:43:00Z">
        <w:r w:rsidR="002E5B4E" w:rsidDel="002627D9">
          <w:delText xml:space="preserve">Notice that </w:delText>
        </w:r>
      </w:del>
      <w:r w:rsidR="002E5B4E">
        <w:t xml:space="preserve">April 26 &amp; 27 have been </w:t>
      </w:r>
      <w:ins w:id="1201" w:author="Heather Perreaux" w:date="2010-06-08T09:08:00Z">
        <w:r w:rsidR="0051240C">
          <w:t xml:space="preserve">deemed </w:t>
        </w:r>
      </w:ins>
      <w:del w:id="1202" w:author="Heather Perreaux" w:date="2010-06-08T09:08:00Z">
        <w:r w:rsidR="002E5B4E" w:rsidDel="0051240C">
          <w:delText xml:space="preserve">considered </w:delText>
        </w:r>
      </w:del>
      <w:r w:rsidR="002E5B4E">
        <w:t>non-working days</w:t>
      </w:r>
      <w:del w:id="1203" w:author="Heather Perreaux" w:date="2010-06-08T09:08:00Z">
        <w:r w:rsidR="002E5B4E" w:rsidDel="0051240C">
          <w:delText xml:space="preserve"> for this resource</w:delText>
        </w:r>
      </w:del>
      <w:r w:rsidR="002E5B4E">
        <w:t>.</w:t>
      </w:r>
    </w:p>
    <w:p w:rsidR="002E5B4E" w:rsidRDefault="002E5B4E" w:rsidP="0005480B"/>
    <w:p w:rsidR="00CF49F8" w:rsidRDefault="00BE1CB8" w:rsidP="002E5B4E">
      <w:pPr>
        <w:pStyle w:val="Art"/>
      </w:pPr>
      <w:r>
        <w:rPr>
          <w:noProof/>
        </w:rPr>
        <w:pict>
          <v:rect id="Rectangle 58" o:spid="_x0000_s1039" style="position:absolute;margin-left:272.45pt;margin-top:.6pt;width:59.35pt;height:5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" filled="f" strokecolor="red" strokeweight="1pt"/>
        </w:pict>
      </w:r>
      <w:r w:rsidR="00797308">
        <w:rPr>
          <w:noProof/>
        </w:rPr>
        <w:drawing>
          <wp:inline distT="0" distB="0" distL="0" distR="0">
            <wp:extent cx="5716270" cy="2107565"/>
            <wp:effectExtent l="0" t="0" r="0" b="6985"/>
            <wp:docPr id="5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107565"/>
                    </a:xfrm>
                    <a:prstGeom prst="rect">
                      <a:avLst/>
                    </a:prstGeom>
                    <a:noFill/>
                    <a:ln>
                      <a:noFill/>
                    </a:ln>
                  </pic:spPr>
                </pic:pic>
              </a:graphicData>
            </a:graphic>
          </wp:inline>
        </w:drawing>
      </w:r>
    </w:p>
    <w:p w:rsidR="00C917A5" w:rsidRDefault="00C917A5">
      <w:pPr>
        <w:spacing w:after="0" w:line="240" w:lineRule="auto"/>
        <w:ind w:left="0"/>
      </w:pPr>
    </w:p>
    <w:p w:rsidR="00C917A5" w:rsidRDefault="00C917A5">
      <w:pPr>
        <w:spacing w:after="0" w:line="240" w:lineRule="auto"/>
        <w:ind w:left="0"/>
      </w:pPr>
    </w:p>
    <w:p w:rsidR="00C917A5" w:rsidRDefault="00C917A5">
      <w:pPr>
        <w:spacing w:after="0" w:line="240" w:lineRule="auto"/>
        <w:ind w:left="0"/>
      </w:pPr>
    </w:p>
    <w:p w:rsidR="00C917A5" w:rsidRDefault="00C917A5">
      <w:pPr>
        <w:spacing w:after="0" w:line="240" w:lineRule="auto"/>
        <w:ind w:left="0"/>
      </w:pPr>
    </w:p>
    <w:p w:rsidR="00147A49" w:rsidRDefault="00147A49">
      <w:pPr>
        <w:spacing w:after="0" w:line="240" w:lineRule="auto"/>
        <w:ind w:left="0"/>
      </w:pPr>
    </w:p>
    <w:p w:rsidR="00C917A5" w:rsidRDefault="00C917A5">
      <w:pPr>
        <w:spacing w:after="0" w:line="240" w:lineRule="auto"/>
        <w:ind w:left="0"/>
      </w:pPr>
    </w:p>
    <w:p w:rsidR="00C917A5" w:rsidRPr="00784115" w:rsidRDefault="00C917A5">
      <w:pPr>
        <w:spacing w:after="0" w:line="240" w:lineRule="auto"/>
        <w:ind w:left="0"/>
        <w:rPr>
          <w:b/>
          <w:sz w:val="24"/>
        </w:rPr>
      </w:pPr>
      <w:r w:rsidRPr="00784115">
        <w:rPr>
          <w:b/>
          <w:sz w:val="24"/>
        </w:rPr>
        <w:t>Resource Availability and Fixed Duration Tasks:</w:t>
      </w:r>
    </w:p>
    <w:p w:rsidR="00C917A5" w:rsidRDefault="00C917A5">
      <w:pPr>
        <w:spacing w:after="0" w:line="240" w:lineRule="auto"/>
        <w:ind w:left="0"/>
      </w:pPr>
    </w:p>
    <w:p w:rsidR="00C917A5" w:rsidRDefault="00C917A5">
      <w:pPr>
        <w:spacing w:after="0" w:line="240" w:lineRule="auto"/>
        <w:ind w:left="0"/>
      </w:pPr>
      <w:r>
        <w:t xml:space="preserve">When a resource is assigned to </w:t>
      </w:r>
      <w:r w:rsidR="0098786E">
        <w:t>a fixed duration</w:t>
      </w:r>
      <w:r>
        <w:t xml:space="preserve"> task, the resource </w:t>
      </w:r>
      <w:r w:rsidR="0098786E">
        <w:t>must have</w:t>
      </w:r>
      <w:r>
        <w:t xml:space="preserve"> availability between the </w:t>
      </w:r>
      <w:r w:rsidR="00147A49">
        <w:t xml:space="preserve">start and finish </w:t>
      </w:r>
      <w:r>
        <w:t xml:space="preserve">dates of the task.  </w:t>
      </w:r>
      <w:r w:rsidR="00147A49">
        <w:t>In</w:t>
      </w:r>
      <w:r w:rsidR="00BF720E">
        <w:t xml:space="preserve"> the example below</w:t>
      </w:r>
      <w:ins w:id="1204" w:author="Heather Perreaux" w:date="2010-06-08T09:09:00Z">
        <w:r w:rsidR="008931F1">
          <w:t>,</w:t>
        </w:r>
      </w:ins>
      <w:r w:rsidR="00147A49">
        <w:t xml:space="preserve"> w</w:t>
      </w:r>
      <w:r>
        <w:t xml:space="preserve">hen </w:t>
      </w:r>
      <w:r w:rsidR="00147A49">
        <w:t>Larry Adams</w:t>
      </w:r>
      <w:r>
        <w:t xml:space="preserve"> </w:t>
      </w:r>
      <w:r w:rsidR="0098786E">
        <w:t>was</w:t>
      </w:r>
      <w:r>
        <w:t xml:space="preserve"> assigned to a </w:t>
      </w:r>
      <w:r w:rsidR="0098786E">
        <w:t xml:space="preserve">5 day </w:t>
      </w:r>
      <w:r>
        <w:t xml:space="preserve">fixed duration task, he was assigned </w:t>
      </w:r>
      <w:r w:rsidR="0098786E">
        <w:t>for</w:t>
      </w:r>
      <w:r>
        <w:t xml:space="preserve"> 24 hours </w:t>
      </w:r>
      <w:r w:rsidR="00147A49">
        <w:t xml:space="preserve">of work </w:t>
      </w:r>
      <w:r>
        <w:t xml:space="preserve">because </w:t>
      </w:r>
      <w:r w:rsidR="00147A49">
        <w:t xml:space="preserve">he is </w:t>
      </w:r>
      <w:del w:id="1205" w:author="Heather Perreaux" w:date="2010-06-08T09:09:00Z">
        <w:r w:rsidR="00147A49" w:rsidDel="008931F1">
          <w:delText xml:space="preserve">not </w:delText>
        </w:r>
      </w:del>
      <w:r w:rsidR="00147A49">
        <w:t>avail</w:t>
      </w:r>
      <w:ins w:id="1206" w:author="Heather Perreaux" w:date="2010-06-08T09:09:00Z">
        <w:r w:rsidR="008931F1">
          <w:t>a</w:t>
        </w:r>
      </w:ins>
      <w:r w:rsidR="00147A49">
        <w:t xml:space="preserve">ble for </w:t>
      </w:r>
      <w:ins w:id="1207" w:author="Heather Perreaux" w:date="2010-06-08T09:09:00Z">
        <w:r w:rsidR="008931F1">
          <w:t>only 3 of the 5 days required</w:t>
        </w:r>
      </w:ins>
      <w:del w:id="1208" w:author="Heather Perreaux" w:date="2010-06-08T09:10:00Z">
        <w:r w:rsidR="00147A49" w:rsidDel="008931F1">
          <w:delText>the last 2 days of the task</w:delText>
        </w:r>
      </w:del>
      <w:r w:rsidR="00147A49">
        <w:t>.</w:t>
      </w:r>
    </w:p>
    <w:p w:rsidR="00C917A5" w:rsidRDefault="00C917A5">
      <w:pPr>
        <w:spacing w:after="0" w:line="240" w:lineRule="auto"/>
        <w:ind w:left="0"/>
      </w:pPr>
    </w:p>
    <w:p w:rsidR="00C917A5" w:rsidRDefault="00C917A5">
      <w:pPr>
        <w:spacing w:after="0" w:line="240" w:lineRule="auto"/>
        <w:ind w:left="0"/>
      </w:pPr>
    </w:p>
    <w:p w:rsidR="00C917A5" w:rsidRDefault="00797308">
      <w:pPr>
        <w:spacing w:after="0" w:line="240" w:lineRule="auto"/>
        <w:ind w:left="0"/>
      </w:pPr>
      <w:r>
        <w:rPr>
          <w:noProof/>
        </w:rPr>
        <w:drawing>
          <wp:inline distT="0" distB="0" distL="0" distR="0">
            <wp:extent cx="5716270" cy="2195830"/>
            <wp:effectExtent l="0" t="0" r="0" b="0"/>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195830"/>
                    </a:xfrm>
                    <a:prstGeom prst="rect">
                      <a:avLst/>
                    </a:prstGeom>
                    <a:noFill/>
                    <a:ln>
                      <a:noFill/>
                    </a:ln>
                  </pic:spPr>
                </pic:pic>
              </a:graphicData>
            </a:graphic>
          </wp:inline>
        </w:drawing>
      </w:r>
    </w:p>
    <w:p w:rsidR="00C917A5" w:rsidRDefault="00C917A5">
      <w:pPr>
        <w:spacing w:after="0" w:line="240" w:lineRule="auto"/>
        <w:ind w:left="0"/>
      </w:pPr>
    </w:p>
    <w:p w:rsidR="00C917A5" w:rsidRDefault="0098786E">
      <w:pPr>
        <w:spacing w:after="0" w:line="240" w:lineRule="auto"/>
        <w:ind w:left="0"/>
      </w:pPr>
      <w:r>
        <w:t>Below</w:t>
      </w:r>
      <w:ins w:id="1209" w:author="Heather Perreaux" w:date="2010-06-08T09:10:00Z">
        <w:r w:rsidR="004876DC">
          <w:t>,</w:t>
        </w:r>
      </w:ins>
      <w:r>
        <w:t xml:space="preserve"> the detail of the assignment is shown using the Resource Usage view. </w:t>
      </w:r>
    </w:p>
    <w:p w:rsidR="00C917A5" w:rsidRDefault="00C917A5">
      <w:pPr>
        <w:spacing w:after="0" w:line="240" w:lineRule="auto"/>
        <w:ind w:left="0"/>
      </w:pPr>
    </w:p>
    <w:p w:rsidR="0098786E" w:rsidRDefault="00BE1CB8">
      <w:pPr>
        <w:spacing w:after="0" w:line="240" w:lineRule="auto"/>
        <w:ind w:left="0"/>
      </w:pPr>
      <w:r>
        <w:rPr>
          <w:noProof/>
        </w:rPr>
        <w:pict>
          <v:rect id="Rectangle 59" o:spid="_x0000_s1038" style="position:absolute;margin-left:166.3pt;margin-top:52.5pt;width:152.1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SdfQIAAP8E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" filled="f" strokecolor="red" strokeweight="1pt"/>
        </w:pict>
      </w:r>
      <w:r w:rsidR="00797308">
        <w:rPr>
          <w:noProof/>
        </w:rPr>
        <w:drawing>
          <wp:inline distT="0" distB="0" distL="0" distR="0">
            <wp:extent cx="5716270" cy="1946275"/>
            <wp:effectExtent l="0" t="0" r="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946275"/>
                    </a:xfrm>
                    <a:prstGeom prst="rect">
                      <a:avLst/>
                    </a:prstGeom>
                    <a:noFill/>
                    <a:ln>
                      <a:noFill/>
                    </a:ln>
                  </pic:spPr>
                </pic:pic>
              </a:graphicData>
            </a:graphic>
          </wp:inline>
        </w:drawing>
      </w:r>
    </w:p>
    <w:p w:rsidR="0098786E" w:rsidRDefault="0098786E">
      <w:pPr>
        <w:spacing w:after="0" w:line="240" w:lineRule="auto"/>
        <w:ind w:left="0"/>
      </w:pPr>
    </w:p>
    <w:p w:rsidR="0098786E" w:rsidRDefault="0098786E">
      <w:pPr>
        <w:spacing w:after="0" w:line="240" w:lineRule="auto"/>
        <w:ind w:left="0"/>
      </w:pPr>
      <w:r>
        <w:t xml:space="preserve">If a resource is assigned to a fixed duration task and the availability changes AFTER the assignment has been made, the following error message will be displayed. </w:t>
      </w:r>
    </w:p>
    <w:p w:rsidR="0098786E" w:rsidRDefault="0098786E">
      <w:pPr>
        <w:spacing w:after="0" w:line="240" w:lineRule="auto"/>
        <w:ind w:left="0"/>
      </w:pPr>
    </w:p>
    <w:p w:rsidR="0098786E" w:rsidRDefault="0098786E">
      <w:pPr>
        <w:spacing w:after="0" w:line="240" w:lineRule="auto"/>
        <w:ind w:left="0"/>
      </w:pPr>
    </w:p>
    <w:p w:rsidR="0098786E" w:rsidRDefault="00797308">
      <w:pPr>
        <w:spacing w:after="0" w:line="240" w:lineRule="auto"/>
        <w:ind w:left="0"/>
      </w:pPr>
      <w:r>
        <w:rPr>
          <w:noProof/>
        </w:rPr>
        <w:drawing>
          <wp:inline distT="0" distB="0" distL="0" distR="0">
            <wp:extent cx="5711190" cy="1354455"/>
            <wp:effectExtent l="0" t="0" r="381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354455"/>
                    </a:xfrm>
                    <a:prstGeom prst="rect">
                      <a:avLst/>
                    </a:prstGeom>
                    <a:noFill/>
                    <a:ln>
                      <a:noFill/>
                    </a:ln>
                  </pic:spPr>
                </pic:pic>
              </a:graphicData>
            </a:graphic>
          </wp:inline>
        </w:drawing>
      </w:r>
    </w:p>
    <w:p w:rsidR="0005480B" w:rsidRDefault="0005480B">
      <w:pPr>
        <w:spacing w:after="0" w:line="240" w:lineRule="auto"/>
        <w:ind w:left="0"/>
      </w:pPr>
      <w:r>
        <w:br w:type="page"/>
      </w:r>
    </w:p>
    <w:p w:rsidR="0098786E" w:rsidRDefault="0098786E">
      <w:pPr>
        <w:spacing w:after="0" w:line="240" w:lineRule="auto"/>
        <w:ind w:left="0"/>
      </w:pPr>
    </w:p>
    <w:p w:rsidR="0005480B" w:rsidRDefault="0005480B" w:rsidP="0005480B">
      <w:pPr>
        <w:pStyle w:val="Heading2"/>
      </w:pPr>
      <w:bookmarkStart w:id="1210" w:name="_Toc267385160"/>
      <w:r>
        <w:t>Max Units</w:t>
      </w:r>
      <w:bookmarkEnd w:id="1210"/>
    </w:p>
    <w:p w:rsidR="0005480B" w:rsidRDefault="00797308" w:rsidP="0005480B">
      <w:pPr>
        <w:pStyle w:val="FormatPPT"/>
      </w:pPr>
      <w:r>
        <w:drawing>
          <wp:inline distT="0" distB="0" distL="0" distR="0">
            <wp:extent cx="3648075" cy="2303145"/>
            <wp:effectExtent l="0" t="0" r="9525" b="1905"/>
            <wp:docPr id="56"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05480B" w:rsidRPr="005A6CDE" w:rsidRDefault="0005480B" w:rsidP="0005480B">
      <w:pPr>
        <w:pStyle w:val="Rule"/>
      </w:pPr>
    </w:p>
    <w:p w:rsidR="00485740" w:rsidRDefault="00485740" w:rsidP="0005480B">
      <w:r>
        <w:t>The Max</w:t>
      </w:r>
      <w:del w:id="1211" w:author="Heather Perreaux" w:date="2010-06-08T09:11:00Z">
        <w:r w:rsidDel="004876DC">
          <w:delText>.</w:delText>
        </w:r>
      </w:del>
      <w:r>
        <w:t xml:space="preserve"> units column on the Resource Sheet </w:t>
      </w:r>
      <w:del w:id="1212" w:author="Heather Perreaux" w:date="2010-06-08T09:11:00Z">
        <w:r w:rsidR="0007443F" w:rsidDel="004876DC">
          <w:delText>will</w:delText>
        </w:r>
        <w:r w:rsidDel="004876DC">
          <w:delText xml:space="preserve"> hold </w:delText>
        </w:r>
      </w:del>
      <w:ins w:id="1213" w:author="Heather Perreaux" w:date="2010-06-08T09:11:00Z">
        <w:r w:rsidR="004876DC">
          <w:t xml:space="preserve">indicates </w:t>
        </w:r>
      </w:ins>
      <w:r>
        <w:t xml:space="preserve">the quantity of the resource that is available to be assigned to tasks.  </w:t>
      </w:r>
      <w:r w:rsidR="003935E0">
        <w:t xml:space="preserve"> The Max</w:t>
      </w:r>
      <w:del w:id="1214" w:author="Heather Perreaux" w:date="2010-06-08T09:11:00Z">
        <w:r w:rsidR="003935E0" w:rsidDel="004876DC">
          <w:delText>.</w:delText>
        </w:r>
      </w:del>
      <w:r w:rsidR="003935E0">
        <w:t xml:space="preserve"> units column </w:t>
      </w:r>
      <w:del w:id="1215" w:author="Heather Perreaux" w:date="2010-06-08T09:12:00Z">
        <w:r w:rsidR="003935E0" w:rsidDel="004876DC">
          <w:delText>is showing</w:delText>
        </w:r>
      </w:del>
      <w:ins w:id="1216" w:author="Heather Perreaux" w:date="2010-06-08T09:12:00Z">
        <w:r w:rsidR="004876DC">
          <w:t>displays</w:t>
        </w:r>
      </w:ins>
      <w:r w:rsidR="003935E0">
        <w:t xml:space="preserve"> the value </w:t>
      </w:r>
      <w:ins w:id="1217" w:author="Heather Perreaux" w:date="2010-06-08T09:12:00Z">
        <w:r w:rsidR="004876DC">
          <w:t xml:space="preserve">as either </w:t>
        </w:r>
      </w:ins>
      <w:del w:id="1218" w:author="Heather Perreaux" w:date="2010-06-08T09:12:00Z">
        <w:r w:rsidR="003935E0" w:rsidDel="004876DC">
          <w:delText xml:space="preserve">in </w:delText>
        </w:r>
      </w:del>
      <w:r w:rsidR="003935E0">
        <w:t xml:space="preserve">a decimal or percentage format as determined in the scheduling options for the project.  The display in decimal or percentage value is a personal preference and will not affect scheduling assignments. </w:t>
      </w:r>
    </w:p>
    <w:p w:rsidR="00485740" w:rsidRDefault="00485740" w:rsidP="0005480B">
      <w:r>
        <w:t xml:space="preserve">For example:  </w:t>
      </w:r>
    </w:p>
    <w:p w:rsidR="00485740" w:rsidRDefault="00485740" w:rsidP="00485740">
      <w:pPr>
        <w:pStyle w:val="ListParagraph"/>
        <w:numPr>
          <w:ilvl w:val="0"/>
          <w:numId w:val="21"/>
        </w:numPr>
      </w:pPr>
      <w:r w:rsidRPr="00693E57">
        <w:rPr>
          <w:b/>
        </w:rPr>
        <w:t>If Max units is 100%</w:t>
      </w:r>
      <w:r w:rsidR="0007443F" w:rsidRPr="00693E57">
        <w:rPr>
          <w:b/>
        </w:rPr>
        <w:t xml:space="preserve"> or 1</w:t>
      </w:r>
      <w:r w:rsidR="00693E57">
        <w:t>:</w:t>
      </w:r>
      <w:r>
        <w:t xml:space="preserve"> the default assignment would be at 100% of time that is available represented on the resource calendar</w:t>
      </w:r>
      <w:r w:rsidR="003935E0">
        <w:t xml:space="preserve"> for the resource</w:t>
      </w:r>
      <w:r>
        <w:t xml:space="preserve">. </w:t>
      </w:r>
      <w:r>
        <w:br/>
      </w:r>
    </w:p>
    <w:p w:rsidR="00485740" w:rsidRDefault="00485740" w:rsidP="00485740">
      <w:pPr>
        <w:pStyle w:val="ListParagraph"/>
        <w:numPr>
          <w:ilvl w:val="0"/>
          <w:numId w:val="21"/>
        </w:numPr>
      </w:pPr>
      <w:r w:rsidRPr="00693E57">
        <w:rPr>
          <w:b/>
        </w:rPr>
        <w:t>If Max units is 50%</w:t>
      </w:r>
      <w:r w:rsidR="0007443F" w:rsidRPr="00693E57">
        <w:rPr>
          <w:b/>
        </w:rPr>
        <w:t xml:space="preserve"> or .5</w:t>
      </w:r>
      <w:r w:rsidR="00693E57">
        <w:t>:</w:t>
      </w:r>
      <w:r>
        <w:t xml:space="preserve">  the default assignment would be at 50% of time that is available represented on the resource calendar</w:t>
      </w:r>
      <w:r w:rsidR="003935E0" w:rsidRPr="003935E0">
        <w:t xml:space="preserve"> </w:t>
      </w:r>
      <w:r w:rsidR="003935E0">
        <w:t>for the resource</w:t>
      </w:r>
      <w:r>
        <w:t xml:space="preserve">. </w:t>
      </w:r>
      <w:r w:rsidR="0007443F">
        <w:br/>
      </w:r>
    </w:p>
    <w:p w:rsidR="0007443F" w:rsidRDefault="0007443F" w:rsidP="00485740">
      <w:pPr>
        <w:pStyle w:val="ListParagraph"/>
        <w:numPr>
          <w:ilvl w:val="0"/>
          <w:numId w:val="21"/>
        </w:numPr>
      </w:pPr>
      <w:r w:rsidRPr="00693E57">
        <w:rPr>
          <w:b/>
        </w:rPr>
        <w:t>If Max units is 500% or 5</w:t>
      </w:r>
      <w:ins w:id="1219" w:author="Heather Perreaux" w:date="2010-06-08T09:13:00Z">
        <w:r w:rsidR="00693E57">
          <w:t>:</w:t>
        </w:r>
      </w:ins>
      <w:del w:id="1220" w:author="Heather Perreaux" w:date="2010-06-08T09:13:00Z">
        <w:r w:rsidDel="00693E57">
          <w:delText>,</w:delText>
        </w:r>
      </w:del>
      <w:r>
        <w:t xml:space="preserve"> you will have up to 5 </w:t>
      </w:r>
      <w:ins w:id="1221" w:author="Heather Perreaux" w:date="2010-06-08T09:14:00Z">
        <w:r w:rsidR="00693E57">
          <w:t xml:space="preserve">full time </w:t>
        </w:r>
      </w:ins>
      <w:r>
        <w:t xml:space="preserve">resources available to assign to tasks of this type of resource. </w:t>
      </w:r>
      <w:r w:rsidR="003935E0">
        <w:t xml:space="preserve"> </w:t>
      </w:r>
    </w:p>
    <w:p w:rsidR="0005480B" w:rsidRDefault="00485740" w:rsidP="0005480B">
      <w:r>
        <w:t xml:space="preserve">When </w:t>
      </w:r>
      <w:r w:rsidR="003935E0">
        <w:t xml:space="preserve">creating </w:t>
      </w:r>
      <w:r w:rsidR="0005480B">
        <w:t>percentage assignment</w:t>
      </w:r>
      <w:r w:rsidR="003935E0">
        <w:t xml:space="preserve">s, the assignment is a </w:t>
      </w:r>
      <w:r>
        <w:t>request</w:t>
      </w:r>
      <w:r w:rsidR="003935E0">
        <w:t xml:space="preserve"> </w:t>
      </w:r>
      <w:r w:rsidR="009C493E">
        <w:t xml:space="preserve">for </w:t>
      </w:r>
      <w:r w:rsidR="003935E0">
        <w:t>part of the</w:t>
      </w:r>
      <w:r>
        <w:t xml:space="preserve"> availab</w:t>
      </w:r>
      <w:r w:rsidR="003935E0">
        <w:t>ility</w:t>
      </w:r>
      <w:r w:rsidR="009C493E">
        <w:t xml:space="preserve"> </w:t>
      </w:r>
      <w:r w:rsidR="003935E0">
        <w:t>of</w:t>
      </w:r>
      <w:r>
        <w:t xml:space="preserve"> a resource.  If the</w:t>
      </w:r>
      <w:r w:rsidR="0005480B">
        <w:t xml:space="preserve"> Max</w:t>
      </w:r>
      <w:del w:id="1222" w:author="Heather Perreaux" w:date="2010-06-08T09:12:00Z">
        <w:r w:rsidR="0005480B" w:rsidDel="00CC55A9">
          <w:delText>.</w:delText>
        </w:r>
      </w:del>
      <w:r w:rsidR="0005480B">
        <w:t xml:space="preserve"> Units column </w:t>
      </w:r>
      <w:r>
        <w:t>is less than 1 or 100%</w:t>
      </w:r>
      <w:ins w:id="1223" w:author="Heather Perreaux" w:date="2010-06-08T09:15:00Z">
        <w:r w:rsidR="002C304E">
          <w:t>,</w:t>
        </w:r>
      </w:ins>
      <w:r>
        <w:t xml:space="preserve"> </w:t>
      </w:r>
      <w:r w:rsidR="009C493E">
        <w:t xml:space="preserve">the result will be </w:t>
      </w:r>
      <w:r>
        <w:t xml:space="preserve">a percent of a percentage </w:t>
      </w:r>
      <w:ins w:id="1224" w:author="Heather Perreaux" w:date="2010-06-08T09:15:00Z">
        <w:r w:rsidR="002C304E">
          <w:t xml:space="preserve">available </w:t>
        </w:r>
      </w:ins>
      <w:r>
        <w:t>for a resource</w:t>
      </w:r>
      <w:r w:rsidR="0005480B">
        <w:t xml:space="preserve">.  </w:t>
      </w:r>
      <w:r>
        <w:t xml:space="preserve"> Since resource names do not indicate the value of the Max</w:t>
      </w:r>
      <w:del w:id="1225" w:author="Heather Perreaux" w:date="2010-06-08T09:13:00Z">
        <w:r w:rsidDel="00CC55A9">
          <w:delText>.</w:delText>
        </w:r>
      </w:del>
      <w:r>
        <w:t xml:space="preserve"> Units column</w:t>
      </w:r>
      <w:r w:rsidR="009C493E">
        <w:t>,</w:t>
      </w:r>
      <w:r w:rsidR="008D7C52">
        <w:t xml:space="preserve"> </w:t>
      </w:r>
      <w:r>
        <w:t>assignment</w:t>
      </w:r>
      <w:r w:rsidR="008D7C52">
        <w:t xml:space="preserve"> result</w:t>
      </w:r>
      <w:r w:rsidR="009C493E">
        <w:t>s</w:t>
      </w:r>
      <w:r>
        <w:t xml:space="preserve"> might </w:t>
      </w:r>
      <w:r w:rsidR="008D7C52">
        <w:t>not be</w:t>
      </w:r>
      <w:r>
        <w:t xml:space="preserve"> </w:t>
      </w:r>
      <w:r w:rsidR="009C493E">
        <w:t>consist</w:t>
      </w:r>
      <w:del w:id="1226" w:author="Heather Perreaux" w:date="2010-06-08T09:13:00Z">
        <w:r w:rsidR="009C493E" w:rsidDel="00CC55A9">
          <w:delText>a</w:delText>
        </w:r>
      </w:del>
      <w:ins w:id="1227" w:author="Heather Perreaux" w:date="2010-06-08T09:13:00Z">
        <w:r w:rsidR="00CC55A9">
          <w:t>e</w:t>
        </w:r>
      </w:ins>
      <w:r w:rsidR="009C493E">
        <w:t>nt</w:t>
      </w:r>
      <w:r>
        <w:t xml:space="preserve">. </w:t>
      </w:r>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8"/>
        <w:gridCol w:w="1530"/>
        <w:gridCol w:w="1800"/>
        <w:gridCol w:w="1936"/>
      </w:tblGrid>
      <w:tr w:rsidR="009C493E">
        <w:trPr>
          <w:jc w:val="center"/>
        </w:trPr>
        <w:tc>
          <w:tcPr>
            <w:tcW w:w="1548" w:type="dxa"/>
            <w:shd w:val="pct12" w:color="auto" w:fill="auto"/>
          </w:tcPr>
          <w:p w:rsidR="009C493E" w:rsidRDefault="009C493E" w:rsidP="00FF4623">
            <w:pPr>
              <w:ind w:left="0"/>
              <w:jc w:val="center"/>
            </w:pPr>
            <w:r>
              <w:t>Max units</w:t>
            </w:r>
          </w:p>
        </w:tc>
        <w:tc>
          <w:tcPr>
            <w:tcW w:w="1530" w:type="dxa"/>
            <w:shd w:val="pct12" w:color="auto" w:fill="auto"/>
          </w:tcPr>
          <w:p w:rsidR="009C493E" w:rsidRDefault="009C493E" w:rsidP="00FF4623">
            <w:pPr>
              <w:ind w:left="0"/>
              <w:jc w:val="center"/>
            </w:pPr>
            <w:r>
              <w:t>Hours Available</w:t>
            </w:r>
          </w:p>
        </w:tc>
        <w:tc>
          <w:tcPr>
            <w:tcW w:w="1800" w:type="dxa"/>
            <w:shd w:val="pct12" w:color="auto" w:fill="auto"/>
          </w:tcPr>
          <w:p w:rsidR="009C493E" w:rsidRDefault="009C493E" w:rsidP="00FF4623">
            <w:pPr>
              <w:ind w:left="0"/>
              <w:jc w:val="center"/>
            </w:pPr>
            <w:r>
              <w:t>Assignment percentage</w:t>
            </w:r>
          </w:p>
        </w:tc>
        <w:tc>
          <w:tcPr>
            <w:tcW w:w="1936" w:type="dxa"/>
            <w:shd w:val="pct12" w:color="auto" w:fill="auto"/>
          </w:tcPr>
          <w:p w:rsidR="009C493E" w:rsidRDefault="009C493E" w:rsidP="00FF4623">
            <w:pPr>
              <w:ind w:left="0"/>
              <w:jc w:val="center"/>
            </w:pPr>
            <w:r>
              <w:t>Result</w:t>
            </w:r>
          </w:p>
        </w:tc>
      </w:tr>
      <w:tr w:rsidR="009C493E">
        <w:trPr>
          <w:jc w:val="center"/>
        </w:trPr>
        <w:tc>
          <w:tcPr>
            <w:tcW w:w="1548" w:type="dxa"/>
            <w:shd w:val="clear" w:color="auto" w:fill="auto"/>
          </w:tcPr>
          <w:p w:rsidR="009C493E" w:rsidRDefault="009C493E" w:rsidP="00FF4623">
            <w:pPr>
              <w:ind w:left="0"/>
              <w:jc w:val="center"/>
            </w:pPr>
            <w:r>
              <w:t>1 or 100%</w:t>
            </w:r>
          </w:p>
        </w:tc>
        <w:tc>
          <w:tcPr>
            <w:tcW w:w="1530" w:type="dxa"/>
            <w:shd w:val="clear" w:color="auto" w:fill="auto"/>
          </w:tcPr>
          <w:p w:rsidR="009C493E" w:rsidRDefault="009C493E" w:rsidP="00FF4623">
            <w:pPr>
              <w:ind w:left="0"/>
              <w:jc w:val="center"/>
            </w:pPr>
            <w:r>
              <w:t>8</w:t>
            </w:r>
          </w:p>
        </w:tc>
        <w:tc>
          <w:tcPr>
            <w:tcW w:w="1800" w:type="dxa"/>
            <w:shd w:val="clear" w:color="auto" w:fill="auto"/>
          </w:tcPr>
          <w:p w:rsidR="009C493E" w:rsidRDefault="009C493E" w:rsidP="00FF4623">
            <w:pPr>
              <w:ind w:left="0"/>
              <w:jc w:val="center"/>
            </w:pPr>
            <w:r>
              <w:t>100%</w:t>
            </w:r>
          </w:p>
        </w:tc>
        <w:tc>
          <w:tcPr>
            <w:tcW w:w="1936" w:type="dxa"/>
            <w:shd w:val="clear" w:color="auto" w:fill="auto"/>
          </w:tcPr>
          <w:p w:rsidR="009C493E" w:rsidRDefault="009C493E" w:rsidP="00FF4623">
            <w:pPr>
              <w:ind w:left="0"/>
              <w:jc w:val="center"/>
            </w:pPr>
            <w:r>
              <w:t>8 hours</w:t>
            </w:r>
          </w:p>
        </w:tc>
      </w:tr>
      <w:tr w:rsidR="009C493E">
        <w:trPr>
          <w:jc w:val="center"/>
        </w:trPr>
        <w:tc>
          <w:tcPr>
            <w:tcW w:w="1548" w:type="dxa"/>
            <w:shd w:val="clear" w:color="auto" w:fill="auto"/>
          </w:tcPr>
          <w:p w:rsidR="009C493E" w:rsidRDefault="009C493E" w:rsidP="00FF4623">
            <w:pPr>
              <w:ind w:left="0"/>
              <w:jc w:val="center"/>
            </w:pPr>
            <w:r>
              <w:t>1 or 100%</w:t>
            </w:r>
          </w:p>
        </w:tc>
        <w:tc>
          <w:tcPr>
            <w:tcW w:w="1530" w:type="dxa"/>
            <w:shd w:val="clear" w:color="auto" w:fill="auto"/>
          </w:tcPr>
          <w:p w:rsidR="009C493E" w:rsidRDefault="009C493E" w:rsidP="00FF4623">
            <w:pPr>
              <w:ind w:left="0"/>
              <w:jc w:val="center"/>
            </w:pPr>
            <w:r>
              <w:t>8</w:t>
            </w:r>
          </w:p>
        </w:tc>
        <w:tc>
          <w:tcPr>
            <w:tcW w:w="1800" w:type="dxa"/>
            <w:shd w:val="clear" w:color="auto" w:fill="auto"/>
          </w:tcPr>
          <w:p w:rsidR="009C493E" w:rsidRDefault="009C493E" w:rsidP="00FF4623">
            <w:pPr>
              <w:ind w:left="0"/>
              <w:jc w:val="center"/>
            </w:pPr>
            <w:r>
              <w:t>50%</w:t>
            </w:r>
          </w:p>
        </w:tc>
        <w:tc>
          <w:tcPr>
            <w:tcW w:w="1936" w:type="dxa"/>
            <w:shd w:val="clear" w:color="auto" w:fill="auto"/>
          </w:tcPr>
          <w:p w:rsidR="009C493E" w:rsidRDefault="009C493E" w:rsidP="00FF4623">
            <w:pPr>
              <w:ind w:left="0"/>
              <w:jc w:val="center"/>
            </w:pPr>
            <w:r>
              <w:t>4 hours</w:t>
            </w:r>
          </w:p>
        </w:tc>
      </w:tr>
      <w:tr w:rsidR="009C493E">
        <w:trPr>
          <w:jc w:val="center"/>
        </w:trPr>
        <w:tc>
          <w:tcPr>
            <w:tcW w:w="1548" w:type="dxa"/>
            <w:shd w:val="clear" w:color="auto" w:fill="auto"/>
          </w:tcPr>
          <w:p w:rsidR="009C493E" w:rsidRDefault="009C493E" w:rsidP="00FF4623">
            <w:pPr>
              <w:ind w:left="0"/>
              <w:jc w:val="center"/>
            </w:pPr>
            <w:r>
              <w:t>.5 or 50%</w:t>
            </w:r>
          </w:p>
        </w:tc>
        <w:tc>
          <w:tcPr>
            <w:tcW w:w="1530" w:type="dxa"/>
            <w:shd w:val="clear" w:color="auto" w:fill="auto"/>
          </w:tcPr>
          <w:p w:rsidR="009C493E" w:rsidRDefault="009C493E" w:rsidP="00FF4623">
            <w:pPr>
              <w:ind w:left="0"/>
              <w:jc w:val="center"/>
            </w:pPr>
            <w:r>
              <w:t>8</w:t>
            </w:r>
          </w:p>
        </w:tc>
        <w:tc>
          <w:tcPr>
            <w:tcW w:w="1800" w:type="dxa"/>
            <w:shd w:val="clear" w:color="auto" w:fill="auto"/>
          </w:tcPr>
          <w:p w:rsidR="009C493E" w:rsidRDefault="009C493E" w:rsidP="00FF4623">
            <w:pPr>
              <w:ind w:left="0"/>
              <w:jc w:val="center"/>
            </w:pPr>
            <w:r>
              <w:t>100%</w:t>
            </w:r>
          </w:p>
        </w:tc>
        <w:tc>
          <w:tcPr>
            <w:tcW w:w="1936" w:type="dxa"/>
            <w:shd w:val="clear" w:color="auto" w:fill="auto"/>
          </w:tcPr>
          <w:p w:rsidR="009C493E" w:rsidRDefault="009C493E" w:rsidP="00FF4623">
            <w:pPr>
              <w:ind w:left="0"/>
              <w:jc w:val="center"/>
            </w:pPr>
            <w:r>
              <w:t>4 hours</w:t>
            </w:r>
          </w:p>
        </w:tc>
      </w:tr>
      <w:tr w:rsidR="009C493E">
        <w:trPr>
          <w:jc w:val="center"/>
        </w:trPr>
        <w:tc>
          <w:tcPr>
            <w:tcW w:w="1548" w:type="dxa"/>
            <w:shd w:val="clear" w:color="auto" w:fill="auto"/>
          </w:tcPr>
          <w:p w:rsidR="009C493E" w:rsidRDefault="009C493E" w:rsidP="00FF4623">
            <w:pPr>
              <w:ind w:left="0"/>
              <w:jc w:val="center"/>
            </w:pPr>
            <w:r>
              <w:t>.5 or 50%</w:t>
            </w:r>
          </w:p>
        </w:tc>
        <w:tc>
          <w:tcPr>
            <w:tcW w:w="1530" w:type="dxa"/>
            <w:shd w:val="clear" w:color="auto" w:fill="auto"/>
          </w:tcPr>
          <w:p w:rsidR="009C493E" w:rsidRDefault="009C493E" w:rsidP="00FF4623">
            <w:pPr>
              <w:ind w:left="0"/>
              <w:jc w:val="center"/>
            </w:pPr>
            <w:r>
              <w:t xml:space="preserve">8 </w:t>
            </w:r>
          </w:p>
        </w:tc>
        <w:tc>
          <w:tcPr>
            <w:tcW w:w="1800" w:type="dxa"/>
            <w:shd w:val="clear" w:color="auto" w:fill="auto"/>
          </w:tcPr>
          <w:p w:rsidR="009C493E" w:rsidRDefault="009C493E" w:rsidP="00FF4623">
            <w:pPr>
              <w:ind w:left="0"/>
              <w:jc w:val="center"/>
            </w:pPr>
            <w:r>
              <w:t>50%</w:t>
            </w:r>
          </w:p>
        </w:tc>
        <w:tc>
          <w:tcPr>
            <w:tcW w:w="1936" w:type="dxa"/>
            <w:shd w:val="clear" w:color="auto" w:fill="auto"/>
          </w:tcPr>
          <w:p w:rsidR="009C493E" w:rsidRDefault="009C493E" w:rsidP="00FF4623">
            <w:pPr>
              <w:ind w:left="0"/>
              <w:jc w:val="center"/>
            </w:pPr>
            <w:r>
              <w:t>2 hours</w:t>
            </w:r>
          </w:p>
        </w:tc>
      </w:tr>
    </w:tbl>
    <w:p w:rsidR="00BF720E" w:rsidRPr="00BF720E" w:rsidRDefault="00BF720E" w:rsidP="00BF720E">
      <w:pPr>
        <w:rPr>
          <w:b/>
        </w:rPr>
      </w:pPr>
      <w:r w:rsidRPr="00BF720E">
        <w:rPr>
          <w:b/>
        </w:rPr>
        <w:t>Max</w:t>
      </w:r>
      <w:del w:id="1228" w:author="Heather Perreaux" w:date="2010-06-08T09:16:00Z">
        <w:r w:rsidRPr="00BF720E" w:rsidDel="00522013">
          <w:rPr>
            <w:b/>
          </w:rPr>
          <w:delText>.</w:delText>
        </w:r>
      </w:del>
      <w:r w:rsidRPr="00BF720E">
        <w:rPr>
          <w:b/>
        </w:rPr>
        <w:t xml:space="preserve"> units and Fixed duration tasks: </w:t>
      </w:r>
    </w:p>
    <w:p w:rsidR="009C493E" w:rsidRDefault="00BF720E" w:rsidP="00BF720E">
      <w:r>
        <w:t>A status meeting would be a fixed duration, effort-driven off task.   Mike is a 75% resource based on his Max</w:t>
      </w:r>
      <w:del w:id="1229" w:author="Heather Perreaux" w:date="2010-06-08T09:16:00Z">
        <w:r w:rsidDel="00522013">
          <w:delText>.</w:delText>
        </w:r>
      </w:del>
      <w:r>
        <w:t xml:space="preserve"> unit setting.  Joan is 50% and Ron is 25%.  </w:t>
      </w:r>
      <w:r w:rsidR="009C493E">
        <w:t>T</w:t>
      </w:r>
      <w:r w:rsidR="008D7C52">
        <w:t xml:space="preserve">he project manager </w:t>
      </w:r>
      <w:r w:rsidR="009C493E">
        <w:t xml:space="preserve">has </w:t>
      </w:r>
      <w:r>
        <w:t xml:space="preserve">100% </w:t>
      </w:r>
      <w:r w:rsidR="009C493E">
        <w:t>in his</w:t>
      </w:r>
      <w:r w:rsidR="008D7C52">
        <w:t xml:space="preserve"> </w:t>
      </w:r>
      <w:r>
        <w:t>Max</w:t>
      </w:r>
      <w:del w:id="1230" w:author="Heather Perreaux" w:date="2010-06-08T09:16:00Z">
        <w:r w:rsidDel="00522013">
          <w:delText>.</w:delText>
        </w:r>
      </w:del>
      <w:r>
        <w:t xml:space="preserve"> Units</w:t>
      </w:r>
      <w:r w:rsidR="008D7C52">
        <w:t xml:space="preserve"> field</w:t>
      </w:r>
      <w:r>
        <w:t xml:space="preserve">. </w:t>
      </w:r>
    </w:p>
    <w:p w:rsidR="00522FAD" w:rsidRDefault="00522FAD" w:rsidP="00522FAD">
      <w:del w:id="1231" w:author="Heather Perreaux" w:date="2010-06-08T09:17:00Z">
        <w:r w:rsidDel="00522013">
          <w:delText>In t</w:delText>
        </w:r>
      </w:del>
      <w:ins w:id="1232" w:author="Heather Perreaux" w:date="2010-06-08T09:17:00Z">
        <w:r w:rsidR="00522013">
          <w:t>T</w:t>
        </w:r>
      </w:ins>
      <w:r>
        <w:t>he</w:t>
      </w:r>
      <w:r w:rsidR="00BF720E">
        <w:t xml:space="preserve"> example below </w:t>
      </w:r>
      <w:r>
        <w:t xml:space="preserve">shows </w:t>
      </w:r>
      <w:r w:rsidR="00BF720E">
        <w:t>the result of each resource assign</w:t>
      </w:r>
      <w:r>
        <w:t>ment</w:t>
      </w:r>
      <w:r w:rsidR="00BF720E">
        <w:t xml:space="preserve"> </w:t>
      </w:r>
      <w:r w:rsidR="009C493E">
        <w:t xml:space="preserve">to the task </w:t>
      </w:r>
      <w:r w:rsidR="004C6458">
        <w:t>using their default</w:t>
      </w:r>
      <w:r w:rsidR="00BF720E">
        <w:t xml:space="preserve"> </w:t>
      </w:r>
      <w:r>
        <w:t xml:space="preserve">settings.  </w:t>
      </w:r>
      <w:r w:rsidR="00BF720E">
        <w:t xml:space="preserve"> </w:t>
      </w:r>
      <w:r>
        <w:t xml:space="preserve">All attendees are required to attend for the entire 2 hours.  To have this assignment work for each resource, 100% units should have been entered for each </w:t>
      </w:r>
      <w:commentRangeStart w:id="1233"/>
      <w:r>
        <w:t>resource</w:t>
      </w:r>
      <w:commentRangeEnd w:id="1233"/>
      <w:r w:rsidR="00522013">
        <w:rPr>
          <w:rStyle w:val="CommentReference"/>
        </w:rPr>
        <w:commentReference w:id="1233"/>
      </w:r>
      <w:r>
        <w:t xml:space="preserve">.  </w:t>
      </w:r>
    </w:p>
    <w:p w:rsidR="00BF720E" w:rsidRDefault="00BF720E" w:rsidP="00BF720E"/>
    <w:p w:rsidR="00BF720E" w:rsidRDefault="00797308" w:rsidP="00F00B0D">
      <w:pPr>
        <w:pStyle w:val="Art"/>
        <w:jc w:val="center"/>
      </w:pPr>
      <w:r>
        <w:rPr>
          <w:noProof/>
        </w:rPr>
        <w:drawing>
          <wp:inline distT="0" distB="0" distL="0" distR="0">
            <wp:extent cx="5711190" cy="1652905"/>
            <wp:effectExtent l="0" t="0" r="3810" b="4445"/>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652905"/>
                    </a:xfrm>
                    <a:prstGeom prst="rect">
                      <a:avLst/>
                    </a:prstGeom>
                    <a:noFill/>
                    <a:ln>
                      <a:noFill/>
                    </a:ln>
                  </pic:spPr>
                </pic:pic>
              </a:graphicData>
            </a:graphic>
          </wp:inline>
        </w:drawing>
      </w:r>
    </w:p>
    <w:p w:rsidR="00485740" w:rsidRPr="00485740" w:rsidRDefault="00485740" w:rsidP="00485740"/>
    <w:p w:rsidR="004C6458" w:rsidRDefault="00522FAD" w:rsidP="002E5B4E">
      <w:r>
        <w:t>If the assignment was made from the Assignment dialog box, the Task Information box or by adding resource names on the task entry resource column, the details of the assign</w:t>
      </w:r>
      <w:ins w:id="1234" w:author="Heather Perreaux" w:date="2010-06-08T09:19:00Z">
        <w:r w:rsidR="00522013">
          <w:t>ment</w:t>
        </w:r>
      </w:ins>
      <w:r>
        <w:t xml:space="preserve"> would not be viewed. U</w:t>
      </w:r>
      <w:r w:rsidR="004C6458">
        <w:t xml:space="preserve">se </w:t>
      </w:r>
      <w:r>
        <w:t xml:space="preserve">of </w:t>
      </w:r>
      <w:r w:rsidR="004C6458">
        <w:t>Max</w:t>
      </w:r>
      <w:del w:id="1235" w:author="Heather Perreaux" w:date="2010-06-08T09:19:00Z">
        <w:r w:rsidR="004C6458" w:rsidDel="00522013">
          <w:delText>.</w:delText>
        </w:r>
      </w:del>
      <w:r w:rsidR="004C6458">
        <w:t xml:space="preserve"> unit percentage</w:t>
      </w:r>
      <w:r w:rsidR="008D7C52">
        <w:t xml:space="preserve"> values</w:t>
      </w:r>
      <w:r w:rsidR="004C6458">
        <w:t xml:space="preserve"> </w:t>
      </w:r>
      <w:r>
        <w:t xml:space="preserve">for assignments should have a </w:t>
      </w:r>
      <w:r w:rsidR="004C6458">
        <w:t xml:space="preserve">double check to make sure the outcomes </w:t>
      </w:r>
      <w:r>
        <w:t xml:space="preserve">are as </w:t>
      </w:r>
      <w:r w:rsidR="004C6458">
        <w:t>expect</w:t>
      </w:r>
      <w:r>
        <w:t>ed</w:t>
      </w:r>
      <w:r w:rsidR="004C6458">
        <w:t xml:space="preserve">. </w:t>
      </w:r>
    </w:p>
    <w:p w:rsidR="00522FAD" w:rsidRDefault="00522FAD" w:rsidP="00522FAD">
      <w:pPr>
        <w:rPr>
          <w:b/>
        </w:rPr>
      </w:pPr>
    </w:p>
    <w:p w:rsidR="00522FAD" w:rsidRPr="00522013" w:rsidRDefault="004B28C8" w:rsidP="00522FAD">
      <w:pPr>
        <w:rPr>
          <w:i/>
        </w:rPr>
      </w:pPr>
      <w:r w:rsidRPr="004B28C8">
        <w:rPr>
          <w:b/>
        </w:rPr>
        <w:t xml:space="preserve">TIP: </w:t>
      </w:r>
      <w:r>
        <w:t xml:space="preserve"> </w:t>
      </w:r>
      <w:r w:rsidRPr="00522013">
        <w:rPr>
          <w:i/>
        </w:rPr>
        <w:t xml:space="preserve">Another way of handling limited availability of a resource is to limit the amount of available time on the resource calendars.  This will allow uniqueness per resource and well as </w:t>
      </w:r>
      <w:del w:id="1236" w:author="Heather Perreaux" w:date="2010-06-08T09:20:00Z">
        <w:r w:rsidRPr="00522013" w:rsidDel="00522013">
          <w:rPr>
            <w:i/>
          </w:rPr>
          <w:delText xml:space="preserve">more </w:delText>
        </w:r>
      </w:del>
      <w:ins w:id="1237" w:author="Heather Perreaux" w:date="2010-06-08T09:20:00Z">
        <w:r w:rsidR="00522013" w:rsidRPr="00522013">
          <w:rPr>
            <w:i/>
          </w:rPr>
          <w:t xml:space="preserve">increased </w:t>
        </w:r>
      </w:ins>
      <w:r w:rsidRPr="00522013">
        <w:rPr>
          <w:i/>
        </w:rPr>
        <w:t>consistency in the treatment of resource</w:t>
      </w:r>
      <w:r w:rsidR="00522FAD" w:rsidRPr="00522013">
        <w:rPr>
          <w:i/>
        </w:rPr>
        <w:t xml:space="preserve"> assignments</w:t>
      </w:r>
      <w:r w:rsidRPr="00522013">
        <w:rPr>
          <w:i/>
        </w:rPr>
        <w:t xml:space="preserve">.  </w:t>
      </w:r>
    </w:p>
    <w:p w:rsidR="00522FAD" w:rsidRDefault="00522FAD" w:rsidP="00522FAD">
      <w:pPr>
        <w:rPr>
          <w:b/>
        </w:rPr>
      </w:pPr>
    </w:p>
    <w:p w:rsidR="00522FAD" w:rsidDel="00522013" w:rsidRDefault="00522FAD" w:rsidP="00522FAD">
      <w:pPr>
        <w:rPr>
          <w:del w:id="1238" w:author="Heather Perreaux" w:date="2010-06-08T09:21:00Z"/>
        </w:rPr>
      </w:pPr>
      <w:del w:id="1239" w:author="Heather Perreaux" w:date="2010-06-08T09:21:00Z">
        <w:r w:rsidRPr="004B28C8" w:rsidDel="00522013">
          <w:rPr>
            <w:b/>
          </w:rPr>
          <w:delText xml:space="preserve">NOTE: </w:delText>
        </w:r>
        <w:r w:rsidDel="00522013">
          <w:delText xml:space="preserve"> the Enterprise Resource Pool in Project Server  2010 will be supporting resources that will apply to all projects.  Limiting the Max. Units within Project Server 2010 will affect all projects and can not be adjusted on a per project basis.  For this reason, all resources should be a value of 1 or 100% and any limitation for a resource should be entered on the resource calendar. </w:delText>
        </w:r>
      </w:del>
    </w:p>
    <w:p w:rsidR="004B28C8" w:rsidRDefault="004B28C8" w:rsidP="002E5B4E"/>
    <w:p w:rsidR="0005480B" w:rsidRDefault="0005480B">
      <w:pPr>
        <w:spacing w:after="0" w:line="240" w:lineRule="auto"/>
        <w:ind w:left="0"/>
        <w:rPr>
          <w:rFonts w:ascii="Arial Narrow" w:eastAsia="Times New Roman" w:hAnsi="Arial Narrow"/>
          <w:b/>
          <w:color w:val="000000"/>
          <w:sz w:val="36"/>
          <w:szCs w:val="36"/>
        </w:rPr>
      </w:pPr>
      <w:r>
        <w:br w:type="page"/>
      </w:r>
    </w:p>
    <w:p w:rsidR="00D66EA2" w:rsidRDefault="0005480B" w:rsidP="00D66EA2">
      <w:pPr>
        <w:pStyle w:val="Heading2"/>
      </w:pPr>
      <w:bookmarkStart w:id="1240" w:name="_Toc267385161"/>
      <w:r>
        <w:t xml:space="preserve">Best Practices </w:t>
      </w:r>
      <w:r w:rsidR="009258DF">
        <w:t xml:space="preserve">and Rules for </w:t>
      </w:r>
      <w:r w:rsidR="00240A37">
        <w:t>C</w:t>
      </w:r>
      <w:r>
        <w:t>reating Assignments</w:t>
      </w:r>
      <w:bookmarkEnd w:id="1240"/>
    </w:p>
    <w:p w:rsidR="00D66EA2" w:rsidRDefault="00797308" w:rsidP="00D66EA2">
      <w:pPr>
        <w:pStyle w:val="FormatPPT"/>
      </w:pPr>
      <w:r>
        <w:drawing>
          <wp:inline distT="0" distB="0" distL="0" distR="0">
            <wp:extent cx="3648075" cy="2303145"/>
            <wp:effectExtent l="0" t="0" r="9525" b="1905"/>
            <wp:docPr id="58"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FD0210" w:rsidRDefault="00D66EA2" w:rsidP="00D66EA2">
      <w:pPr>
        <w:pStyle w:val="Rule"/>
        <w:rPr>
          <w:b/>
        </w:rPr>
      </w:pPr>
    </w:p>
    <w:p w:rsidR="00CF2CD4" w:rsidRPr="00CF2CD4" w:rsidRDefault="00970CD8" w:rsidP="0005480B">
      <w:pPr>
        <w:rPr>
          <w:b/>
        </w:rPr>
      </w:pPr>
      <w:r>
        <w:t xml:space="preserve">     </w:t>
      </w:r>
      <w:r w:rsidRPr="00CF2CD4">
        <w:rPr>
          <w:b/>
        </w:rPr>
        <w:t xml:space="preserve"> </w:t>
      </w:r>
      <w:r w:rsidR="009258DF">
        <w:rPr>
          <w:b/>
        </w:rPr>
        <w:t>Project 2010 software r</w:t>
      </w:r>
      <w:r w:rsidR="00CF2CD4" w:rsidRPr="00CF2CD4">
        <w:rPr>
          <w:b/>
        </w:rPr>
        <w:t>ules</w:t>
      </w:r>
      <w:r w:rsidR="00EE661C">
        <w:rPr>
          <w:b/>
        </w:rPr>
        <w:t xml:space="preserve"> </w:t>
      </w:r>
      <w:r w:rsidR="00240A37">
        <w:rPr>
          <w:b/>
        </w:rPr>
        <w:t>for</w:t>
      </w:r>
      <w:r w:rsidR="00CF2CD4" w:rsidRPr="00CF2CD4">
        <w:rPr>
          <w:b/>
        </w:rPr>
        <w:t xml:space="preserve"> creating assignments: </w:t>
      </w:r>
    </w:p>
    <w:p w:rsidR="00CF2CD4" w:rsidRDefault="00CF2CD4" w:rsidP="0005480B">
      <w:pPr>
        <w:pStyle w:val="ListParagraph"/>
        <w:numPr>
          <w:ilvl w:val="0"/>
          <w:numId w:val="16"/>
        </w:numPr>
      </w:pPr>
      <w:r>
        <w:t xml:space="preserve">When work or duration </w:t>
      </w:r>
      <w:r w:rsidR="00240A37">
        <w:t xml:space="preserve">values </w:t>
      </w:r>
      <w:r>
        <w:t xml:space="preserve">are recalculated, if the resources are removed, these values will not </w:t>
      </w:r>
      <w:r w:rsidR="00240A37">
        <w:t>return</w:t>
      </w:r>
      <w:r>
        <w:t xml:space="preserve"> to the original values. </w:t>
      </w:r>
      <w:r>
        <w:br/>
      </w:r>
    </w:p>
    <w:p w:rsidR="00CF2CD4" w:rsidRDefault="00CF2CD4" w:rsidP="0005480B">
      <w:pPr>
        <w:pStyle w:val="ListParagraph"/>
        <w:numPr>
          <w:ilvl w:val="0"/>
          <w:numId w:val="16"/>
        </w:numPr>
      </w:pPr>
      <w:r>
        <w:t xml:space="preserve">Generic resources will use the </w:t>
      </w:r>
      <w:r w:rsidR="009258DF">
        <w:t>default standard</w:t>
      </w:r>
      <w:r>
        <w:t xml:space="preserve"> calendar to schedule </w:t>
      </w:r>
      <w:del w:id="1241" w:author="Heather Perreaux" w:date="2010-06-08T09:22:00Z">
        <w:r w:rsidDel="00017B21">
          <w:delText xml:space="preserve">the </w:delText>
        </w:r>
      </w:del>
      <w:r>
        <w:t>work</w:t>
      </w:r>
      <w:ins w:id="1242" w:author="Heather Perreaux" w:date="2010-06-08T09:22:00Z">
        <w:r w:rsidR="00017B21">
          <w:t>,</w:t>
        </w:r>
      </w:ins>
      <w:r w:rsidR="009258DF">
        <w:t xml:space="preserve"> unless another calendar has been assigned to the resource</w:t>
      </w:r>
      <w:r>
        <w:t xml:space="preserve">.  </w:t>
      </w:r>
      <w:r w:rsidR="00EE21D8">
        <w:t>When</w:t>
      </w:r>
      <w:r>
        <w:t xml:space="preserve"> a human resource is assigned</w:t>
      </w:r>
      <w:ins w:id="1243" w:author="Heather Perreaux" w:date="2010-06-08T09:22:00Z">
        <w:r w:rsidR="00017B21">
          <w:t>,</w:t>
        </w:r>
      </w:ins>
      <w:r>
        <w:t xml:space="preserve"> the task will </w:t>
      </w:r>
      <w:r w:rsidR="00EE21D8">
        <w:t xml:space="preserve">most likely </w:t>
      </w:r>
      <w:r>
        <w:t xml:space="preserve">increase in length </w:t>
      </w:r>
      <w:r w:rsidR="00EE21D8">
        <w:t>(</w:t>
      </w:r>
      <w:del w:id="1244" w:author="Heather Perreaux" w:date="2010-06-08T09:22:00Z">
        <w:r w:rsidR="00EE21D8" w:rsidDel="00017B21">
          <w:delText>ac</w:delText>
        </w:r>
      </w:del>
      <w:ins w:id="1245" w:author="Heather Perreaux" w:date="2010-06-08T09:22:00Z">
        <w:r w:rsidR="00017B21">
          <w:t>ex</w:t>
        </w:r>
      </w:ins>
      <w:r w:rsidR="00EE21D8">
        <w:t xml:space="preserve">cept for Fixed duration tasks) </w:t>
      </w:r>
      <w:r>
        <w:t xml:space="preserve">to accommodate </w:t>
      </w:r>
      <w:r w:rsidR="00240A37">
        <w:t xml:space="preserve">the </w:t>
      </w:r>
      <w:r>
        <w:t>availability calendar</w:t>
      </w:r>
      <w:r w:rsidR="00EE21D8">
        <w:t xml:space="preserve"> of the resource</w:t>
      </w:r>
      <w:r>
        <w:t xml:space="preserve">. </w:t>
      </w:r>
      <w:r w:rsidR="00EE661C">
        <w:t xml:space="preserve"> This might result in an </w:t>
      </w:r>
      <w:del w:id="1246" w:author="Heather Perreaux" w:date="2010-06-08T09:23:00Z">
        <w:r w:rsidR="00EE661C" w:rsidDel="00017B21">
          <w:delText xml:space="preserve">increased </w:delText>
        </w:r>
      </w:del>
      <w:ins w:id="1247" w:author="Heather Perreaux" w:date="2010-06-08T09:23:00Z">
        <w:r w:rsidR="00017B21">
          <w:t xml:space="preserve">later </w:t>
        </w:r>
      </w:ins>
      <w:r w:rsidR="001966A2">
        <w:t>scheduled</w:t>
      </w:r>
      <w:r w:rsidR="00EE661C">
        <w:t xml:space="preserve"> project finish date. </w:t>
      </w:r>
      <w:r w:rsidR="008B1E57">
        <w:br/>
      </w:r>
    </w:p>
    <w:p w:rsidR="00CF2CD4" w:rsidRDefault="008B1E57" w:rsidP="0005480B">
      <w:pPr>
        <w:pStyle w:val="ListParagraph"/>
        <w:numPr>
          <w:ilvl w:val="0"/>
          <w:numId w:val="16"/>
        </w:numPr>
      </w:pPr>
      <w:r>
        <w:t xml:space="preserve">When assigning resources to a task </w:t>
      </w:r>
      <w:r w:rsidR="009258DF">
        <w:t>using</w:t>
      </w:r>
      <w:r>
        <w:t xml:space="preserve"> a task calendar, make sure that the </w:t>
      </w:r>
      <w:r w:rsidR="00EE661C">
        <w:t>option</w:t>
      </w:r>
      <w:r>
        <w:t xml:space="preserve"> to </w:t>
      </w:r>
      <w:r w:rsidR="00EE661C">
        <w:t>“</w:t>
      </w:r>
      <w:r>
        <w:t>ignore the resource calendars</w:t>
      </w:r>
      <w:r w:rsidR="00EE661C">
        <w:t>”</w:t>
      </w:r>
      <w:r>
        <w:t xml:space="preserve"> is checked</w:t>
      </w:r>
      <w:r w:rsidR="00EE661C">
        <w:t xml:space="preserve">. </w:t>
      </w:r>
      <w:r>
        <w:t xml:space="preserve"> If this is not checked, the task will </w:t>
      </w:r>
      <w:r w:rsidR="001966A2">
        <w:t>appear that the</w:t>
      </w:r>
      <w:r>
        <w:t xml:space="preserve"> resources </w:t>
      </w:r>
      <w:r w:rsidR="001966A2">
        <w:t xml:space="preserve">are </w:t>
      </w:r>
      <w:r>
        <w:t xml:space="preserve">assigned but the work values will be zero. </w:t>
      </w:r>
      <w:r>
        <w:br/>
      </w:r>
    </w:p>
    <w:p w:rsidR="005902AD" w:rsidRDefault="008B1E57" w:rsidP="009258DF">
      <w:pPr>
        <w:pStyle w:val="ListParagraph"/>
        <w:numPr>
          <w:ilvl w:val="0"/>
          <w:numId w:val="16"/>
        </w:numPr>
      </w:pPr>
      <w:r>
        <w:t>Fixed duration tasks are tied to dates.  When an assignment is created</w:t>
      </w:r>
      <w:ins w:id="1248" w:author="Heather Perreaux" w:date="2010-06-08T09:23:00Z">
        <w:r w:rsidR="00017B21">
          <w:t>,</w:t>
        </w:r>
      </w:ins>
      <w:r>
        <w:t xml:space="preserve"> the resource must have availability between the dates of the task. </w:t>
      </w:r>
      <w:r w:rsidR="00EE21D8">
        <w:t xml:space="preserve"> </w:t>
      </w:r>
      <w:r w:rsidR="001966A2">
        <w:t>It is always a good idea to ch</w:t>
      </w:r>
      <w:r w:rsidR="0076158B">
        <w:t xml:space="preserve">eck the </w:t>
      </w:r>
      <w:r w:rsidR="001966A2">
        <w:t xml:space="preserve">assigned work for the </w:t>
      </w:r>
      <w:r w:rsidR="0076158B">
        <w:t>assignment</w:t>
      </w:r>
      <w:r w:rsidR="001966A2">
        <w:t xml:space="preserve">.  </w:t>
      </w:r>
      <w:r w:rsidR="00EE661C">
        <w:t xml:space="preserve">If the resource becomes unavailable after the assignment is made, the task length will change to accommodate the assignment. </w:t>
      </w:r>
      <w:r w:rsidR="005902AD">
        <w:br/>
      </w:r>
    </w:p>
    <w:p w:rsidR="008B1E57" w:rsidRDefault="005902AD" w:rsidP="009258DF">
      <w:pPr>
        <w:pStyle w:val="ListParagraph"/>
        <w:numPr>
          <w:ilvl w:val="0"/>
          <w:numId w:val="16"/>
        </w:numPr>
      </w:pPr>
      <w:r>
        <w:t xml:space="preserve">Manual v. Automatic scheduling task modes will return different assignment results. Switching from one mode to another might recalculate the work or duration of the task.  Manual mode </w:t>
      </w:r>
      <w:del w:id="1249" w:author="Heather Perreaux" w:date="2010-06-08T09:27:00Z">
        <w:r w:rsidDel="00017B21">
          <w:delText xml:space="preserve">is </w:delText>
        </w:r>
      </w:del>
      <w:r>
        <w:t>us</w:t>
      </w:r>
      <w:del w:id="1250" w:author="Heather Perreaux" w:date="2010-06-08T09:27:00Z">
        <w:r w:rsidDel="00017B21">
          <w:delText>ing</w:delText>
        </w:r>
      </w:del>
      <w:ins w:id="1251" w:author="Heather Perreaux" w:date="2010-06-08T09:27:00Z">
        <w:r w:rsidR="00017B21">
          <w:t>es</w:t>
        </w:r>
      </w:ins>
      <w:r>
        <w:t xml:space="preserve"> the duration value, resource availability and units to calculate assignments.   </w:t>
      </w:r>
      <w:r>
        <w:br/>
      </w:r>
    </w:p>
    <w:p w:rsidR="009258DF" w:rsidRPr="009258DF" w:rsidRDefault="001966A2" w:rsidP="009258DF">
      <w:pPr>
        <w:pStyle w:val="ListParagraph"/>
        <w:numPr>
          <w:ilvl w:val="0"/>
          <w:numId w:val="16"/>
        </w:numPr>
        <w:rPr>
          <w:b/>
        </w:rPr>
      </w:pPr>
      <w:r>
        <w:t>When assigning work to E</w:t>
      </w:r>
      <w:r w:rsidR="008B1E57">
        <w:t>ffort-driven task</w:t>
      </w:r>
      <w:r>
        <w:t>s</w:t>
      </w:r>
      <w:r w:rsidR="008B1E57">
        <w:t xml:space="preserve">, the first assignment will establish the amount of work for the task.  Other resources added after the first assignment will </w:t>
      </w:r>
      <w:del w:id="1252" w:author="Heather Perreaux" w:date="2010-06-08T09:28:00Z">
        <w:r w:rsidR="008B1E57" w:rsidDel="00234689">
          <w:delText xml:space="preserve">divide </w:delText>
        </w:r>
      </w:del>
      <w:ins w:id="1253" w:author="Heather Perreaux" w:date="2010-06-08T09:28:00Z">
        <w:r w:rsidR="00234689">
          <w:t xml:space="preserve">distribute </w:t>
        </w:r>
      </w:ins>
      <w:r w:rsidR="008B1E57">
        <w:t xml:space="preserve">the work of the task </w:t>
      </w:r>
      <w:del w:id="1254" w:author="Heather Perreaux" w:date="2010-06-08T09:28:00Z">
        <w:r w:rsidR="008B1E57" w:rsidDel="00234689">
          <w:delText xml:space="preserve">over </w:delText>
        </w:r>
      </w:del>
      <w:ins w:id="1255" w:author="Heather Perreaux" w:date="2010-06-08T09:28:00Z">
        <w:r w:rsidR="00234689">
          <w:t xml:space="preserve">across </w:t>
        </w:r>
      </w:ins>
      <w:r w:rsidR="008B1E57">
        <w:t xml:space="preserve">the resources. </w:t>
      </w:r>
      <w:r w:rsidR="009258DF">
        <w:br/>
      </w:r>
    </w:p>
    <w:p w:rsidR="00C97B25" w:rsidRPr="00C97B25" w:rsidRDefault="00C97B25" w:rsidP="00C97B25">
      <w:pPr>
        <w:pStyle w:val="Art"/>
        <w:numPr>
          <w:ilvl w:val="0"/>
          <w:numId w:val="16"/>
        </w:numPr>
      </w:pPr>
      <w:r>
        <w:rPr>
          <w:b w:val="0"/>
        </w:rPr>
        <w:t>R</w:t>
      </w:r>
      <w:r w:rsidR="009258DF" w:rsidRPr="00C97B25">
        <w:rPr>
          <w:b w:val="0"/>
        </w:rPr>
        <w:t xml:space="preserve">esources </w:t>
      </w:r>
      <w:r>
        <w:rPr>
          <w:b w:val="0"/>
        </w:rPr>
        <w:t>may</w:t>
      </w:r>
      <w:r w:rsidR="009258DF" w:rsidRPr="00C97B25">
        <w:rPr>
          <w:b w:val="0"/>
        </w:rPr>
        <w:t xml:space="preserve"> have their availability limited by the </w:t>
      </w:r>
      <w:r>
        <w:rPr>
          <w:b w:val="0"/>
        </w:rPr>
        <w:t xml:space="preserve">resource availability ranges </w:t>
      </w:r>
      <w:del w:id="1256" w:author="Heather Perreaux" w:date="2010-06-08T09:29:00Z">
        <w:r w:rsidDel="00CE2DA8">
          <w:rPr>
            <w:b w:val="0"/>
          </w:rPr>
          <w:delText xml:space="preserve">which </w:delText>
        </w:r>
      </w:del>
      <w:ins w:id="1257" w:author="Heather Perreaux" w:date="2010-06-08T09:29:00Z">
        <w:r w:rsidR="00CE2DA8">
          <w:rPr>
            <w:b w:val="0"/>
          </w:rPr>
          <w:t xml:space="preserve">that </w:t>
        </w:r>
      </w:ins>
      <w:r>
        <w:rPr>
          <w:b w:val="0"/>
        </w:rPr>
        <w:t xml:space="preserve">are stored in the Resource Information box. (see below).  </w:t>
      </w:r>
      <w:ins w:id="1258" w:author="Heather Perreaux" w:date="2010-06-08T09:30:00Z">
        <w:r w:rsidR="00CE2DA8">
          <w:rPr>
            <w:b w:val="0"/>
          </w:rPr>
          <w:t>To create a valid</w:t>
        </w:r>
        <w:r w:rsidR="00F1384E">
          <w:rPr>
            <w:b w:val="0"/>
          </w:rPr>
          <w:t xml:space="preserve"> resource</w:t>
        </w:r>
        <w:r w:rsidR="00CE2DA8">
          <w:rPr>
            <w:b w:val="0"/>
          </w:rPr>
          <w:t xml:space="preserve"> assignment, </w:t>
        </w:r>
      </w:ins>
      <w:del w:id="1259" w:author="Heather Perreaux" w:date="2010-06-08T09:30:00Z">
        <w:r w:rsidDel="00CE2DA8">
          <w:rPr>
            <w:b w:val="0"/>
          </w:rPr>
          <w:delText xml:space="preserve">When </w:delText>
        </w:r>
      </w:del>
      <w:del w:id="1260" w:author="Heather Perreaux" w:date="2010-06-08T09:29:00Z">
        <w:r w:rsidDel="00CE2DA8">
          <w:rPr>
            <w:b w:val="0"/>
          </w:rPr>
          <w:delText xml:space="preserve">the </w:delText>
        </w:r>
      </w:del>
      <w:del w:id="1261" w:author="Heather Perreaux" w:date="2010-06-08T09:30:00Z">
        <w:r w:rsidDel="00CE2DA8">
          <w:rPr>
            <w:b w:val="0"/>
          </w:rPr>
          <w:delText xml:space="preserve">resource is assigned to </w:delText>
        </w:r>
      </w:del>
      <w:del w:id="1262" w:author="Heather Perreaux" w:date="2010-06-08T09:29:00Z">
        <w:r w:rsidDel="00CE2DA8">
          <w:rPr>
            <w:b w:val="0"/>
          </w:rPr>
          <w:delText xml:space="preserve">the </w:delText>
        </w:r>
      </w:del>
      <w:del w:id="1263" w:author="Heather Perreaux" w:date="2010-06-08T09:30:00Z">
        <w:r w:rsidDel="00CE2DA8">
          <w:rPr>
            <w:b w:val="0"/>
          </w:rPr>
          <w:delText>task,</w:delText>
        </w:r>
      </w:del>
      <w:del w:id="1264" w:author="Heather Perreaux" w:date="2010-06-08T09:29:00Z">
        <w:r w:rsidDel="00CE2DA8">
          <w:rPr>
            <w:b w:val="0"/>
          </w:rPr>
          <w:delText xml:space="preserve"> </w:delText>
        </w:r>
      </w:del>
      <w:del w:id="1265" w:author="Heather Perreaux" w:date="2010-06-08T09:30:00Z">
        <w:r w:rsidDel="00CE2DA8">
          <w:rPr>
            <w:b w:val="0"/>
          </w:rPr>
          <w:delText xml:space="preserve"> </w:delText>
        </w:r>
      </w:del>
      <w:r>
        <w:rPr>
          <w:b w:val="0"/>
        </w:rPr>
        <w:t xml:space="preserve">the task must occur within </w:t>
      </w:r>
      <w:del w:id="1266" w:author="Heather Perreaux" w:date="2010-06-08T09:29:00Z">
        <w:r w:rsidDel="00CE2DA8">
          <w:rPr>
            <w:b w:val="0"/>
          </w:rPr>
          <w:delText xml:space="preserve">the </w:delText>
        </w:r>
      </w:del>
      <w:ins w:id="1267" w:author="Heather Perreaux" w:date="2010-06-08T09:29:00Z">
        <w:r w:rsidR="00CE2DA8">
          <w:rPr>
            <w:b w:val="0"/>
          </w:rPr>
          <w:t xml:space="preserve">a </w:t>
        </w:r>
      </w:ins>
      <w:r>
        <w:rPr>
          <w:b w:val="0"/>
        </w:rPr>
        <w:t>timeframe that the resource is available</w:t>
      </w:r>
      <w:del w:id="1268" w:author="Heather Perreaux" w:date="2010-06-08T09:30:00Z">
        <w:r w:rsidDel="00CE2DA8">
          <w:rPr>
            <w:b w:val="0"/>
          </w:rPr>
          <w:delText xml:space="preserve"> to create a valid assignment</w:delText>
        </w:r>
      </w:del>
      <w:r>
        <w:rPr>
          <w:b w:val="0"/>
        </w:rPr>
        <w:t xml:space="preserve">. </w:t>
      </w:r>
      <w:r w:rsidR="009258DF" w:rsidRPr="00C97B25">
        <w:rPr>
          <w:b w:val="0"/>
        </w:rPr>
        <w:br/>
      </w:r>
      <w:r w:rsidR="009258DF">
        <w:br/>
      </w:r>
      <w:r w:rsidR="009258DF">
        <w:br/>
      </w:r>
      <w:r w:rsidR="00BE1CB8">
        <w:rPr>
          <w:noProof/>
        </w:rPr>
        <w:pict>
          <v:rect id="Rectangle 89" o:spid="_x0000_s1037" style="position:absolute;left:0;text-align:left;margin-left:90.45pt;margin-top:144.15pt;width:225.35pt;height:53.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" filled="f" strokecolor="red" strokeweight="1pt"/>
        </w:pict>
      </w:r>
      <w:r w:rsidR="00797308">
        <w:rPr>
          <w:noProof/>
        </w:rPr>
        <w:drawing>
          <wp:inline distT="0" distB="0" distL="0" distR="0">
            <wp:extent cx="4747895" cy="3540125"/>
            <wp:effectExtent l="0" t="0" r="0" b="317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7895" cy="3540125"/>
                    </a:xfrm>
                    <a:prstGeom prst="rect">
                      <a:avLst/>
                    </a:prstGeom>
                    <a:noFill/>
                    <a:ln>
                      <a:noFill/>
                    </a:ln>
                  </pic:spPr>
                </pic:pic>
              </a:graphicData>
            </a:graphic>
          </wp:inline>
        </w:drawing>
      </w:r>
      <w:r w:rsidR="009258DF">
        <w:br/>
      </w:r>
      <w:r w:rsidR="009258DF">
        <w:br/>
      </w:r>
      <w:r>
        <w:rPr>
          <w:b w:val="0"/>
        </w:rPr>
        <w:t xml:space="preserve">Below is a view of a task </w:t>
      </w:r>
      <w:del w:id="1269" w:author="Heather Perreaux" w:date="2010-06-08T09:31:00Z">
        <w:r w:rsidDel="00F54C7D">
          <w:rPr>
            <w:b w:val="0"/>
          </w:rPr>
          <w:delText xml:space="preserve">which </w:delText>
        </w:r>
      </w:del>
      <w:ins w:id="1270" w:author="Heather Perreaux" w:date="2010-06-08T09:31:00Z">
        <w:r w:rsidR="00F54C7D">
          <w:rPr>
            <w:b w:val="0"/>
          </w:rPr>
          <w:t xml:space="preserve">that </w:t>
        </w:r>
      </w:ins>
      <w:r>
        <w:rPr>
          <w:b w:val="0"/>
        </w:rPr>
        <w:t xml:space="preserve">is scheduled to start on April 16, 2012. The task does not have a resource assigned. </w:t>
      </w:r>
    </w:p>
    <w:p w:rsidR="00C97B25" w:rsidRDefault="00C97B25" w:rsidP="00C97B25">
      <w:pPr>
        <w:pStyle w:val="Art"/>
        <w:ind w:left="1080"/>
      </w:pPr>
    </w:p>
    <w:p w:rsidR="00C97B25" w:rsidRDefault="00BE1CB8" w:rsidP="00C97B25">
      <w:pPr>
        <w:pStyle w:val="Art"/>
        <w:ind w:left="1080"/>
        <w:jc w:val="center"/>
      </w:pPr>
      <w:r>
        <w:rPr>
          <w:noProof/>
        </w:rPr>
        <w:pict>
          <v:rect id="Rectangle 90" o:spid="_x0000_s1036" style="position:absolute;left:0;text-align:left;margin-left:90.45pt;margin-top:41.95pt;width:376.15pt;height:2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" filled="f" strokecolor="red" strokeweight="1pt"/>
        </w:pict>
      </w:r>
      <w:r w:rsidR="00797308">
        <w:rPr>
          <w:b w:val="0"/>
          <w:noProof/>
        </w:rPr>
        <w:drawing>
          <wp:inline distT="0" distB="0" distL="0" distR="0">
            <wp:extent cx="5721350" cy="738505"/>
            <wp:effectExtent l="0" t="0" r="0" b="444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738505"/>
                    </a:xfrm>
                    <a:prstGeom prst="rect">
                      <a:avLst/>
                    </a:prstGeom>
                    <a:noFill/>
                    <a:ln>
                      <a:noFill/>
                    </a:ln>
                  </pic:spPr>
                </pic:pic>
              </a:graphicData>
            </a:graphic>
          </wp:inline>
        </w:drawing>
      </w:r>
    </w:p>
    <w:p w:rsidR="00C97B25" w:rsidRDefault="00C97B25" w:rsidP="00C97B25">
      <w:pPr>
        <w:pStyle w:val="Art"/>
        <w:ind w:left="1080"/>
      </w:pPr>
      <w:r>
        <w:t xml:space="preserve"> </w:t>
      </w:r>
    </w:p>
    <w:p w:rsidR="00C97B25" w:rsidRDefault="00C97B25" w:rsidP="00C97B25">
      <w:pPr>
        <w:pStyle w:val="Art"/>
        <w:ind w:left="1080"/>
      </w:pPr>
    </w:p>
    <w:p w:rsidR="00C97B25" w:rsidRDefault="00C97B25" w:rsidP="00C97B25">
      <w:pPr>
        <w:pStyle w:val="Art"/>
        <w:ind w:left="1080"/>
        <w:rPr>
          <w:b w:val="0"/>
        </w:rPr>
      </w:pPr>
      <w:r>
        <w:rPr>
          <w:b w:val="0"/>
        </w:rPr>
        <w:t xml:space="preserve">Below is a view of the same task with the resource assigned who is not available on the dates of the task because of the limitation of the resource date ranges.  </w:t>
      </w:r>
      <w:ins w:id="1271" w:author="Heather Perreaux" w:date="2010-06-08T09:32:00Z">
        <w:r w:rsidR="00F54C7D">
          <w:rPr>
            <w:b w:val="0"/>
          </w:rPr>
          <w:t xml:space="preserve">As a result, </w:t>
        </w:r>
      </w:ins>
      <w:del w:id="1272" w:author="Heather Perreaux" w:date="2010-06-08T09:33:00Z">
        <w:r w:rsidDel="00F54C7D">
          <w:rPr>
            <w:b w:val="0"/>
          </w:rPr>
          <w:delText>T</w:delText>
        </w:r>
      </w:del>
      <w:ins w:id="1273" w:author="Heather Perreaux" w:date="2010-06-08T09:33:00Z">
        <w:r w:rsidR="00F54C7D">
          <w:rPr>
            <w:b w:val="0"/>
          </w:rPr>
          <w:t>t</w:t>
        </w:r>
      </w:ins>
      <w:r>
        <w:rPr>
          <w:b w:val="0"/>
        </w:rPr>
        <w:t xml:space="preserve">he task </w:t>
      </w:r>
      <w:del w:id="1274" w:author="Heather Perreaux" w:date="2010-06-08T09:33:00Z">
        <w:r w:rsidDel="00F54C7D">
          <w:rPr>
            <w:b w:val="0"/>
          </w:rPr>
          <w:delText xml:space="preserve">below </w:delText>
        </w:r>
      </w:del>
      <w:r>
        <w:rPr>
          <w:b w:val="0"/>
        </w:rPr>
        <w:t xml:space="preserve">has been changed to a milestone task and no work has been assigned to the resource. </w:t>
      </w:r>
    </w:p>
    <w:p w:rsidR="00C97B25" w:rsidRDefault="00C97B25" w:rsidP="00C97B25">
      <w:pPr>
        <w:pStyle w:val="Art"/>
        <w:ind w:left="1080"/>
        <w:rPr>
          <w:b w:val="0"/>
        </w:rPr>
      </w:pPr>
    </w:p>
    <w:p w:rsidR="00C97B25" w:rsidRPr="00C97B25" w:rsidRDefault="00BE1CB8" w:rsidP="00C97B25">
      <w:pPr>
        <w:pStyle w:val="Art"/>
        <w:ind w:left="1080"/>
        <w:rPr>
          <w:b w:val="0"/>
        </w:rPr>
      </w:pPr>
      <w:r w:rsidRPr="00BE1CB8">
        <w:rPr>
          <w:noProof/>
        </w:rPr>
        <w:pict>
          <v:rect id="Rectangle 88" o:spid="_x0000_s1035" style="position:absolute;left:0;text-align:left;margin-left:102.25pt;margin-top:44.15pt;width:370pt;height:20.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" filled="f" strokecolor="red" strokeweight="1pt"/>
        </w:pict>
      </w:r>
      <w:r w:rsidR="00797308">
        <w:rPr>
          <w:noProof/>
        </w:rPr>
        <w:drawing>
          <wp:inline distT="0" distB="0" distL="0" distR="0">
            <wp:extent cx="5711190" cy="1863090"/>
            <wp:effectExtent l="0" t="0" r="3810" b="381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863090"/>
                    </a:xfrm>
                    <a:prstGeom prst="rect">
                      <a:avLst/>
                    </a:prstGeom>
                    <a:noFill/>
                    <a:ln>
                      <a:noFill/>
                    </a:ln>
                  </pic:spPr>
                </pic:pic>
              </a:graphicData>
            </a:graphic>
          </wp:inline>
        </w:drawing>
      </w:r>
      <w:r w:rsidR="00C97B25">
        <w:rPr>
          <w:b w:val="0"/>
        </w:rPr>
        <w:t xml:space="preserve"> </w:t>
      </w:r>
    </w:p>
    <w:p w:rsidR="00C97B25" w:rsidRDefault="00C97B25" w:rsidP="00C97B25">
      <w:pPr>
        <w:pStyle w:val="Art"/>
        <w:ind w:left="1080"/>
      </w:pPr>
    </w:p>
    <w:p w:rsidR="005902AD" w:rsidRDefault="009258DF" w:rsidP="00C97B25">
      <w:pPr>
        <w:pStyle w:val="Art"/>
        <w:ind w:left="1080"/>
      </w:pPr>
      <w:r>
        <w:br/>
      </w:r>
    </w:p>
    <w:p w:rsidR="00033D09" w:rsidRDefault="009258DF" w:rsidP="005902AD">
      <w:pPr>
        <w:pStyle w:val="Art"/>
        <w:ind w:left="1080"/>
      </w:pPr>
      <w:r w:rsidRPr="009258DF">
        <w:t>Best Practices for creating assignments:</w:t>
      </w:r>
      <w:r w:rsidR="005902AD">
        <w:br/>
      </w:r>
    </w:p>
    <w:p w:rsidR="00145EA6" w:rsidRDefault="009258DF" w:rsidP="00CF2CD4">
      <w:pPr>
        <w:pStyle w:val="ListParagraph"/>
        <w:numPr>
          <w:ilvl w:val="0"/>
          <w:numId w:val="16"/>
        </w:numPr>
      </w:pPr>
      <w:r>
        <w:t xml:space="preserve">Double check task type and effort-driven flag before creating an assignment to make sure the settings are </w:t>
      </w:r>
      <w:del w:id="1275" w:author="Heather Perreaux" w:date="2010-06-08T09:33:00Z">
        <w:r w:rsidDel="00CC26F5">
          <w:delText>right</w:delText>
        </w:r>
      </w:del>
      <w:ins w:id="1276" w:author="Heather Perreaux" w:date="2010-06-08T09:33:00Z">
        <w:r w:rsidR="00CC26F5">
          <w:t>correct</w:t>
        </w:r>
      </w:ins>
      <w:r>
        <w:t xml:space="preserve"> for the task. </w:t>
      </w:r>
      <w:ins w:id="1277" w:author="Heather Perreaux" w:date="2010-06-08T09:34:00Z">
        <w:r w:rsidR="00CC26F5">
          <w:t xml:space="preserve">Double check these settings </w:t>
        </w:r>
      </w:ins>
      <w:del w:id="1278" w:author="Heather Perreaux" w:date="2010-06-08T09:34:00Z">
        <w:r w:rsidDel="00CC26F5">
          <w:delText>W</w:delText>
        </w:r>
      </w:del>
      <w:ins w:id="1279" w:author="Heather Perreaux" w:date="2010-06-08T09:34:00Z">
        <w:r w:rsidR="00CC26F5">
          <w:t>w</w:t>
        </w:r>
      </w:ins>
      <w:r>
        <w:t>hen switching from manual scheduling to automatic scheduling</w:t>
      </w:r>
      <w:del w:id="1280" w:author="Heather Perreaux" w:date="2010-06-08T09:34:00Z">
        <w:r w:rsidRPr="003D1F1F" w:rsidDel="00CC26F5">
          <w:delText xml:space="preserve"> </w:delText>
        </w:r>
        <w:r w:rsidDel="00CC26F5">
          <w:delText>double check these values</w:delText>
        </w:r>
      </w:del>
      <w:r>
        <w:t>.</w:t>
      </w:r>
      <w:r w:rsidR="00AA2EDD">
        <w:br/>
      </w:r>
    </w:p>
    <w:p w:rsidR="00AA2EDD" w:rsidRDefault="00AA2EDD" w:rsidP="00CF2CD4">
      <w:pPr>
        <w:pStyle w:val="ListParagraph"/>
        <w:numPr>
          <w:ilvl w:val="0"/>
          <w:numId w:val="16"/>
        </w:numPr>
      </w:pPr>
      <w:r>
        <w:t xml:space="preserve">Assignments are based on resource availability.  The more accurate </w:t>
      </w:r>
      <w:ins w:id="1281" w:author="Heather Perreaux" w:date="2010-06-08T09:34:00Z">
        <w:r w:rsidR="00DB625B">
          <w:t xml:space="preserve">the </w:t>
        </w:r>
      </w:ins>
      <w:r>
        <w:t>resource calendars are</w:t>
      </w:r>
      <w:ins w:id="1282" w:author="Heather Perreaux" w:date="2010-06-08T09:34:00Z">
        <w:r w:rsidR="00DB625B">
          <w:t>,</w:t>
        </w:r>
      </w:ins>
      <w:r>
        <w:t xml:space="preserve"> the more accurate the assignments will be. </w:t>
      </w:r>
      <w:r w:rsidR="0076158B">
        <w:br/>
      </w:r>
    </w:p>
    <w:p w:rsidR="00CF2CD4" w:rsidRDefault="0076158B" w:rsidP="00145EA6">
      <w:pPr>
        <w:pStyle w:val="ListParagraph"/>
        <w:numPr>
          <w:ilvl w:val="0"/>
          <w:numId w:val="16"/>
        </w:numPr>
      </w:pPr>
      <w:r>
        <w:t xml:space="preserve">Use the Resource Usage view to refine the assignment of hours.  Contouring is available. </w:t>
      </w:r>
      <w:r w:rsidR="00CF2CD4">
        <w:br/>
      </w:r>
    </w:p>
    <w:p w:rsidR="009A2E83" w:rsidRDefault="009A2E83" w:rsidP="0005480B">
      <w:pPr>
        <w:pStyle w:val="ListParagraph"/>
        <w:numPr>
          <w:ilvl w:val="0"/>
          <w:numId w:val="16"/>
        </w:numPr>
      </w:pPr>
      <w:r>
        <w:t>Use the Task Entry view</w:t>
      </w:r>
      <w:ins w:id="1283" w:author="Heather Perreaux" w:date="2010-06-08T09:35:00Z">
        <w:r w:rsidR="00DB625B">
          <w:t>.</w:t>
        </w:r>
      </w:ins>
      <w:del w:id="1284" w:author="Heather Perreaux" w:date="2010-06-08T09:35:00Z">
        <w:r w:rsidDel="00DB625B">
          <w:delText>:</w:delText>
        </w:r>
      </w:del>
      <w:r>
        <w:t xml:space="preserve">  Gantt chart or Task sheet on top and Task Form or Detail task form on the bottom</w:t>
      </w:r>
      <w:r w:rsidR="005902AD">
        <w:t xml:space="preserve"> when creating assignments</w:t>
      </w:r>
      <w:r>
        <w:t>.  Use the subviews of work, schedule and cost</w:t>
      </w:r>
      <w:r w:rsidR="005902AD">
        <w:t xml:space="preserve"> in the bottom pane</w:t>
      </w:r>
      <w:r>
        <w:t>.  Th</w:t>
      </w:r>
      <w:r w:rsidR="00EE661C">
        <w:t>ese are</w:t>
      </w:r>
      <w:r w:rsidR="0076158B">
        <w:t xml:space="preserve"> </w:t>
      </w:r>
      <w:r w:rsidR="00EE661C">
        <w:t>helpful</w:t>
      </w:r>
      <w:r w:rsidR="0076158B">
        <w:t xml:space="preserve"> </w:t>
      </w:r>
      <w:r>
        <w:t>view</w:t>
      </w:r>
      <w:r w:rsidR="00EE661C">
        <w:t>s</w:t>
      </w:r>
      <w:r w:rsidR="0076158B">
        <w:t xml:space="preserve"> to use to </w:t>
      </w:r>
      <w:r>
        <w:t>check</w:t>
      </w:r>
      <w:r w:rsidR="0076158B">
        <w:t xml:space="preserve"> assignments</w:t>
      </w:r>
      <w:r>
        <w:t xml:space="preserve"> for correctness. </w:t>
      </w:r>
      <w:r w:rsidR="004B28C8">
        <w:br/>
      </w:r>
    </w:p>
    <w:p w:rsidR="00EE661C" w:rsidRDefault="009A747E" w:rsidP="0005480B">
      <w:pPr>
        <w:pStyle w:val="ListParagraph"/>
        <w:numPr>
          <w:ilvl w:val="0"/>
          <w:numId w:val="16"/>
        </w:numPr>
      </w:pPr>
      <w:r>
        <w:t xml:space="preserve">Do not assign resources to summary tasks or milestones.  The software </w:t>
      </w:r>
      <w:del w:id="1285" w:author="Heather Perreaux" w:date="2010-06-08T09:35:00Z">
        <w:r w:rsidDel="00DB625B">
          <w:delText xml:space="preserve">will </w:delText>
        </w:r>
      </w:del>
      <w:r>
        <w:t>allow</w:t>
      </w:r>
      <w:ins w:id="1286" w:author="Heather Perreaux" w:date="2010-06-08T09:35:00Z">
        <w:r w:rsidR="00DB625B">
          <w:t>s</w:t>
        </w:r>
      </w:ins>
      <w:r>
        <w:t xml:space="preserve"> </w:t>
      </w:r>
      <w:del w:id="1287" w:author="Heather Perreaux" w:date="2010-06-08T09:35:00Z">
        <w:r w:rsidDel="00DB625B">
          <w:delText xml:space="preserve">the </w:delText>
        </w:r>
      </w:del>
      <w:r>
        <w:t xml:space="preserve">assignments </w:t>
      </w:r>
      <w:r w:rsidR="001966A2">
        <w:t xml:space="preserve">to </w:t>
      </w:r>
      <w:r w:rsidR="00EE661C">
        <w:t>summary tasks</w:t>
      </w:r>
      <w:ins w:id="1288" w:author="Heather Perreaux" w:date="2010-06-08T09:36:00Z">
        <w:r w:rsidR="00DB625B">
          <w:t>,</w:t>
        </w:r>
      </w:ins>
      <w:r w:rsidR="00EE661C">
        <w:t xml:space="preserve"> </w:t>
      </w:r>
      <w:r w:rsidR="001966A2">
        <w:t xml:space="preserve">but </w:t>
      </w:r>
      <w:del w:id="1289" w:author="Heather Perreaux" w:date="2010-06-08T09:36:00Z">
        <w:r w:rsidR="001966A2" w:rsidDel="00DB625B">
          <w:delText xml:space="preserve">they </w:delText>
        </w:r>
      </w:del>
      <w:ins w:id="1290" w:author="Heather Perreaux" w:date="2010-06-08T09:36:00Z">
        <w:r w:rsidR="00DB625B">
          <w:t xml:space="preserve">summary tasks </w:t>
        </w:r>
      </w:ins>
      <w:r w:rsidR="001966A2">
        <w:t>are</w:t>
      </w:r>
      <w:r w:rsidR="00EE661C">
        <w:t xml:space="preserve"> subtotals and not trackable. </w:t>
      </w:r>
      <w:r>
        <w:t xml:space="preserve">  Tracking will only be correct </w:t>
      </w:r>
      <w:r w:rsidR="00EE661C">
        <w:t>for</w:t>
      </w:r>
      <w:r>
        <w:t xml:space="preserve"> Summary tasks when 0</w:t>
      </w:r>
      <w:r w:rsidR="00EE661C">
        <w:t>%</w:t>
      </w:r>
      <w:r>
        <w:t xml:space="preserve"> work has been perform</w:t>
      </w:r>
      <w:ins w:id="1291" w:author="Heather Perreaux" w:date="2010-06-08T09:37:00Z">
        <w:r w:rsidR="00B96AA8">
          <w:t>ed</w:t>
        </w:r>
      </w:ins>
      <w:r>
        <w:t xml:space="preserve"> or 100% of the </w:t>
      </w:r>
      <w:r w:rsidR="00EE661C">
        <w:t xml:space="preserve">detail </w:t>
      </w:r>
      <w:r w:rsidR="001966A2">
        <w:t>tasks for</w:t>
      </w:r>
      <w:r w:rsidR="00EE661C">
        <w:t xml:space="preserve"> the </w:t>
      </w:r>
      <w:r>
        <w:t xml:space="preserve">summary task </w:t>
      </w:r>
      <w:del w:id="1292" w:author="Heather Perreaux" w:date="2010-06-08T09:37:00Z">
        <w:r w:rsidDel="00B96AA8">
          <w:delText>is</w:delText>
        </w:r>
      </w:del>
      <w:ins w:id="1293" w:author="Heather Perreaux" w:date="2010-06-08T09:37:00Z">
        <w:r w:rsidR="00B96AA8">
          <w:t>are</w:t>
        </w:r>
      </w:ins>
      <w:r>
        <w:t xml:space="preserve"> complete</w:t>
      </w:r>
      <w:r w:rsidR="00EE661C">
        <w:t>d</w:t>
      </w:r>
      <w:r>
        <w:t xml:space="preserve">.  Milestones are 0 work and 0 duration tasks.  Assigning a resource changes the </w:t>
      </w:r>
      <w:commentRangeStart w:id="1294"/>
      <w:r>
        <w:t>meaning</w:t>
      </w:r>
      <w:commentRangeEnd w:id="1294"/>
      <w:r w:rsidR="0097427F">
        <w:rPr>
          <w:rStyle w:val="CommentReference"/>
        </w:rPr>
        <w:commentReference w:id="1294"/>
      </w:r>
      <w:r>
        <w:t xml:space="preserve">.  </w:t>
      </w:r>
      <w:del w:id="1295" w:author="Heather Perreaux" w:date="2010-06-08T09:38:00Z">
        <w:r w:rsidDel="0097427F">
          <w:delText>Summary task and milestone tasks will not appear on timesheet</w:delText>
        </w:r>
        <w:r w:rsidR="001966A2" w:rsidDel="0097427F">
          <w:delText>s</w:delText>
        </w:r>
        <w:r w:rsidDel="0097427F">
          <w:delText xml:space="preserve"> in Project Server</w:delText>
        </w:r>
        <w:r w:rsidR="00EE661C" w:rsidDel="0097427F">
          <w:delText xml:space="preserve"> 2010</w:delText>
        </w:r>
        <w:r w:rsidDel="0097427F">
          <w:delText xml:space="preserve">. </w:delText>
        </w:r>
      </w:del>
      <w:r w:rsidR="00EE661C">
        <w:br/>
      </w:r>
    </w:p>
    <w:p w:rsidR="0005480B" w:rsidRDefault="001966A2" w:rsidP="0005480B">
      <w:pPr>
        <w:pStyle w:val="ListParagraph"/>
        <w:numPr>
          <w:ilvl w:val="0"/>
          <w:numId w:val="16"/>
        </w:numPr>
      </w:pPr>
      <w:r>
        <w:t xml:space="preserve">Understand </w:t>
      </w:r>
      <w:r w:rsidR="005902AD">
        <w:t xml:space="preserve">what the work of the task is before creating the assignment.  Having this understanding will help in knowing if the assignment is correct for the task. </w:t>
      </w:r>
      <w:r>
        <w:t xml:space="preserve"> </w:t>
      </w:r>
      <w:r>
        <w:br/>
      </w:r>
    </w:p>
    <w:p w:rsidR="0005480B" w:rsidRDefault="0005480B" w:rsidP="0005480B">
      <w:pPr>
        <w:pStyle w:val="ListParagraph"/>
        <w:numPr>
          <w:ilvl w:val="0"/>
          <w:numId w:val="16"/>
        </w:numPr>
      </w:pPr>
      <w:r>
        <w:t>Assign resources one at a time</w:t>
      </w:r>
      <w:ins w:id="1296" w:author="Heather Perreaux" w:date="2010-06-08T09:39:00Z">
        <w:r w:rsidR="002019AC">
          <w:t>,</w:t>
        </w:r>
      </w:ins>
      <w:r w:rsidR="00CF2CD4">
        <w:t xml:space="preserve"> at first to become comfortable with creating assignments.  </w:t>
      </w:r>
      <w:r w:rsidR="001966A2">
        <w:t xml:space="preserve">Assign multiples </w:t>
      </w:r>
      <w:r w:rsidR="00CF2CD4">
        <w:t>as your comfort level increases</w:t>
      </w:r>
      <w:r w:rsidR="0076158B">
        <w:t>.</w:t>
      </w:r>
      <w:r w:rsidR="005902AD">
        <w:t xml:space="preserve">  Remember</w:t>
      </w:r>
      <w:ins w:id="1297" w:author="Heather Perreaux" w:date="2010-06-08T09:39:00Z">
        <w:r w:rsidR="002019AC">
          <w:t>,</w:t>
        </w:r>
      </w:ins>
      <w:r w:rsidR="005902AD">
        <w:t xml:space="preserve"> when assigning resources to effort-driven tasks, the way the resources are assigned can result in different work and cost values for the task. </w:t>
      </w:r>
      <w:r>
        <w:br/>
      </w:r>
    </w:p>
    <w:p w:rsidR="0005480B" w:rsidRDefault="005902AD" w:rsidP="0005480B">
      <w:pPr>
        <w:pStyle w:val="ListParagraph"/>
        <w:numPr>
          <w:ilvl w:val="0"/>
          <w:numId w:val="16"/>
        </w:numPr>
      </w:pPr>
      <w:del w:id="1298" w:author="Heather Perreaux" w:date="2010-06-08T09:40:00Z">
        <w:r w:rsidDel="002019AC">
          <w:delText>When creating assignments i</w:delText>
        </w:r>
      </w:del>
      <w:ins w:id="1299" w:author="Heather Perreaux" w:date="2010-06-08T09:40:00Z">
        <w:r w:rsidR="002019AC">
          <w:t>I</w:t>
        </w:r>
      </w:ins>
      <w:r w:rsidR="0005480B">
        <w:t xml:space="preserve">f </w:t>
      </w:r>
      <w:r>
        <w:t>you are having problems</w:t>
      </w:r>
      <w:ins w:id="1300" w:author="Heather Perreaux" w:date="2010-06-08T09:40:00Z">
        <w:r w:rsidR="002019AC">
          <w:t xml:space="preserve"> calculating the correct number of hours of work when creating assignments</w:t>
        </w:r>
      </w:ins>
      <w:del w:id="1301" w:author="Heather Perreaux" w:date="2010-06-08T09:40:00Z">
        <w:r w:rsidDel="002019AC">
          <w:delText xml:space="preserve"> calculting the correct number of work hours</w:delText>
        </w:r>
      </w:del>
      <w:r>
        <w:t xml:space="preserve">, </w:t>
      </w:r>
      <w:r w:rsidR="0005480B">
        <w:t xml:space="preserve">do not hesitate </w:t>
      </w:r>
      <w:r w:rsidR="001966A2">
        <w:t xml:space="preserve">to </w:t>
      </w:r>
      <w:r w:rsidR="0005480B">
        <w:t xml:space="preserve">enter the number of hours per resource for a task. </w:t>
      </w:r>
      <w:r w:rsidR="0005480B">
        <w:br/>
      </w:r>
    </w:p>
    <w:p w:rsidR="005902AD" w:rsidRDefault="001966A2" w:rsidP="0005480B">
      <w:pPr>
        <w:pStyle w:val="ListParagraph"/>
        <w:numPr>
          <w:ilvl w:val="0"/>
          <w:numId w:val="16"/>
        </w:numPr>
      </w:pPr>
      <w:r>
        <w:t xml:space="preserve">If the assignment gets confusing, </w:t>
      </w:r>
      <w:r w:rsidR="0005480B">
        <w:t>remove all resources and start over.</w:t>
      </w:r>
      <w:r w:rsidR="005902AD">
        <w:br/>
      </w:r>
    </w:p>
    <w:p w:rsidR="0005480B" w:rsidRDefault="005902AD" w:rsidP="0005480B">
      <w:pPr>
        <w:pStyle w:val="ListParagraph"/>
        <w:numPr>
          <w:ilvl w:val="0"/>
          <w:numId w:val="16"/>
        </w:numPr>
      </w:pPr>
      <w:r>
        <w:t>Do no</w:t>
      </w:r>
      <w:r w:rsidR="004F603F">
        <w:t>t</w:t>
      </w:r>
      <w:r>
        <w:t xml:space="preserve"> change task type mid-assignment.  If you feel the task type should be changed, remove the resources, change the task type and reapply the resources. </w:t>
      </w:r>
      <w:r w:rsidR="0005480B">
        <w:br/>
      </w:r>
    </w:p>
    <w:p w:rsidR="006526A4" w:rsidRDefault="006526A4" w:rsidP="0005480B">
      <w:pPr>
        <w:pStyle w:val="ListParagraph"/>
        <w:numPr>
          <w:ilvl w:val="0"/>
          <w:numId w:val="16"/>
        </w:numPr>
      </w:pPr>
      <w:r>
        <w:t xml:space="preserve">Most project managers do not feel that resources produce 8 hours of project work in a day.  If assignments are created at 8 hours per day, are you </w:t>
      </w:r>
      <w:ins w:id="1302" w:author="Heather Perreaux" w:date="2010-06-08T09:42:00Z">
        <w:r w:rsidR="007A4AC2">
          <w:t xml:space="preserve">are likely </w:t>
        </w:r>
      </w:ins>
      <w:r>
        <w:t>creating a</w:t>
      </w:r>
      <w:ins w:id="1303" w:author="Heather Perreaux" w:date="2010-06-08T09:42:00Z">
        <w:r w:rsidR="007A4AC2">
          <w:t>n</w:t>
        </w:r>
      </w:ins>
      <w:r>
        <w:t xml:space="preserve"> </w:t>
      </w:r>
      <w:ins w:id="1304" w:author="Heather Perreaux" w:date="2010-06-08T09:42:00Z">
        <w:r w:rsidR="007A4AC2">
          <w:t>un</w:t>
        </w:r>
      </w:ins>
      <w:r>
        <w:t>realistic schedule</w:t>
      </w:r>
      <w:del w:id="1305" w:author="Heather Perreaux" w:date="2010-06-08T09:42:00Z">
        <w:r w:rsidDel="007A4AC2">
          <w:delText>?</w:delText>
        </w:r>
      </w:del>
      <w:ins w:id="1306" w:author="Heather Perreaux" w:date="2010-06-08T09:42:00Z">
        <w:r w:rsidR="007A4AC2">
          <w:t>.</w:t>
        </w:r>
      </w:ins>
      <w:r>
        <w:t xml:space="preserve">  Many project man</w:t>
      </w:r>
      <w:ins w:id="1307" w:author="Heather Perreaux" w:date="2010-06-08T09:41:00Z">
        <w:r w:rsidR="007A4AC2">
          <w:t>a</w:t>
        </w:r>
      </w:ins>
      <w:r>
        <w:t xml:space="preserve">gers </w:t>
      </w:r>
      <w:ins w:id="1308" w:author="Heather Perreaux" w:date="2010-06-08T09:43:00Z">
        <w:r w:rsidR="007A4AC2">
          <w:t xml:space="preserve">will use 75% to 80% of an 8 hour day when </w:t>
        </w:r>
      </w:ins>
      <w:r>
        <w:t>assign</w:t>
      </w:r>
      <w:ins w:id="1309" w:author="Heather Perreaux" w:date="2010-06-08T09:43:00Z">
        <w:r w:rsidR="007A4AC2">
          <w:t>ing</w:t>
        </w:r>
      </w:ins>
      <w:r>
        <w:t xml:space="preserve"> resources </w:t>
      </w:r>
      <w:del w:id="1310" w:author="Heather Perreaux" w:date="2010-06-08T09:43:00Z">
        <w:r w:rsidDel="007A4AC2">
          <w:delText>at a lower percentage – 75% to 80% when a resource is assigned fully to a task</w:delText>
        </w:r>
      </w:del>
      <w:ins w:id="1311" w:author="Heather Perreaux" w:date="2010-06-08T09:43:00Z">
        <w:r w:rsidR="007A4AC2">
          <w:t>at 100% availability</w:t>
        </w:r>
      </w:ins>
      <w:r>
        <w:t xml:space="preserve">.  </w:t>
      </w:r>
      <w:r w:rsidR="0076158B">
        <w:br/>
      </w:r>
    </w:p>
    <w:p w:rsidR="00D66EA2" w:rsidRDefault="005902AD" w:rsidP="00D66EA2">
      <w:pPr>
        <w:pStyle w:val="ListParagraph"/>
        <w:numPr>
          <w:ilvl w:val="0"/>
          <w:numId w:val="16"/>
        </w:numPr>
      </w:pPr>
      <w:r>
        <w:t>If you are assigned a resource for 50% of their time, c</w:t>
      </w:r>
      <w:r w:rsidR="006526A4">
        <w:t xml:space="preserve">larify how many hours </w:t>
      </w:r>
      <w:r w:rsidR="004F603F">
        <w:t>of work</w:t>
      </w:r>
      <w:ins w:id="1312" w:author="Heather Perreaux" w:date="2010-06-08T09:49:00Z">
        <w:r w:rsidR="00AF47E2">
          <w:t xml:space="preserve"> per day </w:t>
        </w:r>
      </w:ins>
      <w:del w:id="1313" w:author="Heather Perreaux" w:date="2010-06-08T09:49:00Z">
        <w:r w:rsidR="004F603F" w:rsidDel="00AF47E2">
          <w:delText xml:space="preserve"> </w:delText>
        </w:r>
      </w:del>
      <w:del w:id="1314" w:author="Heather Perreaux" w:date="2010-06-08T09:48:00Z">
        <w:r w:rsidR="004F603F" w:rsidDel="00613C2B">
          <w:delText>does this number</w:delText>
        </w:r>
      </w:del>
      <w:ins w:id="1315" w:author="Heather Perreaux" w:date="2010-06-08T09:48:00Z">
        <w:r w:rsidR="00613C2B">
          <w:t>50%</w:t>
        </w:r>
      </w:ins>
      <w:r w:rsidR="004F603F">
        <w:t xml:space="preserve"> represent</w:t>
      </w:r>
      <w:ins w:id="1316" w:author="Heather Perreaux" w:date="2010-06-08T09:48:00Z">
        <w:r w:rsidR="00613C2B">
          <w:t>s</w:t>
        </w:r>
      </w:ins>
      <w:r w:rsidR="004F603F">
        <w:t>.  Does</w:t>
      </w:r>
      <w:r w:rsidR="009C6A48">
        <w:t xml:space="preserve"> 50</w:t>
      </w:r>
      <w:r w:rsidR="0076158B">
        <w:t xml:space="preserve">% mean </w:t>
      </w:r>
      <w:r w:rsidR="009C6A48">
        <w:t>50</w:t>
      </w:r>
      <w:r w:rsidR="0076158B">
        <w:t xml:space="preserve">% of his total </w:t>
      </w:r>
      <w:r w:rsidR="009C6A48">
        <w:t>work</w:t>
      </w:r>
      <w:r w:rsidR="0076158B">
        <w:t xml:space="preserve"> time or </w:t>
      </w:r>
      <w:r w:rsidR="009C6A48">
        <w:t>50</w:t>
      </w:r>
      <w:r w:rsidR="0076158B">
        <w:t xml:space="preserve">% of the time </w:t>
      </w:r>
      <w:r w:rsidR="004F603F">
        <w:t>the resource has</w:t>
      </w:r>
      <w:r w:rsidR="0076158B">
        <w:t xml:space="preserve"> available to work on projects</w:t>
      </w:r>
      <w:del w:id="1317" w:author="Heather Perreaux" w:date="2010-06-08T09:48:00Z">
        <w:r w:rsidR="0076158B" w:rsidDel="00613C2B">
          <w:delText>.</w:delText>
        </w:r>
      </w:del>
      <w:ins w:id="1318" w:author="Heather Perreaux" w:date="2010-06-08T09:48:00Z">
        <w:r w:rsidR="00613C2B">
          <w:t>?</w:t>
        </w:r>
      </w:ins>
      <w:r w:rsidR="0076158B">
        <w:t xml:space="preserve">  </w:t>
      </w:r>
      <w:r w:rsidR="009C6A48">
        <w:t xml:space="preserve">Try </w:t>
      </w:r>
      <w:ins w:id="1319" w:author="Heather Perreaux" w:date="2010-06-08T09:48:00Z">
        <w:r w:rsidR="00613C2B">
          <w:t xml:space="preserve">also </w:t>
        </w:r>
      </w:ins>
      <w:r w:rsidR="009C6A48">
        <w:t xml:space="preserve">to clarify how many hours per week the resource may be scheduled on your project. </w:t>
      </w:r>
    </w:p>
    <w:p w:rsidR="00D66EA2" w:rsidRDefault="00D66EA2" w:rsidP="00D66EA2">
      <w:pPr>
        <w:pStyle w:val="Pb"/>
        <w:framePr w:wrap="around"/>
      </w:pPr>
    </w:p>
    <w:p w:rsidR="00D66EA2" w:rsidRDefault="00D66EA2" w:rsidP="00D66EA2">
      <w:pPr>
        <w:pStyle w:val="Heading2"/>
      </w:pPr>
      <w:bookmarkStart w:id="1320" w:name="_Toc267385162"/>
      <w:r>
        <w:t>Practice: Working with Factors that Affect Assignments</w:t>
      </w:r>
      <w:bookmarkEnd w:id="1320"/>
    </w:p>
    <w:p w:rsidR="00D66EA2" w:rsidRDefault="00797308" w:rsidP="00D66EA2">
      <w:pPr>
        <w:pStyle w:val="FormatPPT"/>
      </w:pPr>
      <w:r>
        <w:drawing>
          <wp:inline distT="0" distB="0" distL="0" distR="0">
            <wp:extent cx="3642995" cy="2298065"/>
            <wp:effectExtent l="0" t="0" r="0" b="6985"/>
            <wp:docPr id="62" name="Objec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D66EA2" w:rsidRPr="005A6CDE" w:rsidRDefault="00D66EA2" w:rsidP="00D66EA2">
      <w:pPr>
        <w:pStyle w:val="Rule"/>
      </w:pPr>
    </w:p>
    <w:p w:rsidR="00D66EA2" w:rsidRDefault="00D66EA2" w:rsidP="00D66EA2">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D66EA2" w:rsidRPr="00941394" w:rsidRDefault="00D66EA2" w:rsidP="00D66EA2">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D66EA2" w:rsidRPr="006150C1" w:rsidRDefault="00D66EA2" w:rsidP="00D66EA2">
      <w:pPr>
        <w:rPr>
          <w:i/>
          <w:color w:val="00B050"/>
        </w:rPr>
      </w:pPr>
      <w:r>
        <w:rPr>
          <w:i/>
          <w:color w:val="00B050"/>
        </w:rPr>
        <w:t>SAMPLE</w:t>
      </w:r>
    </w:p>
    <w:p w:rsidR="00D66EA2" w:rsidRPr="00245ACE" w:rsidRDefault="00D66EA2" w:rsidP="00D66EA2">
      <w:pPr>
        <w:rPr>
          <w:i/>
          <w:color w:val="00B050"/>
        </w:rPr>
      </w:pPr>
      <w:r w:rsidRPr="00245ACE">
        <w:rPr>
          <w:i/>
          <w:color w:val="00B050"/>
        </w:rPr>
        <w:t>In this practice you will create a Project Server Authentication profile and then configure the local cache settings in Project Professional 2007.</w:t>
      </w:r>
    </w:p>
    <w:p w:rsidR="00D66EA2" w:rsidRPr="00245ACE" w:rsidRDefault="00D66EA2" w:rsidP="00D66EA2">
      <w:pPr>
        <w:pStyle w:val="Ex-Title"/>
        <w:rPr>
          <w:i/>
          <w:color w:val="00B050"/>
        </w:rPr>
      </w:pPr>
      <w:r w:rsidRPr="00245ACE">
        <w:rPr>
          <w:i/>
          <w:color w:val="00B050"/>
        </w:rPr>
        <w:t>Exercise 1: Create Project Server Authentication Profile</w:t>
      </w:r>
    </w:p>
    <w:p w:rsidR="00D66EA2" w:rsidRPr="00245ACE" w:rsidRDefault="00D66EA2" w:rsidP="00D66EA2">
      <w:pPr>
        <w:rPr>
          <w:i/>
          <w:color w:val="00B050"/>
        </w:rPr>
      </w:pPr>
      <w:r w:rsidRPr="00245ACE">
        <w:rPr>
          <w:i/>
          <w:color w:val="00B050"/>
        </w:rPr>
        <w:t xml:space="preserve">In this exercise you will create Project Server authentication profile to connect to the Project Web Access site. </w:t>
      </w:r>
    </w:p>
    <w:p w:rsidR="00D66EA2" w:rsidRPr="00245ACE" w:rsidRDefault="00D66EA2" w:rsidP="00D66EA2">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D66EA2" w:rsidRPr="00245ACE" w:rsidRDefault="00D66EA2" w:rsidP="00D66EA2">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D66EA2" w:rsidRPr="00245ACE" w:rsidRDefault="00D66EA2" w:rsidP="00D66EA2">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D66EA2" w:rsidRPr="00245ACE">
        <w:tc>
          <w:tcPr>
            <w:tcW w:w="2340" w:type="dxa"/>
          </w:tcPr>
          <w:p w:rsidR="00D66EA2" w:rsidRPr="00245ACE" w:rsidRDefault="00D66EA2" w:rsidP="00D753D4">
            <w:pPr>
              <w:pStyle w:val="LabTabelHeaderFirst"/>
              <w:rPr>
                <w:i/>
                <w:color w:val="00B050"/>
              </w:rPr>
            </w:pPr>
            <w:r w:rsidRPr="00245ACE">
              <w:rPr>
                <w:i/>
                <w:color w:val="00B050"/>
              </w:rPr>
              <w:t>Setting</w:t>
            </w:r>
          </w:p>
        </w:tc>
        <w:tc>
          <w:tcPr>
            <w:tcW w:w="5490" w:type="dxa"/>
          </w:tcPr>
          <w:p w:rsidR="00D66EA2" w:rsidRPr="00245ACE" w:rsidRDefault="00D66EA2" w:rsidP="00D753D4">
            <w:pPr>
              <w:pStyle w:val="LabTableHeader"/>
              <w:rPr>
                <w:i/>
                <w:color w:val="00B050"/>
              </w:rPr>
            </w:pPr>
            <w:r w:rsidRPr="00245ACE">
              <w:rPr>
                <w:i/>
                <w:color w:val="00B050"/>
              </w:rPr>
              <w:t>Perform the following:</w:t>
            </w:r>
          </w:p>
        </w:tc>
      </w:tr>
      <w:tr w:rsidR="00D66EA2" w:rsidRPr="00245ACE">
        <w:tc>
          <w:tcPr>
            <w:tcW w:w="7830" w:type="dxa"/>
            <w:gridSpan w:val="2"/>
          </w:tcPr>
          <w:p w:rsidR="00D66EA2" w:rsidRPr="00245ACE" w:rsidRDefault="00D66EA2" w:rsidP="00D753D4">
            <w:pPr>
              <w:pStyle w:val="Tr"/>
              <w:ind w:left="-90"/>
              <w:rPr>
                <w:i/>
                <w:color w:val="00B050"/>
                <w:szCs w:val="21"/>
              </w:rPr>
            </w:pP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Account Name</w:t>
            </w:r>
          </w:p>
        </w:tc>
        <w:tc>
          <w:tcPr>
            <w:tcW w:w="5490" w:type="dxa"/>
          </w:tcPr>
          <w:p w:rsidR="00D66EA2" w:rsidRPr="00245ACE" w:rsidRDefault="00D66EA2" w:rsidP="00D753D4">
            <w:pPr>
              <w:pStyle w:val="LabTableContent"/>
              <w:rPr>
                <w:i/>
                <w:color w:val="00B050"/>
              </w:rPr>
            </w:pPr>
            <w:r w:rsidRPr="00245ACE">
              <w:rPr>
                <w:i/>
                <w:color w:val="00B050"/>
              </w:rPr>
              <w:t xml:space="preserve">Type </w:t>
            </w:r>
            <w:r w:rsidRPr="00245ACE">
              <w:rPr>
                <w:b/>
                <w:i/>
                <w:color w:val="00B050"/>
              </w:rPr>
              <w:t>Project Server</w:t>
            </w: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Project Server URL</w:t>
            </w:r>
          </w:p>
        </w:tc>
        <w:tc>
          <w:tcPr>
            <w:tcW w:w="5490" w:type="dxa"/>
          </w:tcPr>
          <w:p w:rsidR="00D66EA2" w:rsidRPr="00245ACE" w:rsidRDefault="00D66EA2" w:rsidP="00D753D4">
            <w:pPr>
              <w:pStyle w:val="LabTableContent"/>
              <w:rPr>
                <w:i/>
                <w:color w:val="00B050"/>
              </w:rPr>
            </w:pPr>
            <w:r w:rsidRPr="00245ACE">
              <w:rPr>
                <w:i/>
                <w:color w:val="00B050"/>
              </w:rPr>
              <w:t xml:space="preserve">Type </w:t>
            </w:r>
            <w:r w:rsidRPr="00245ACE">
              <w:rPr>
                <w:b/>
                <w:i/>
                <w:color w:val="00B050"/>
              </w:rPr>
              <w:t>http://epm/pwa</w:t>
            </w:r>
          </w:p>
        </w:tc>
      </w:tr>
      <w:tr w:rsidR="00D66EA2" w:rsidRPr="00245ACE">
        <w:tc>
          <w:tcPr>
            <w:tcW w:w="2340" w:type="dxa"/>
          </w:tcPr>
          <w:p w:rsidR="00D66EA2" w:rsidRPr="00245ACE" w:rsidRDefault="00D66EA2" w:rsidP="00D753D4">
            <w:pPr>
              <w:pStyle w:val="LabTableContentFirst"/>
              <w:rPr>
                <w:i/>
                <w:color w:val="00B050"/>
              </w:rPr>
            </w:pPr>
            <w:r w:rsidRPr="00245ACE">
              <w:rPr>
                <w:i/>
                <w:color w:val="00B050"/>
              </w:rPr>
              <w:t>When connecting</w:t>
            </w:r>
          </w:p>
        </w:tc>
        <w:tc>
          <w:tcPr>
            <w:tcW w:w="5490" w:type="dxa"/>
          </w:tcPr>
          <w:p w:rsidR="00D66EA2" w:rsidRPr="00245ACE" w:rsidRDefault="00D66EA2" w:rsidP="00D753D4">
            <w:pPr>
              <w:pStyle w:val="LabTableContent"/>
              <w:rPr>
                <w:i/>
                <w:color w:val="00B050"/>
              </w:rPr>
            </w:pPr>
            <w:r w:rsidRPr="00245ACE">
              <w:rPr>
                <w:i/>
                <w:color w:val="00B050"/>
              </w:rPr>
              <w:t xml:space="preserve">Select </w:t>
            </w:r>
            <w:r w:rsidRPr="00245ACE">
              <w:rPr>
                <w:b/>
                <w:i/>
                <w:color w:val="00B050"/>
              </w:rPr>
              <w:t>Use Windows user account</w:t>
            </w:r>
          </w:p>
        </w:tc>
      </w:tr>
      <w:tr w:rsidR="00D66EA2" w:rsidRPr="00245ACE">
        <w:tc>
          <w:tcPr>
            <w:tcW w:w="2340" w:type="dxa"/>
          </w:tcPr>
          <w:p w:rsidR="00D66EA2" w:rsidRPr="00245ACE" w:rsidRDefault="00D66EA2" w:rsidP="00D753D4">
            <w:pPr>
              <w:pStyle w:val="LabTableContentFirst"/>
              <w:spacing w:after="240"/>
              <w:rPr>
                <w:i/>
                <w:color w:val="00B050"/>
              </w:rPr>
            </w:pPr>
            <w:r w:rsidRPr="00245ACE">
              <w:rPr>
                <w:i/>
                <w:color w:val="00B050"/>
              </w:rPr>
              <w:t>Set as default account</w:t>
            </w:r>
          </w:p>
        </w:tc>
        <w:tc>
          <w:tcPr>
            <w:tcW w:w="5490" w:type="dxa"/>
          </w:tcPr>
          <w:p w:rsidR="00D66EA2" w:rsidRPr="00245ACE" w:rsidRDefault="00D66EA2" w:rsidP="00D753D4">
            <w:pPr>
              <w:pStyle w:val="LabTableContent"/>
              <w:spacing w:after="240"/>
              <w:rPr>
                <w:i/>
                <w:color w:val="00B050"/>
              </w:rPr>
            </w:pPr>
            <w:r w:rsidRPr="00245ACE">
              <w:rPr>
                <w:i/>
                <w:color w:val="00B050"/>
              </w:rPr>
              <w:t>Select check box</w:t>
            </w:r>
          </w:p>
        </w:tc>
      </w:tr>
    </w:tbl>
    <w:p w:rsidR="00D66EA2" w:rsidRDefault="00D66EA2" w:rsidP="00D66EA2"/>
    <w:p w:rsidR="00D66EA2" w:rsidRDefault="00D66EA2" w:rsidP="00D66EA2">
      <w:pPr>
        <w:pStyle w:val="Pb"/>
        <w:framePr w:wrap="around"/>
      </w:pPr>
    </w:p>
    <w:p w:rsidR="006C33D3" w:rsidRDefault="00F4796D" w:rsidP="006C33D3">
      <w:pPr>
        <w:pStyle w:val="Heading1"/>
      </w:pPr>
      <w:bookmarkStart w:id="1321" w:name="_Toc267385163"/>
      <w:r>
        <w:t xml:space="preserve">Lesson </w:t>
      </w:r>
      <w:r w:rsidR="00D66EA2">
        <w:t>4</w:t>
      </w:r>
      <w:r>
        <w:t xml:space="preserve">: </w:t>
      </w:r>
      <w:bookmarkEnd w:id="764"/>
      <w:r w:rsidR="00D66EA2">
        <w:t xml:space="preserve">Viewing </w:t>
      </w:r>
      <w:r w:rsidR="009B36AA" w:rsidRPr="009B36AA">
        <w:t>Resource</w:t>
      </w:r>
      <w:r w:rsidR="00D66EA2">
        <w:t xml:space="preserve"> Assignments</w:t>
      </w:r>
      <w:bookmarkEnd w:id="1321"/>
    </w:p>
    <w:p w:rsidR="006C33D3" w:rsidRDefault="00797308" w:rsidP="006C33D3">
      <w:pPr>
        <w:pStyle w:val="FormatPPT"/>
      </w:pPr>
      <w:r>
        <w:drawing>
          <wp:inline distT="0" distB="0" distL="0" distR="0">
            <wp:extent cx="3648075" cy="2303145"/>
            <wp:effectExtent l="0" t="0" r="9525" b="1905"/>
            <wp:docPr id="63" name="Objec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853D86" w:rsidRDefault="006C33D3" w:rsidP="006C33D3">
      <w:pPr>
        <w:pStyle w:val="Rule"/>
      </w:pPr>
    </w:p>
    <w:p w:rsidR="00566AF5" w:rsidRDefault="005D4A61" w:rsidP="005D4A61">
      <w:pPr>
        <w:pStyle w:val="Lb1"/>
        <w:numPr>
          <w:ilvl w:val="0"/>
          <w:numId w:val="0"/>
        </w:numPr>
        <w:ind w:left="720"/>
      </w:pPr>
      <w:r>
        <w:t xml:space="preserve">Once assignments are created, refining them and looking at them from different points of view is not only helpful but necessary.  </w:t>
      </w:r>
      <w:commentRangeStart w:id="1322"/>
      <w:r>
        <w:t xml:space="preserve">If resource allocations and </w:t>
      </w:r>
      <w:r w:rsidR="007D7122">
        <w:t xml:space="preserve">future </w:t>
      </w:r>
      <w:r>
        <w:t>resource demand</w:t>
      </w:r>
      <w:ins w:id="1323" w:author="Heather Perreaux" w:date="2010-06-08T09:49:00Z">
        <w:r w:rsidR="002E0234">
          <w:t>s</w:t>
        </w:r>
      </w:ins>
      <w:r>
        <w:t xml:space="preserve"> are your goals</w:t>
      </w:r>
      <w:commentRangeEnd w:id="1322"/>
      <w:r w:rsidR="002E0234">
        <w:rPr>
          <w:rStyle w:val="CommentReference"/>
          <w:rFonts w:eastAsia="Calibri"/>
        </w:rPr>
        <w:commentReference w:id="1322"/>
      </w:r>
      <w:r>
        <w:t xml:space="preserve"> for using Project 2010, taking a deeper look at </w:t>
      </w:r>
      <w:r w:rsidR="00652EBC">
        <w:t xml:space="preserve">the results of </w:t>
      </w:r>
      <w:r>
        <w:t>how the assignments we</w:t>
      </w:r>
      <w:r w:rsidR="00566AF5">
        <w:t>re</w:t>
      </w:r>
      <w:r>
        <w:t xml:space="preserve"> created will be essential</w:t>
      </w:r>
      <w:r w:rsidR="00566AF5">
        <w:t>.</w:t>
      </w:r>
      <w:r>
        <w:t xml:space="preserve"> </w:t>
      </w:r>
    </w:p>
    <w:p w:rsidR="005D4A61" w:rsidRDefault="005D4A61" w:rsidP="005D4A61">
      <w:pPr>
        <w:pStyle w:val="Lb1"/>
        <w:numPr>
          <w:ilvl w:val="0"/>
          <w:numId w:val="0"/>
        </w:numPr>
        <w:ind w:left="720"/>
      </w:pPr>
      <w:r>
        <w:t xml:space="preserve">In this lesson we will take a look at: </w:t>
      </w:r>
    </w:p>
    <w:p w:rsidR="008B1E57" w:rsidRDefault="008B1E57" w:rsidP="008B1E57">
      <w:pPr>
        <w:pStyle w:val="Lb1"/>
        <w:numPr>
          <w:ilvl w:val="0"/>
          <w:numId w:val="19"/>
        </w:numPr>
      </w:pPr>
      <w:r>
        <w:t>Resource Usage view</w:t>
      </w:r>
    </w:p>
    <w:p w:rsidR="008B1E57" w:rsidRDefault="008B1E57" w:rsidP="008B1E57">
      <w:pPr>
        <w:pStyle w:val="Lb1"/>
        <w:numPr>
          <w:ilvl w:val="0"/>
          <w:numId w:val="19"/>
        </w:numPr>
      </w:pPr>
      <w:r>
        <w:t>Task Usage view</w:t>
      </w:r>
    </w:p>
    <w:p w:rsidR="008B1E57" w:rsidRDefault="008B1E57" w:rsidP="008B1E57">
      <w:pPr>
        <w:pStyle w:val="Lb1"/>
        <w:numPr>
          <w:ilvl w:val="0"/>
          <w:numId w:val="19"/>
        </w:numPr>
      </w:pPr>
      <w:r>
        <w:t>Team Planner view</w:t>
      </w:r>
    </w:p>
    <w:p w:rsidR="005D4A61" w:rsidRDefault="005D4A61" w:rsidP="005D4A61">
      <w:pPr>
        <w:pStyle w:val="Lb1"/>
        <w:numPr>
          <w:ilvl w:val="0"/>
          <w:numId w:val="0"/>
        </w:numPr>
        <w:ind w:left="720"/>
      </w:pPr>
    </w:p>
    <w:p w:rsidR="00245ACE" w:rsidRDefault="00245ACE" w:rsidP="00245ACE">
      <w:pPr>
        <w:pStyle w:val="Pb"/>
        <w:framePr w:wrap="around"/>
      </w:pPr>
    </w:p>
    <w:p w:rsidR="009B36AA" w:rsidRDefault="00D66EA2" w:rsidP="009B36AA">
      <w:pPr>
        <w:pStyle w:val="Heading2"/>
      </w:pPr>
      <w:bookmarkStart w:id="1324" w:name="_Toc267385164"/>
      <w:r w:rsidRPr="00D66EA2">
        <w:t>Resource Usage View</w:t>
      </w:r>
      <w:bookmarkEnd w:id="1324"/>
    </w:p>
    <w:p w:rsidR="009B36AA" w:rsidRDefault="00797308" w:rsidP="009B36AA">
      <w:pPr>
        <w:pStyle w:val="FormatPPT"/>
      </w:pPr>
      <w:r>
        <w:drawing>
          <wp:inline distT="0" distB="0" distL="0" distR="0">
            <wp:extent cx="3648075" cy="2308225"/>
            <wp:effectExtent l="0" t="0" r="9525" b="0"/>
            <wp:docPr id="64" name="Objec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661950" w:rsidRDefault="008B1E57" w:rsidP="009B36AA">
      <w:r>
        <w:t xml:space="preserve">The purpose of the Resource Usage view </w:t>
      </w:r>
      <w:r w:rsidR="009A2E83">
        <w:t xml:space="preserve">is to allow </w:t>
      </w:r>
      <w:del w:id="1325" w:author="Heather Perreaux" w:date="2010-06-08T09:52:00Z">
        <w:r w:rsidR="009A2E83" w:rsidDel="00FA7398">
          <w:delText xml:space="preserve">the </w:delText>
        </w:r>
      </w:del>
      <w:r w:rsidR="009A2E83">
        <w:t xml:space="preserve">viewing and updating of assignments </w:t>
      </w:r>
      <w:r w:rsidR="006F4E2A">
        <w:t xml:space="preserve">from </w:t>
      </w:r>
      <w:r w:rsidR="009A2E83">
        <w:t xml:space="preserve">the resource point of view.  This view </w:t>
      </w:r>
      <w:del w:id="1326" w:author="Heather Perreaux" w:date="2010-06-08T09:52:00Z">
        <w:r w:rsidR="009A2E83" w:rsidDel="00FA7398">
          <w:delText xml:space="preserve">will </w:delText>
        </w:r>
      </w:del>
      <w:r w:rsidR="009A2E83">
        <w:t>display</w:t>
      </w:r>
      <w:ins w:id="1327" w:author="Heather Perreaux" w:date="2010-06-08T09:52:00Z">
        <w:r w:rsidR="00FA7398">
          <w:t>s</w:t>
        </w:r>
      </w:ins>
      <w:r w:rsidR="009A2E83">
        <w:t xml:space="preserve"> all assignments </w:t>
      </w:r>
      <w:r w:rsidR="00566AF5">
        <w:t>created for</w:t>
      </w:r>
      <w:r w:rsidR="009A2E83">
        <w:t xml:space="preserve"> a resource</w:t>
      </w:r>
      <w:r w:rsidR="00566AF5">
        <w:t xml:space="preserve"> as well as assignment details for</w:t>
      </w:r>
      <w:r w:rsidR="006F4E2A">
        <w:t xml:space="preserve"> time</w:t>
      </w:r>
      <w:r w:rsidR="00566AF5">
        <w:t xml:space="preserve"> and </w:t>
      </w:r>
      <w:r w:rsidR="006F4E2A">
        <w:t>cost</w:t>
      </w:r>
      <w:r w:rsidR="00566AF5">
        <w:t xml:space="preserve"> information and enable</w:t>
      </w:r>
      <w:ins w:id="1328" w:author="Heather Perreaux" w:date="2010-06-08T09:52:00Z">
        <w:r w:rsidR="00FA7398">
          <w:t>s</w:t>
        </w:r>
      </w:ins>
      <w:r w:rsidR="00EB4F2B">
        <w:t xml:space="preserve"> fine tuning </w:t>
      </w:r>
      <w:r w:rsidR="00566AF5">
        <w:t xml:space="preserve">of </w:t>
      </w:r>
      <w:r w:rsidR="00EB4F2B">
        <w:t xml:space="preserve">assignments. </w:t>
      </w:r>
      <w:r w:rsidR="009A2E83">
        <w:t xml:space="preserve">Details maybe viewed at any timescale density </w:t>
      </w:r>
      <w:r w:rsidR="00A135B8">
        <w:t xml:space="preserve">that is appropriate for your project. </w:t>
      </w:r>
    </w:p>
    <w:p w:rsidR="009B36AA" w:rsidRDefault="006F4E2A" w:rsidP="009B36AA">
      <w:r>
        <w:t xml:space="preserve">Using this view will also </w:t>
      </w:r>
      <w:r w:rsidR="00566AF5">
        <w:t xml:space="preserve">allow </w:t>
      </w:r>
      <w:r>
        <w:t xml:space="preserve">access to the Assignment information box where </w:t>
      </w:r>
      <w:del w:id="1329" w:author="Heather Perreaux" w:date="2010-06-08T09:52:00Z">
        <w:r w:rsidDel="00166870">
          <w:delText xml:space="preserve">is </w:delText>
        </w:r>
      </w:del>
      <w:del w:id="1330" w:author="Heather Perreaux" w:date="2010-06-08T09:53:00Z">
        <w:r w:rsidDel="00166870">
          <w:delText>it</w:delText>
        </w:r>
      </w:del>
      <w:ins w:id="1331" w:author="Heather Perreaux" w:date="2010-06-08T09:53:00Z">
        <w:r w:rsidR="00166870">
          <w:t xml:space="preserve">you </w:t>
        </w:r>
      </w:ins>
      <w:del w:id="1332" w:author="Heather Perreaux" w:date="2010-06-08T09:53:00Z">
        <w:r w:rsidDel="00166870">
          <w:delText xml:space="preserve"> possible to</w:delText>
        </w:r>
      </w:del>
      <w:ins w:id="1333" w:author="Heather Perreaux" w:date="2010-06-08T09:53:00Z">
        <w:r w:rsidR="00166870">
          <w:t>can</w:t>
        </w:r>
      </w:ins>
      <w:r>
        <w:t xml:space="preserve"> </w:t>
      </w:r>
      <w:r w:rsidR="00661950">
        <w:t xml:space="preserve">adjust </w:t>
      </w:r>
      <w:ins w:id="1334" w:author="Heather Perreaux" w:date="2010-06-08T09:53:00Z">
        <w:r w:rsidR="00166870">
          <w:t xml:space="preserve">the </w:t>
        </w:r>
      </w:ins>
      <w:r w:rsidR="00661950">
        <w:t xml:space="preserve">rate charts used per task and resource assignment contouring. </w:t>
      </w:r>
    </w:p>
    <w:p w:rsidR="00A135B8" w:rsidRDefault="00A135B8" w:rsidP="009B36AA">
      <w:r>
        <w:t xml:space="preserve">Some of the details </w:t>
      </w:r>
      <w:r w:rsidR="00E46E6C">
        <w:t>available</w:t>
      </w:r>
      <w:r>
        <w:t xml:space="preserve"> in this view will answer the following questions?  </w:t>
      </w:r>
    </w:p>
    <w:p w:rsidR="00A135B8" w:rsidRDefault="00A135B8" w:rsidP="00A135B8">
      <w:pPr>
        <w:pStyle w:val="ListParagraph"/>
        <w:numPr>
          <w:ilvl w:val="0"/>
          <w:numId w:val="20"/>
        </w:numPr>
      </w:pPr>
      <w:r>
        <w:t>How much availability does a resource have?</w:t>
      </w:r>
      <w:r w:rsidR="00C51659">
        <w:t xml:space="preserve"> Per day,</w:t>
      </w:r>
      <w:ins w:id="1335" w:author="Heather Perreaux" w:date="2010-06-08T09:53:00Z">
        <w:r w:rsidR="00967324">
          <w:t xml:space="preserve"> </w:t>
        </w:r>
      </w:ins>
      <w:r w:rsidR="00C51659">
        <w:t>per week, etc.</w:t>
      </w:r>
      <w:r>
        <w:t xml:space="preserve"> </w:t>
      </w:r>
    </w:p>
    <w:p w:rsidR="00A135B8" w:rsidRDefault="00A135B8" w:rsidP="00A135B8">
      <w:pPr>
        <w:pStyle w:val="ListParagraph"/>
        <w:numPr>
          <w:ilvl w:val="0"/>
          <w:numId w:val="20"/>
        </w:numPr>
      </w:pPr>
      <w:r>
        <w:t xml:space="preserve">What is </w:t>
      </w:r>
      <w:r w:rsidR="00957270">
        <w:t xml:space="preserve">the </w:t>
      </w:r>
      <w:r>
        <w:t xml:space="preserve">cost </w:t>
      </w:r>
      <w:del w:id="1336" w:author="Heather Perreaux" w:date="2010-06-08T09:54:00Z">
        <w:r w:rsidDel="00967324">
          <w:delText xml:space="preserve">to </w:delText>
        </w:r>
      </w:del>
      <w:ins w:id="1337" w:author="Heather Perreaux" w:date="2010-06-08T09:54:00Z">
        <w:r w:rsidR="00967324">
          <w:t xml:space="preserve">of </w:t>
        </w:r>
      </w:ins>
      <w:r>
        <w:t>hav</w:t>
      </w:r>
      <w:del w:id="1338" w:author="Heather Perreaux" w:date="2010-06-08T09:54:00Z">
        <w:r w:rsidDel="00967324">
          <w:delText>e</w:delText>
        </w:r>
      </w:del>
      <w:ins w:id="1339" w:author="Heather Perreaux" w:date="2010-06-08T09:54:00Z">
        <w:r w:rsidR="00967324">
          <w:t>ing</w:t>
        </w:r>
      </w:ins>
      <w:r>
        <w:t xml:space="preserve"> a resource work on a task</w:t>
      </w:r>
      <w:ins w:id="1340" w:author="Heather Perreaux" w:date="2010-06-08T09:54:00Z">
        <w:r w:rsidR="00967324">
          <w:t>?</w:t>
        </w:r>
      </w:ins>
    </w:p>
    <w:p w:rsidR="00A135B8" w:rsidRDefault="00A135B8" w:rsidP="00A135B8">
      <w:pPr>
        <w:pStyle w:val="ListParagraph"/>
        <w:numPr>
          <w:ilvl w:val="0"/>
          <w:numId w:val="20"/>
        </w:numPr>
      </w:pPr>
      <w:r>
        <w:t>Are all of the tasks assigned to a resource appropriate for the resource?</w:t>
      </w:r>
    </w:p>
    <w:p w:rsidR="00A135B8" w:rsidRDefault="00A135B8" w:rsidP="00A135B8">
      <w:pPr>
        <w:pStyle w:val="ListParagraph"/>
        <w:numPr>
          <w:ilvl w:val="0"/>
          <w:numId w:val="20"/>
        </w:numPr>
      </w:pPr>
      <w:r>
        <w:t xml:space="preserve">How many hours per day/week/month is a resource assigned to a task? </w:t>
      </w:r>
    </w:p>
    <w:p w:rsidR="00A135B8" w:rsidRDefault="00A135B8" w:rsidP="00A135B8">
      <w:pPr>
        <w:pStyle w:val="ListParagraph"/>
        <w:numPr>
          <w:ilvl w:val="0"/>
          <w:numId w:val="20"/>
        </w:numPr>
      </w:pPr>
      <w:r>
        <w:t xml:space="preserve">Is a resource </w:t>
      </w:r>
      <w:del w:id="1341" w:author="Heather Perreaux" w:date="2010-06-14T14:16:00Z">
        <w:r w:rsidDel="00FF0809">
          <w:delText>overalloc</w:delText>
        </w:r>
      </w:del>
      <w:ins w:id="1342" w:author="Heather Perreaux" w:date="2010-06-14T14:16:00Z">
        <w:r w:rsidR="00FF0809">
          <w:t>overalloc</w:t>
        </w:r>
      </w:ins>
      <w:r>
        <w:t xml:space="preserve">ated? </w:t>
      </w:r>
      <w:r w:rsidR="00C51659">
        <w:t xml:space="preserve"> (Overbooked)</w:t>
      </w:r>
    </w:p>
    <w:p w:rsidR="004063A6" w:rsidRDefault="004063A6" w:rsidP="00A135B8">
      <w:pPr>
        <w:pStyle w:val="ListParagraph"/>
        <w:numPr>
          <w:ilvl w:val="0"/>
          <w:numId w:val="20"/>
        </w:numPr>
      </w:pPr>
      <w:r>
        <w:t xml:space="preserve">What is the future demand for a resource for </w:t>
      </w:r>
      <w:commentRangeStart w:id="1343"/>
      <w:r>
        <w:t>this</w:t>
      </w:r>
      <w:commentRangeEnd w:id="1343"/>
      <w:r w:rsidR="00967324">
        <w:rPr>
          <w:rStyle w:val="CommentReference"/>
        </w:rPr>
        <w:commentReference w:id="1343"/>
      </w:r>
      <w:r>
        <w:t xml:space="preserve"> project? </w:t>
      </w:r>
    </w:p>
    <w:p w:rsidR="00EB4F2B" w:rsidRDefault="006F4E2A" w:rsidP="00A135B8">
      <w:pPr>
        <w:pStyle w:val="ListParagraph"/>
        <w:numPr>
          <w:ilvl w:val="0"/>
          <w:numId w:val="20"/>
        </w:numPr>
      </w:pPr>
      <w:r>
        <w:t xml:space="preserve">What is the total number of hours and cost for a resource assigned to </w:t>
      </w:r>
      <w:r w:rsidR="00EB4F2B">
        <w:t>the</w:t>
      </w:r>
      <w:r>
        <w:t xml:space="preserve"> project</w:t>
      </w:r>
      <w:del w:id="1344" w:author="Heather Perreaux" w:date="2010-06-08T09:57:00Z">
        <w:r w:rsidDel="00967324">
          <w:delText>.</w:delText>
        </w:r>
      </w:del>
      <w:ins w:id="1345" w:author="Heather Perreaux" w:date="2010-06-08T09:57:00Z">
        <w:r w:rsidR="00967324">
          <w:t>?</w:t>
        </w:r>
      </w:ins>
    </w:p>
    <w:p w:rsidR="004117E9" w:rsidRDefault="004117E9" w:rsidP="00A135B8">
      <w:pPr>
        <w:pStyle w:val="ListParagraph"/>
        <w:numPr>
          <w:ilvl w:val="0"/>
          <w:numId w:val="20"/>
        </w:numPr>
      </w:pPr>
      <w:r>
        <w:t xml:space="preserve">What tasks to </w:t>
      </w:r>
      <w:ins w:id="1346" w:author="Heather Perreaux" w:date="2010-06-08T09:59:00Z">
        <w:r w:rsidR="004756C1">
          <w:t xml:space="preserve">avoid assigning </w:t>
        </w:r>
      </w:ins>
      <w:del w:id="1347" w:author="Heather Perreaux" w:date="2010-06-08T09:59:00Z">
        <w:r w:rsidDel="004756C1">
          <w:delText xml:space="preserve">not have a </w:delText>
        </w:r>
      </w:del>
      <w:r>
        <w:t>resource</w:t>
      </w:r>
      <w:ins w:id="1348" w:author="Heather Perreaux" w:date="2010-06-08T09:59:00Z">
        <w:r w:rsidR="004756C1">
          <w:t>s</w:t>
        </w:r>
      </w:ins>
      <w:r>
        <w:t xml:space="preserve"> </w:t>
      </w:r>
      <w:del w:id="1349" w:author="Heather Perreaux" w:date="2010-06-08T09:59:00Z">
        <w:r w:rsidDel="004756C1">
          <w:delText>assigned</w:delText>
        </w:r>
      </w:del>
      <w:ins w:id="1350" w:author="Heather Perreaux" w:date="2010-06-08T09:56:00Z">
        <w:r w:rsidR="00967324">
          <w:t>to</w:t>
        </w:r>
      </w:ins>
      <w:r>
        <w:t xml:space="preserve">. </w:t>
      </w:r>
    </w:p>
    <w:p w:rsidR="00EB4F2B" w:rsidRDefault="00EB4F2B" w:rsidP="00A135B8">
      <w:pPr>
        <w:pStyle w:val="ListParagraph"/>
        <w:numPr>
          <w:ilvl w:val="0"/>
          <w:numId w:val="20"/>
        </w:numPr>
      </w:pPr>
      <w:r>
        <w:t>During tracking</w:t>
      </w:r>
      <w:ins w:id="1351" w:author="Heather Perreaux" w:date="2010-06-08T09:56:00Z">
        <w:r w:rsidR="00967324">
          <w:t>,</w:t>
        </w:r>
      </w:ins>
      <w:del w:id="1352" w:author="Heather Perreaux" w:date="2010-06-08T09:57:00Z">
        <w:r w:rsidDel="00967324">
          <w:delText xml:space="preserve"> –</w:delText>
        </w:r>
      </w:del>
      <w:r>
        <w:t xml:space="preserve"> </w:t>
      </w:r>
      <w:r w:rsidR="004117E9">
        <w:t xml:space="preserve">what is the </w:t>
      </w:r>
      <w:r>
        <w:t xml:space="preserve">remaining work on a task </w:t>
      </w:r>
      <w:r w:rsidR="004117E9">
        <w:t>for a resource</w:t>
      </w:r>
      <w:ins w:id="1353" w:author="Heather Perreaux" w:date="2010-06-08T09:57:00Z">
        <w:r w:rsidR="00967324">
          <w:t>?</w:t>
        </w:r>
      </w:ins>
    </w:p>
    <w:p w:rsidR="00EE00D7" w:rsidRDefault="00EE00D7" w:rsidP="00A135B8">
      <w:r>
        <w:t xml:space="preserve">Looking at the view below, the G. C. Procurement manager is assigned to a quantity of work at the week level.  The detail of the work is </w:t>
      </w:r>
      <w:ins w:id="1354" w:author="Heather Perreaux" w:date="2010-06-08T09:59:00Z">
        <w:r w:rsidR="00132BD4">
          <w:t xml:space="preserve">displayed </w:t>
        </w:r>
      </w:ins>
      <w:del w:id="1355" w:author="Heather Perreaux" w:date="2010-06-08T10:00:00Z">
        <w:r w:rsidDel="00132BD4">
          <w:delText xml:space="preserve">on </w:delText>
        </w:r>
      </w:del>
      <w:ins w:id="1356" w:author="Heather Perreaux" w:date="2010-06-08T10:00:00Z">
        <w:r w:rsidR="00132BD4">
          <w:t xml:space="preserve">to </w:t>
        </w:r>
      </w:ins>
      <w:r>
        <w:t xml:space="preserve">the right </w:t>
      </w:r>
      <w:del w:id="1357" w:author="Heather Perreaux" w:date="2010-06-08T10:00:00Z">
        <w:r w:rsidR="00957270" w:rsidDel="00132BD4">
          <w:delText xml:space="preserve">side of the view </w:delText>
        </w:r>
      </w:del>
      <w:r>
        <w:t xml:space="preserve">and the total amount </w:t>
      </w:r>
      <w:r w:rsidR="00957270">
        <w:t xml:space="preserve">of work </w:t>
      </w:r>
      <w:r>
        <w:t>assigned to the resource is</w:t>
      </w:r>
      <w:ins w:id="1358" w:author="Heather Perreaux" w:date="2010-06-08T10:00:00Z">
        <w:r w:rsidR="00132BD4">
          <w:t xml:space="preserve"> displayed</w:t>
        </w:r>
      </w:ins>
      <w:r>
        <w:t xml:space="preserve"> </w:t>
      </w:r>
      <w:ins w:id="1359" w:author="Heather Perreaux" w:date="2010-06-08T10:00:00Z">
        <w:r w:rsidR="00132BD4">
          <w:t>t</w:t>
        </w:r>
      </w:ins>
      <w:r>
        <w:t>o</w:t>
      </w:r>
      <w:del w:id="1360" w:author="Heather Perreaux" w:date="2010-06-08T10:00:00Z">
        <w:r w:rsidDel="00132BD4">
          <w:delText>n</w:delText>
        </w:r>
      </w:del>
      <w:r>
        <w:t xml:space="preserve"> the left. The </w:t>
      </w:r>
      <w:del w:id="1361" w:author="Heather Perreaux" w:date="2010-06-08T10:01:00Z">
        <w:r w:rsidDel="002D2D30">
          <w:delText xml:space="preserve">shaded </w:delText>
        </w:r>
      </w:del>
      <w:ins w:id="1362" w:author="Heather Perreaux" w:date="2010-06-08T10:01:00Z">
        <w:r w:rsidR="002D2D30">
          <w:t xml:space="preserve">greyed </w:t>
        </w:r>
      </w:ins>
      <w:r>
        <w:t xml:space="preserve">numbers at the </w:t>
      </w:r>
      <w:commentRangeStart w:id="1363"/>
      <w:r>
        <w:t>top</w:t>
      </w:r>
      <w:commentRangeEnd w:id="1363"/>
      <w:r w:rsidR="002D2D30">
        <w:rPr>
          <w:rStyle w:val="CommentReference"/>
        </w:rPr>
        <w:commentReference w:id="1363"/>
      </w:r>
      <w:r>
        <w:t xml:space="preserve"> of each resource are the total number of hours for the timeframe.   </w:t>
      </w:r>
      <w:r w:rsidR="00957270">
        <w:t>In the view below</w:t>
      </w:r>
      <w:ins w:id="1364" w:author="Heather Perreaux" w:date="2010-06-08T10:02:00Z">
        <w:r w:rsidR="002D2D30">
          <w:t>,</w:t>
        </w:r>
      </w:ins>
      <w:r w:rsidR="00957270">
        <w:t xml:space="preserve"> the </w:t>
      </w:r>
      <w:r>
        <w:t xml:space="preserve">week of January 16, G. C. Procurement is assigned to work 36 hrs. </w:t>
      </w:r>
      <w:r w:rsidR="004117E9">
        <w:t xml:space="preserve"> The 36 hours is distributed over 2 </w:t>
      </w:r>
      <w:ins w:id="1365" w:author="Heather Perreaux" w:date="2010-06-08T10:02:00Z">
        <w:r w:rsidR="002D2D30">
          <w:t xml:space="preserve">detailed </w:t>
        </w:r>
      </w:ins>
      <w:r w:rsidR="004117E9">
        <w:t xml:space="preserve">tasks. </w:t>
      </w:r>
    </w:p>
    <w:p w:rsidR="00EE00D7" w:rsidRDefault="00EE00D7" w:rsidP="00A135B8"/>
    <w:p w:rsidR="00EE00D7" w:rsidRDefault="00797308" w:rsidP="00EE00D7">
      <w:pPr>
        <w:pStyle w:val="Art"/>
        <w:jc w:val="center"/>
      </w:pPr>
      <w:r>
        <w:rPr>
          <w:noProof/>
        </w:rPr>
        <w:drawing>
          <wp:inline distT="0" distB="0" distL="0" distR="0">
            <wp:extent cx="5716270" cy="1056005"/>
            <wp:effectExtent l="0" t="0" r="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056005"/>
                    </a:xfrm>
                    <a:prstGeom prst="rect">
                      <a:avLst/>
                    </a:prstGeom>
                    <a:noFill/>
                    <a:ln>
                      <a:noFill/>
                    </a:ln>
                  </pic:spPr>
                </pic:pic>
              </a:graphicData>
            </a:graphic>
          </wp:inline>
        </w:drawing>
      </w:r>
    </w:p>
    <w:p w:rsidR="00EE00D7" w:rsidRDefault="00EE00D7" w:rsidP="00A135B8"/>
    <w:p w:rsidR="003C301A" w:rsidRPr="00957270" w:rsidRDefault="00EE00D7" w:rsidP="00957270">
      <w:pPr>
        <w:pStyle w:val="Art"/>
        <w:rPr>
          <w:b w:val="0"/>
        </w:rPr>
      </w:pPr>
      <w:r w:rsidRPr="00957270">
        <w:rPr>
          <w:b w:val="0"/>
        </w:rPr>
        <w:t xml:space="preserve">Using the timescale </w:t>
      </w:r>
      <w:r w:rsidR="004117E9" w:rsidRPr="00957270">
        <w:rPr>
          <w:b w:val="0"/>
        </w:rPr>
        <w:t xml:space="preserve">zoom </w:t>
      </w:r>
      <w:r w:rsidRPr="00957270">
        <w:rPr>
          <w:b w:val="0"/>
        </w:rPr>
        <w:t>in the lower right corner of the screen</w:t>
      </w:r>
      <w:r w:rsidR="0049396A" w:rsidRPr="00957270">
        <w:rPr>
          <w:b w:val="0"/>
        </w:rPr>
        <w:t xml:space="preserve"> </w:t>
      </w:r>
      <w:r w:rsidR="00797308">
        <w:rPr>
          <w:b w:val="0"/>
          <w:noProof/>
        </w:rPr>
        <w:drawing>
          <wp:inline distT="0" distB="0" distL="0" distR="0">
            <wp:extent cx="1296035" cy="210185"/>
            <wp:effectExtent l="0" t="0" r="0" b="0"/>
            <wp:docPr id="6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6035" cy="210185"/>
                    </a:xfrm>
                    <a:prstGeom prst="rect">
                      <a:avLst/>
                    </a:prstGeom>
                    <a:noFill/>
                    <a:ln>
                      <a:noFill/>
                    </a:ln>
                  </pic:spPr>
                </pic:pic>
              </a:graphicData>
            </a:graphic>
          </wp:inline>
        </w:drawing>
      </w:r>
      <w:r w:rsidR="00957270" w:rsidRPr="00957270">
        <w:rPr>
          <w:b w:val="0"/>
        </w:rPr>
        <w:t xml:space="preserve"> </w:t>
      </w:r>
      <w:r w:rsidR="0049396A" w:rsidRPr="00957270">
        <w:rPr>
          <w:b w:val="0"/>
        </w:rPr>
        <w:t>(or double clicking on the timescale</w:t>
      </w:r>
      <w:r w:rsidR="005717D4" w:rsidRPr="00957270">
        <w:rPr>
          <w:b w:val="0"/>
        </w:rPr>
        <w:t>),</w:t>
      </w:r>
      <w:r w:rsidRPr="00957270">
        <w:rPr>
          <w:b w:val="0"/>
        </w:rPr>
        <w:t xml:space="preserve"> </w:t>
      </w:r>
      <w:r w:rsidR="00957270">
        <w:rPr>
          <w:b w:val="0"/>
        </w:rPr>
        <w:t>t</w:t>
      </w:r>
      <w:del w:id="1366" w:author="Heather Perreaux" w:date="2010-06-08T10:03:00Z">
        <w:r w:rsidR="00957270" w:rsidDel="002921B1">
          <w:rPr>
            <w:b w:val="0"/>
          </w:rPr>
          <w:delText xml:space="preserve">he view </w:delText>
        </w:r>
        <w:r w:rsidR="0049396A" w:rsidRPr="00957270" w:rsidDel="002921B1">
          <w:rPr>
            <w:b w:val="0"/>
          </w:rPr>
          <w:delText>may</w:delText>
        </w:r>
      </w:del>
      <w:ins w:id="1367" w:author="Heather Perreaux" w:date="2010-06-08T10:03:00Z">
        <w:r w:rsidR="002921B1">
          <w:rPr>
            <w:b w:val="0"/>
          </w:rPr>
          <w:t>o</w:t>
        </w:r>
      </w:ins>
      <w:r w:rsidRPr="00957270">
        <w:rPr>
          <w:b w:val="0"/>
        </w:rPr>
        <w:t xml:space="preserve"> zoom </w:t>
      </w:r>
      <w:del w:id="1368" w:author="Heather Perreaux" w:date="2010-06-08T10:03:00Z">
        <w:r w:rsidRPr="00957270" w:rsidDel="002921B1">
          <w:rPr>
            <w:b w:val="0"/>
          </w:rPr>
          <w:delText xml:space="preserve">in </w:delText>
        </w:r>
      </w:del>
      <w:r w:rsidRPr="00957270">
        <w:rPr>
          <w:b w:val="0"/>
        </w:rPr>
        <w:t>to a per day</w:t>
      </w:r>
      <w:r w:rsidR="00957270">
        <w:rPr>
          <w:b w:val="0"/>
        </w:rPr>
        <w:t xml:space="preserve"> or </w:t>
      </w:r>
      <w:r w:rsidRPr="00957270">
        <w:rPr>
          <w:b w:val="0"/>
        </w:rPr>
        <w:t xml:space="preserve">per week level of detail. </w:t>
      </w:r>
      <w:r w:rsidR="003C301A" w:rsidRPr="00957270">
        <w:rPr>
          <w:b w:val="0"/>
        </w:rPr>
        <w:t xml:space="preserve">This view may also be customized by adding columns </w:t>
      </w:r>
      <w:r w:rsidR="00957270">
        <w:rPr>
          <w:b w:val="0"/>
        </w:rPr>
        <w:t xml:space="preserve">of additional data </w:t>
      </w:r>
      <w:r w:rsidR="003C301A" w:rsidRPr="00957270">
        <w:rPr>
          <w:b w:val="0"/>
        </w:rPr>
        <w:t>on both the left and right sides of the view</w:t>
      </w:r>
      <w:ins w:id="1369" w:author="Heather Perreaux" w:date="2010-06-08T10:03:00Z">
        <w:r w:rsidR="002921B1">
          <w:rPr>
            <w:b w:val="0"/>
          </w:rPr>
          <w:t xml:space="preserve"> shown below</w:t>
        </w:r>
      </w:ins>
      <w:r w:rsidR="00957270">
        <w:rPr>
          <w:b w:val="0"/>
        </w:rPr>
        <w:t>.</w:t>
      </w:r>
      <w:r w:rsidR="003C301A" w:rsidRPr="00957270">
        <w:rPr>
          <w:b w:val="0"/>
        </w:rPr>
        <w:t xml:space="preserve"> </w:t>
      </w:r>
    </w:p>
    <w:p w:rsidR="003C301A" w:rsidRDefault="003C301A" w:rsidP="003C301A"/>
    <w:p w:rsidR="003C301A" w:rsidRPr="00957270" w:rsidRDefault="003C301A" w:rsidP="003C301A">
      <w:pPr>
        <w:rPr>
          <w:b/>
        </w:rPr>
      </w:pPr>
      <w:r w:rsidRPr="00957270">
        <w:rPr>
          <w:b/>
        </w:rPr>
        <w:t xml:space="preserve">To add columns on the right side of the screen: </w:t>
      </w:r>
    </w:p>
    <w:p w:rsidR="003C301A" w:rsidRDefault="003C301A" w:rsidP="003C301A">
      <w:pPr>
        <w:pStyle w:val="ListParagraph"/>
        <w:numPr>
          <w:ilvl w:val="0"/>
          <w:numId w:val="24"/>
        </w:numPr>
      </w:pPr>
      <w:r>
        <w:t>Right click on the right side</w:t>
      </w:r>
    </w:p>
    <w:p w:rsidR="0049396A" w:rsidRDefault="003C301A" w:rsidP="003C301A">
      <w:pPr>
        <w:pStyle w:val="ListParagraph"/>
        <w:numPr>
          <w:ilvl w:val="0"/>
          <w:numId w:val="24"/>
        </w:numPr>
      </w:pPr>
      <w:r>
        <w:t xml:space="preserve">Select </w:t>
      </w:r>
      <w:ins w:id="1370" w:author="Heather Perreaux" w:date="2010-06-08T10:04:00Z">
        <w:r w:rsidR="00B23ACB">
          <w:t xml:space="preserve">the </w:t>
        </w:r>
      </w:ins>
      <w:del w:id="1371" w:author="Heather Perreaux" w:date="2010-06-08T10:04:00Z">
        <w:r w:rsidDel="00B23ACB">
          <w:delText xml:space="preserve">one of the </w:delText>
        </w:r>
      </w:del>
      <w:ins w:id="1372" w:author="Heather Perreaux" w:date="2010-06-08T10:04:00Z">
        <w:r w:rsidR="00B23ACB">
          <w:t xml:space="preserve">desired </w:t>
        </w:r>
      </w:ins>
      <w:r>
        <w:t>column</w:t>
      </w:r>
      <w:ins w:id="1373" w:author="Heather Perreaux" w:date="2010-06-08T10:04:00Z">
        <w:r w:rsidR="00B23ACB">
          <w:t>(</w:t>
        </w:r>
      </w:ins>
      <w:r>
        <w:t>s</w:t>
      </w:r>
      <w:ins w:id="1374" w:author="Heather Perreaux" w:date="2010-06-08T10:04:00Z">
        <w:r w:rsidR="00B23ACB">
          <w:t>)</w:t>
        </w:r>
      </w:ins>
      <w:r>
        <w:t xml:space="preserve"> from the short list</w:t>
      </w:r>
      <w:r>
        <w:br/>
      </w:r>
      <w:r>
        <w:br/>
        <w:t>OR</w:t>
      </w:r>
      <w:r>
        <w:br/>
      </w:r>
    </w:p>
    <w:p w:rsidR="003C301A" w:rsidRDefault="003C301A" w:rsidP="003C301A">
      <w:pPr>
        <w:pStyle w:val="ListParagraph"/>
        <w:numPr>
          <w:ilvl w:val="0"/>
          <w:numId w:val="24"/>
        </w:numPr>
      </w:pPr>
      <w:r>
        <w:t>Ri</w:t>
      </w:r>
      <w:r w:rsidR="0049396A">
        <w:t>ght</w:t>
      </w:r>
      <w:r>
        <w:t xml:space="preserve"> click on the right side</w:t>
      </w:r>
    </w:p>
    <w:p w:rsidR="003C301A" w:rsidRDefault="003C301A" w:rsidP="003C301A">
      <w:pPr>
        <w:pStyle w:val="ListParagraph"/>
        <w:numPr>
          <w:ilvl w:val="0"/>
          <w:numId w:val="24"/>
        </w:numPr>
      </w:pPr>
      <w:r>
        <w:t xml:space="preserve">Select </w:t>
      </w:r>
      <w:r w:rsidRPr="00B23ACB">
        <w:rPr>
          <w:b/>
        </w:rPr>
        <w:t>Detail</w:t>
      </w:r>
      <w:r>
        <w:t xml:space="preserve"> styles</w:t>
      </w:r>
    </w:p>
    <w:p w:rsidR="003C301A" w:rsidRDefault="003C301A" w:rsidP="003C301A">
      <w:pPr>
        <w:pStyle w:val="ListParagraph"/>
        <w:numPr>
          <w:ilvl w:val="0"/>
          <w:numId w:val="24"/>
        </w:numPr>
      </w:pPr>
      <w:r>
        <w:t>Click on a column on the left</w:t>
      </w:r>
    </w:p>
    <w:p w:rsidR="003C301A" w:rsidRDefault="003C301A" w:rsidP="003C301A">
      <w:pPr>
        <w:pStyle w:val="ListParagraph"/>
        <w:numPr>
          <w:ilvl w:val="0"/>
          <w:numId w:val="24"/>
        </w:numPr>
      </w:pPr>
      <w:r>
        <w:t xml:space="preserve">Click </w:t>
      </w:r>
      <w:r w:rsidRPr="00B23ACB">
        <w:rPr>
          <w:b/>
        </w:rPr>
        <w:t>Show</w:t>
      </w:r>
    </w:p>
    <w:p w:rsidR="003C301A" w:rsidRDefault="003C301A" w:rsidP="003C301A">
      <w:pPr>
        <w:pStyle w:val="ListParagraph"/>
        <w:numPr>
          <w:ilvl w:val="0"/>
          <w:numId w:val="24"/>
        </w:numPr>
      </w:pPr>
      <w:r>
        <w:t>With the field selected on the right, the color may be changed</w:t>
      </w:r>
      <w:r>
        <w:br/>
        <w:t>Note:  the color change is for the title rows only</w:t>
      </w:r>
    </w:p>
    <w:p w:rsidR="003C301A" w:rsidRDefault="003C301A" w:rsidP="003C301A">
      <w:pPr>
        <w:pStyle w:val="ListParagraph"/>
        <w:numPr>
          <w:ilvl w:val="0"/>
          <w:numId w:val="24"/>
        </w:numPr>
      </w:pPr>
      <w:r>
        <w:t xml:space="preserve">Click </w:t>
      </w:r>
      <w:r w:rsidRPr="00B23ACB">
        <w:rPr>
          <w:b/>
        </w:rPr>
        <w:t>OK</w:t>
      </w:r>
      <w:r>
        <w:br/>
      </w:r>
    </w:p>
    <w:p w:rsidR="003C301A" w:rsidRDefault="004117E9" w:rsidP="003C301A">
      <w:r>
        <w:t>While in this view</w:t>
      </w:r>
      <w:ins w:id="1375" w:author="Heather Perreaux" w:date="2010-06-08T10:07:00Z">
        <w:r w:rsidR="00B23ACB">
          <w:t>,</w:t>
        </w:r>
      </w:ins>
      <w:r>
        <w:t xml:space="preserve"> t</w:t>
      </w:r>
      <w:r w:rsidR="003C301A">
        <w:t xml:space="preserve">here are also </w:t>
      </w:r>
      <w:del w:id="1376" w:author="Heather Perreaux" w:date="2010-06-08T10:07:00Z">
        <w:r w:rsidR="003C301A" w:rsidDel="00B23ACB">
          <w:delText xml:space="preserve">available </w:delText>
        </w:r>
      </w:del>
      <w:r w:rsidR="003C301A">
        <w:t xml:space="preserve">buttons on </w:t>
      </w:r>
      <w:r w:rsidR="00957270">
        <w:t>the Format</w:t>
      </w:r>
      <w:r>
        <w:t xml:space="preserve"> ribbon </w:t>
      </w:r>
      <w:r w:rsidR="003C301A">
        <w:t>bar which will help customize the view</w:t>
      </w:r>
      <w:r w:rsidR="0049396A">
        <w:t xml:space="preserve">.  The </w:t>
      </w:r>
      <w:r>
        <w:t>“A</w:t>
      </w:r>
      <w:r w:rsidR="0049396A">
        <w:t xml:space="preserve">dd </w:t>
      </w:r>
      <w:r>
        <w:t>D</w:t>
      </w:r>
      <w:r w:rsidR="0049396A">
        <w:t>etails</w:t>
      </w:r>
      <w:r>
        <w:t>”</w:t>
      </w:r>
      <w:r w:rsidR="0049396A">
        <w:t xml:space="preserve"> is the same form as the detail styles option above</w:t>
      </w:r>
      <w:r>
        <w:t>.</w:t>
      </w:r>
      <w:r w:rsidR="003C301A">
        <w:t xml:space="preserve"> </w:t>
      </w:r>
      <w:r>
        <w:t xml:space="preserve"> </w:t>
      </w:r>
      <w:r w:rsidR="00F25CC6">
        <w:t>Below is</w:t>
      </w:r>
      <w:r>
        <w:t xml:space="preserve"> </w:t>
      </w:r>
      <w:r w:rsidR="00685182">
        <w:t xml:space="preserve">a view of the Format </w:t>
      </w:r>
      <w:r>
        <w:t>ribbon</w:t>
      </w:r>
      <w:r w:rsidR="00F25CC6">
        <w:t xml:space="preserve"> for the Resource Usage view</w:t>
      </w:r>
      <w:ins w:id="1377" w:author="Heather Perreaux" w:date="2010-06-08T10:08:00Z">
        <w:r w:rsidR="00B23ACB">
          <w:t>.</w:t>
        </w:r>
      </w:ins>
      <w:del w:id="1378" w:author="Heather Perreaux" w:date="2010-06-08T10:08:00Z">
        <w:r w:rsidR="0049396A" w:rsidDel="00B23ACB">
          <w:delText>:</w:delText>
        </w:r>
      </w:del>
      <w:r w:rsidR="0049396A">
        <w:t xml:space="preserve"> </w:t>
      </w:r>
    </w:p>
    <w:p w:rsidR="00F25CC6" w:rsidRDefault="00F25CC6" w:rsidP="003C301A"/>
    <w:p w:rsidR="003C301A" w:rsidRDefault="00797308" w:rsidP="0049396A">
      <w:pPr>
        <w:pStyle w:val="Art"/>
      </w:pPr>
      <w:r>
        <w:rPr>
          <w:noProof/>
        </w:rPr>
        <w:drawing>
          <wp:inline distT="0" distB="0" distL="0" distR="0">
            <wp:extent cx="5716270" cy="948690"/>
            <wp:effectExtent l="0" t="0" r="0" b="381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948690"/>
                    </a:xfrm>
                    <a:prstGeom prst="rect">
                      <a:avLst/>
                    </a:prstGeom>
                    <a:noFill/>
                    <a:ln>
                      <a:noFill/>
                    </a:ln>
                  </pic:spPr>
                </pic:pic>
              </a:graphicData>
            </a:graphic>
          </wp:inline>
        </w:drawing>
      </w:r>
    </w:p>
    <w:p w:rsidR="003C301A" w:rsidRDefault="003C301A" w:rsidP="003C301A"/>
    <w:p w:rsidR="00F25CC6" w:rsidRDefault="00F25CC6" w:rsidP="00F25CC6">
      <w:r>
        <w:t xml:space="preserve">In the view below, the Remaining Availability and Cost fields have been added.  The G. C. Procurement resource is assigned 80 hours to the project.  He is also showing availability of 4 hours per day during the timeframe shown. The task “Obtaining building permits” is showing a 50% or 4 hours per day assignment.    </w:t>
      </w:r>
      <w:ins w:id="1379" w:author="Heather Perreaux" w:date="2010-06-08T11:24:00Z">
        <w:r w:rsidR="00491733">
          <w:t>Using the resources standard rate, the daily cost</w:t>
        </w:r>
      </w:ins>
      <w:del w:id="1380" w:author="Heather Perreaux" w:date="2010-06-08T11:25:00Z">
        <w:r w:rsidDel="00491733">
          <w:delText>At his standard rate, it will cost</w:delText>
        </w:r>
      </w:del>
      <w:ins w:id="1381" w:author="Heather Perreaux" w:date="2010-06-08T11:25:00Z">
        <w:r w:rsidR="00491733">
          <w:t>to</w:t>
        </w:r>
      </w:ins>
      <w:r>
        <w:t xml:space="preserve"> the project</w:t>
      </w:r>
      <w:ins w:id="1382" w:author="Heather Perreaux" w:date="2010-06-08T11:25:00Z">
        <w:r w:rsidR="00491733">
          <w:t xml:space="preserve"> will be</w:t>
        </w:r>
      </w:ins>
      <w:r>
        <w:t xml:space="preserve"> $400.00 per day.   </w:t>
      </w:r>
    </w:p>
    <w:p w:rsidR="003C301A" w:rsidRDefault="003C301A" w:rsidP="003C301A"/>
    <w:p w:rsidR="0049396A" w:rsidRDefault="0049396A" w:rsidP="003C301A"/>
    <w:p w:rsidR="0049396A" w:rsidRDefault="00797308" w:rsidP="0049396A">
      <w:pPr>
        <w:pStyle w:val="Art"/>
      </w:pPr>
      <w:r>
        <w:rPr>
          <w:b w:val="0"/>
          <w:noProof/>
        </w:rPr>
        <w:drawing>
          <wp:inline distT="0" distB="0" distL="0" distR="0">
            <wp:extent cx="5711190" cy="1716405"/>
            <wp:effectExtent l="0" t="0" r="3810" b="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716405"/>
                    </a:xfrm>
                    <a:prstGeom prst="rect">
                      <a:avLst/>
                    </a:prstGeom>
                    <a:noFill/>
                    <a:ln>
                      <a:noFill/>
                    </a:ln>
                  </pic:spPr>
                </pic:pic>
              </a:graphicData>
            </a:graphic>
          </wp:inline>
        </w:drawing>
      </w:r>
    </w:p>
    <w:p w:rsidR="003C301A" w:rsidRDefault="003C301A" w:rsidP="003C301A"/>
    <w:p w:rsidR="0049396A" w:rsidRDefault="00DB2B81" w:rsidP="003C301A">
      <w:r>
        <w:t>C</w:t>
      </w:r>
      <w:r w:rsidR="0081711B">
        <w:t xml:space="preserve">ost rate tables </w:t>
      </w:r>
      <w:r>
        <w:t xml:space="preserve">are </w:t>
      </w:r>
      <w:r w:rsidR="0081711B">
        <w:t>assigned to resource</w:t>
      </w:r>
      <w:r>
        <w:t>s</w:t>
      </w:r>
      <w:r w:rsidR="0081711B">
        <w:t xml:space="preserve"> through </w:t>
      </w:r>
      <w:r>
        <w:t xml:space="preserve">the </w:t>
      </w:r>
      <w:r w:rsidR="0081711B">
        <w:t xml:space="preserve">Resource Sheet </w:t>
      </w:r>
      <w:r>
        <w:t xml:space="preserve">using </w:t>
      </w:r>
      <w:r w:rsidR="0081711B">
        <w:t xml:space="preserve">the Resource Information dialog box, </w:t>
      </w:r>
      <w:del w:id="1383" w:author="Heather Perreaux" w:date="2010-06-08T11:26:00Z">
        <w:r w:rsidR="0081711B" w:rsidDel="00B07878">
          <w:delText>c</w:delText>
        </w:r>
      </w:del>
      <w:ins w:id="1384" w:author="Heather Perreaux" w:date="2010-06-08T11:26:00Z">
        <w:r w:rsidR="00B07878">
          <w:t>C</w:t>
        </w:r>
      </w:ins>
      <w:r w:rsidR="0081711B">
        <w:t>ost tab.  5 rate scales are available per resource</w:t>
      </w:r>
      <w:ins w:id="1385" w:author="Heather Perreaux" w:date="2010-06-08T11:26:00Z">
        <w:r w:rsidR="00B07878">
          <w:t>,</w:t>
        </w:r>
      </w:ins>
      <w:r>
        <w:t xml:space="preserve"> however on</w:t>
      </w:r>
      <w:r w:rsidR="0081711B">
        <w:t>ly one may be used per task.  The rate scales are</w:t>
      </w:r>
      <w:r>
        <w:t xml:space="preserve"> labeled</w:t>
      </w:r>
      <w:r w:rsidR="0081711B">
        <w:t xml:space="preserve"> A</w:t>
      </w:r>
      <w:r>
        <w:t>-</w:t>
      </w:r>
      <w:r w:rsidR="0081711B">
        <w:t>E</w:t>
      </w:r>
      <w:ins w:id="1386" w:author="Heather Perreaux" w:date="2010-06-08T15:53:00Z">
        <w:r w:rsidR="00B946D6">
          <w:t xml:space="preserve"> and cannot be renamed</w:t>
        </w:r>
      </w:ins>
      <w:r w:rsidR="0081711B">
        <w:t xml:space="preserve">. </w:t>
      </w:r>
      <w:r>
        <w:t xml:space="preserve">Rates will have trigger dates to enable increases to be entered in advance. </w:t>
      </w:r>
      <w:del w:id="1387" w:author="Heather Perreaux" w:date="2010-06-08T15:54:00Z">
        <w:r w:rsidDel="00B946D6">
          <w:delText xml:space="preserve"> </w:delText>
        </w:r>
      </w:del>
      <w:del w:id="1388" w:author="Heather Perreaux" w:date="2010-06-08T15:53:00Z">
        <w:r w:rsidR="0081711B" w:rsidDel="00B946D6">
          <w:delText>Title</w:delText>
        </w:r>
      </w:del>
      <w:del w:id="1389" w:author="Heather Perreaux" w:date="2010-06-08T15:52:00Z">
        <w:r w:rsidR="0081711B" w:rsidDel="00B946D6">
          <w:delText>s</w:delText>
        </w:r>
      </w:del>
      <w:del w:id="1390" w:author="Heather Perreaux" w:date="2010-06-08T15:53:00Z">
        <w:r w:rsidR="0081711B" w:rsidDel="00B946D6">
          <w:delText xml:space="preserve"> </w:delText>
        </w:r>
        <w:r w:rsidDel="00B946D6">
          <w:delText xml:space="preserve">changes </w:delText>
        </w:r>
        <w:r w:rsidR="0081711B" w:rsidDel="00B946D6">
          <w:delText xml:space="preserve">may not be </w:delText>
        </w:r>
        <w:r w:rsidDel="00B946D6">
          <w:delText>made for</w:delText>
        </w:r>
        <w:r w:rsidR="0081711B" w:rsidDel="00B946D6">
          <w:delText xml:space="preserve"> the rate tables.   </w:delText>
        </w:r>
        <w:r w:rsidR="0049396A" w:rsidDel="00B946D6">
          <w:delText xml:space="preserve">The default value for </w:delText>
        </w:r>
        <w:r w:rsidR="004117E9" w:rsidDel="00B946D6">
          <w:delText xml:space="preserve">cost table </w:delText>
        </w:r>
        <w:r w:rsidR="0049396A" w:rsidDel="00B946D6">
          <w:delText xml:space="preserve">assignment </w:delText>
        </w:r>
        <w:r w:rsidR="00F25CC6" w:rsidDel="00B946D6">
          <w:delText>is table</w:delText>
        </w:r>
        <w:r w:rsidR="0049396A" w:rsidDel="00B946D6">
          <w:delText xml:space="preserve"> A.</w:delText>
        </w:r>
        <w:r w:rsidDel="00B946D6">
          <w:delText xml:space="preserve"> </w:delText>
        </w:r>
      </w:del>
      <w:del w:id="1391" w:author="Heather Perreaux" w:date="2010-06-08T15:54:00Z">
        <w:r w:rsidDel="00B946D6">
          <w:delText xml:space="preserve">  </w:delText>
        </w:r>
      </w:del>
      <w:ins w:id="1392" w:author="Heather Perreaux" w:date="2010-06-08T15:54:00Z">
        <w:r w:rsidR="00B946D6">
          <w:t xml:space="preserve"> </w:t>
        </w:r>
      </w:ins>
      <w:r>
        <w:t xml:space="preserve">Using the option </w:t>
      </w:r>
      <w:ins w:id="1393" w:author="Heather Perreaux" w:date="2010-06-08T15:53:00Z">
        <w:r w:rsidR="00B946D6">
          <w:t xml:space="preserve">outlined </w:t>
        </w:r>
      </w:ins>
      <w:r>
        <w:t xml:space="preserve">below </w:t>
      </w:r>
      <w:del w:id="1394" w:author="Heather Perreaux" w:date="2010-06-08T15:54:00Z">
        <w:r w:rsidDel="00B946D6">
          <w:delText xml:space="preserve">in the box will </w:delText>
        </w:r>
      </w:del>
      <w:r>
        <w:t>allow</w:t>
      </w:r>
      <w:ins w:id="1395" w:author="Heather Perreaux" w:date="2010-06-08T15:54:00Z">
        <w:r w:rsidR="00B946D6">
          <w:t>s</w:t>
        </w:r>
      </w:ins>
      <w:r>
        <w:t xml:space="preserve"> </w:t>
      </w:r>
      <w:ins w:id="1396" w:author="Heather Perreaux" w:date="2010-06-08T15:54:00Z">
        <w:r w:rsidR="00B946D6">
          <w:t>assignment of</w:t>
        </w:r>
      </w:ins>
      <w:del w:id="1397" w:author="Heather Perreaux" w:date="2010-06-08T15:54:00Z">
        <w:r w:rsidDel="00B946D6">
          <w:delText>for</w:delText>
        </w:r>
      </w:del>
      <w:r>
        <w:t xml:space="preserve"> a specific rate table to </w:t>
      </w:r>
      <w:del w:id="1398" w:author="Heather Perreaux" w:date="2010-06-08T15:54:00Z">
        <w:r w:rsidDel="00B946D6">
          <w:delText xml:space="preserve">be assigned to </w:delText>
        </w:r>
      </w:del>
      <w:r>
        <w:t xml:space="preserve">a task. </w:t>
      </w:r>
    </w:p>
    <w:p w:rsidR="00EE00D7" w:rsidRDefault="00EE00D7" w:rsidP="00A135B8"/>
    <w:p w:rsidR="00EE00D7" w:rsidRDefault="00BE1CB8" w:rsidP="00FC6B9B">
      <w:pPr>
        <w:pStyle w:val="Art"/>
        <w:jc w:val="center"/>
      </w:pPr>
      <w:r>
        <w:rPr>
          <w:noProof/>
        </w:rPr>
        <w:pict>
          <v:rect id="Rectangle 60" o:spid="_x0000_s1034" style="position:absolute;left:0;text-align:left;margin-left:38.6pt;margin-top:147.3pt;width:192.4pt;height:3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" filled="f" strokecolor="red" strokeweight="1pt"/>
        </w:pict>
      </w:r>
      <w:r w:rsidR="00797308">
        <w:rPr>
          <w:noProof/>
        </w:rPr>
        <w:drawing>
          <wp:inline distT="0" distB="0" distL="0" distR="0">
            <wp:extent cx="4928870" cy="3085465"/>
            <wp:effectExtent l="0" t="0" r="5080" b="63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8870" cy="3085465"/>
                    </a:xfrm>
                    <a:prstGeom prst="rect">
                      <a:avLst/>
                    </a:prstGeom>
                    <a:noFill/>
                    <a:ln>
                      <a:noFill/>
                    </a:ln>
                  </pic:spPr>
                </pic:pic>
              </a:graphicData>
            </a:graphic>
          </wp:inline>
        </w:drawing>
      </w:r>
    </w:p>
    <w:p w:rsidR="00EE00D7" w:rsidRDefault="00EE00D7" w:rsidP="00A135B8"/>
    <w:p w:rsidR="00FC6B9B" w:rsidRDefault="00FC6B9B" w:rsidP="00A135B8">
      <w:r>
        <w:t xml:space="preserve">Below is an example of rate scale </w:t>
      </w:r>
      <w:r w:rsidR="00DB2B81">
        <w:t>A</w:t>
      </w:r>
      <w:r>
        <w:t xml:space="preserve"> applied to the task “Obtain building permits”</w:t>
      </w:r>
      <w:r w:rsidR="00DB2B81">
        <w:t xml:space="preserve"> and B has been assigned to “Submit Preliminary Shop Drawings”. </w:t>
      </w:r>
      <w:r>
        <w:t xml:space="preserve"> </w:t>
      </w:r>
      <w:r w:rsidR="00484DF6">
        <w:t xml:space="preserve">The </w:t>
      </w:r>
      <w:r w:rsidR="006361FA">
        <w:t xml:space="preserve">work of the first task is at a different rate than the work of the second task. </w:t>
      </w:r>
      <w:r w:rsidR="00484DF6">
        <w:t xml:space="preserve"> </w:t>
      </w:r>
      <w:r w:rsidR="00EB4F2B">
        <w:t xml:space="preserve"> </w:t>
      </w:r>
    </w:p>
    <w:p w:rsidR="00F0128C" w:rsidRDefault="00F0128C" w:rsidP="00A135B8"/>
    <w:p w:rsidR="00FC6B9B" w:rsidRDefault="00797308" w:rsidP="00484DF6">
      <w:pPr>
        <w:pStyle w:val="Art"/>
      </w:pPr>
      <w:commentRangeStart w:id="1399"/>
      <w:r>
        <w:rPr>
          <w:b w:val="0"/>
          <w:noProof/>
        </w:rPr>
        <w:drawing>
          <wp:inline distT="0" distB="0" distL="0" distR="0">
            <wp:extent cx="5716270" cy="1530350"/>
            <wp:effectExtent l="0" t="0" r="0" b="0"/>
            <wp:docPr id="7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530350"/>
                    </a:xfrm>
                    <a:prstGeom prst="rect">
                      <a:avLst/>
                    </a:prstGeom>
                    <a:noFill/>
                    <a:ln>
                      <a:noFill/>
                    </a:ln>
                  </pic:spPr>
                </pic:pic>
              </a:graphicData>
            </a:graphic>
          </wp:inline>
        </w:drawing>
      </w:r>
      <w:commentRangeEnd w:id="1399"/>
      <w:r w:rsidR="001D3308">
        <w:rPr>
          <w:rStyle w:val="CommentReference"/>
          <w:rFonts w:eastAsia="Calibri"/>
          <w:b w:val="0"/>
        </w:rPr>
        <w:commentReference w:id="1399"/>
      </w:r>
    </w:p>
    <w:p w:rsidR="00EE00D7" w:rsidRDefault="00EE00D7" w:rsidP="00A135B8"/>
    <w:p w:rsidR="006361FA" w:rsidRDefault="006361FA" w:rsidP="00A135B8">
      <w:pPr>
        <w:rPr>
          <w:b/>
        </w:rPr>
      </w:pPr>
    </w:p>
    <w:p w:rsidR="006361FA" w:rsidRPr="001D3308" w:rsidRDefault="00484DF6" w:rsidP="00A135B8">
      <w:pPr>
        <w:rPr>
          <w:i/>
        </w:rPr>
      </w:pPr>
      <w:r w:rsidRPr="00685182">
        <w:rPr>
          <w:b/>
        </w:rPr>
        <w:t xml:space="preserve">TIP: </w:t>
      </w:r>
      <w:r>
        <w:t xml:space="preserve"> </w:t>
      </w:r>
      <w:r w:rsidR="006361FA" w:rsidRPr="001D3308">
        <w:rPr>
          <w:i/>
        </w:rPr>
        <w:t xml:space="preserve">The Resource Usage </w:t>
      </w:r>
      <w:r w:rsidRPr="001D3308">
        <w:rPr>
          <w:i/>
        </w:rPr>
        <w:t xml:space="preserve">view may be used for resource </w:t>
      </w:r>
      <w:r w:rsidR="006361FA" w:rsidRPr="001D3308">
        <w:rPr>
          <w:i/>
        </w:rPr>
        <w:t xml:space="preserve">work distribution </w:t>
      </w:r>
      <w:r w:rsidRPr="001D3308">
        <w:rPr>
          <w:i/>
        </w:rPr>
        <w:t>worksheets</w:t>
      </w:r>
      <w:r w:rsidR="006361FA" w:rsidRPr="001D3308">
        <w:rPr>
          <w:i/>
        </w:rPr>
        <w:t xml:space="preserve">.  </w:t>
      </w:r>
      <w:r w:rsidRPr="001D3308">
        <w:rPr>
          <w:i/>
        </w:rPr>
        <w:t xml:space="preserve">When this view is printed, a timeframe maybe added to allow for more focused printing. </w:t>
      </w:r>
      <w:r w:rsidR="00254130" w:rsidRPr="001D3308">
        <w:rPr>
          <w:i/>
        </w:rPr>
        <w:t xml:space="preserve"> </w:t>
      </w:r>
      <w:commentRangeStart w:id="1400"/>
      <w:r w:rsidR="006361FA" w:rsidRPr="001D3308">
        <w:rPr>
          <w:i/>
        </w:rPr>
        <w:t>Insert a page break</w:t>
      </w:r>
      <w:commentRangeEnd w:id="1400"/>
      <w:r w:rsidR="00AB208B">
        <w:rPr>
          <w:rStyle w:val="CommentReference"/>
        </w:rPr>
        <w:commentReference w:id="1400"/>
      </w:r>
      <w:r w:rsidR="006361FA" w:rsidRPr="001D3308">
        <w:rPr>
          <w:i/>
        </w:rPr>
        <w:t xml:space="preserve"> between resources to print separate reports for each resou</w:t>
      </w:r>
      <w:ins w:id="1401" w:author="Heather Perreaux" w:date="2010-06-08T15:56:00Z">
        <w:r w:rsidR="001D3308" w:rsidRPr="001D3308">
          <w:rPr>
            <w:i/>
          </w:rPr>
          <w:t>r</w:t>
        </w:r>
      </w:ins>
      <w:r w:rsidR="006361FA" w:rsidRPr="001D3308">
        <w:rPr>
          <w:i/>
        </w:rPr>
        <w:t xml:space="preserve">ce. </w:t>
      </w:r>
    </w:p>
    <w:p w:rsidR="00685182" w:rsidRPr="00685182" w:rsidRDefault="00685182" w:rsidP="00A135B8">
      <w:r w:rsidRPr="00685182">
        <w:t>In future modules we will discuss applying filters and grouping</w:t>
      </w:r>
      <w:r w:rsidR="006361FA">
        <w:t>s</w:t>
      </w:r>
      <w:r w:rsidRPr="00685182">
        <w:t xml:space="preserve"> to views </w:t>
      </w:r>
      <w:r>
        <w:t>which will increase value</w:t>
      </w:r>
      <w:ins w:id="1402" w:author="Heather Perreaux" w:date="2010-06-08T15:57:00Z">
        <w:r w:rsidR="00955E3D">
          <w:t xml:space="preserve"> of</w:t>
        </w:r>
      </w:ins>
      <w:r>
        <w:t xml:space="preserve"> </w:t>
      </w:r>
      <w:del w:id="1403" w:author="Heather Perreaux" w:date="2010-06-08T15:57:00Z">
        <w:r w:rsidR="006361FA" w:rsidDel="00955E3D">
          <w:delText xml:space="preserve">the </w:delText>
        </w:r>
      </w:del>
      <w:r>
        <w:t xml:space="preserve">reports obtainable from this view. </w:t>
      </w:r>
    </w:p>
    <w:p w:rsidR="00484DF6" w:rsidRDefault="00484DF6" w:rsidP="00A135B8"/>
    <w:p w:rsidR="00A135B8" w:rsidRDefault="00A135B8" w:rsidP="009B36AA"/>
    <w:p w:rsidR="009B36AA" w:rsidRDefault="009B36AA" w:rsidP="009B36AA">
      <w:pPr>
        <w:pStyle w:val="Pb"/>
        <w:framePr w:wrap="around"/>
      </w:pPr>
    </w:p>
    <w:p w:rsidR="009B36AA" w:rsidRDefault="00D66EA2" w:rsidP="009B36AA">
      <w:pPr>
        <w:pStyle w:val="Heading2"/>
      </w:pPr>
      <w:bookmarkStart w:id="1404" w:name="_Toc267385165"/>
      <w:r w:rsidRPr="00D66EA2">
        <w:t>Task Usage View</w:t>
      </w:r>
      <w:bookmarkEnd w:id="1404"/>
    </w:p>
    <w:p w:rsidR="009B36AA" w:rsidRDefault="00797308" w:rsidP="009B36AA">
      <w:pPr>
        <w:pStyle w:val="FormatPPT"/>
      </w:pPr>
      <w:r>
        <w:drawing>
          <wp:inline distT="0" distB="0" distL="0" distR="0">
            <wp:extent cx="3648075" cy="2308225"/>
            <wp:effectExtent l="0" t="0" r="9525" b="0"/>
            <wp:docPr id="71" name="Objec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EB4F2B" w:rsidRDefault="00450A64" w:rsidP="00EB4F2B">
      <w:del w:id="1405" w:author="Heather Perreaux" w:date="2010-06-08T15:58:00Z">
        <w:r w:rsidDel="00D128E5">
          <w:delText xml:space="preserve">The </w:delText>
        </w:r>
      </w:del>
      <w:r w:rsidR="000D3FD5">
        <w:t>T</w:t>
      </w:r>
      <w:r>
        <w:t xml:space="preserve">ask </w:t>
      </w:r>
      <w:r w:rsidR="000D3FD5">
        <w:t>U</w:t>
      </w:r>
      <w:r>
        <w:t xml:space="preserve">sage view is very similar to the </w:t>
      </w:r>
      <w:r w:rsidR="000D3FD5">
        <w:t>R</w:t>
      </w:r>
      <w:r>
        <w:t xml:space="preserve">esource </w:t>
      </w:r>
      <w:r w:rsidR="000D3FD5">
        <w:t>U</w:t>
      </w:r>
      <w:r>
        <w:t xml:space="preserve">sage </w:t>
      </w:r>
      <w:del w:id="1406" w:author="Heather Perreaux" w:date="2010-06-08T15:58:00Z">
        <w:r w:rsidDel="00D128E5">
          <w:delText>v</w:delText>
        </w:r>
      </w:del>
      <w:ins w:id="1407" w:author="Heather Perreaux" w:date="2010-06-08T15:58:00Z">
        <w:r w:rsidR="00D128E5">
          <w:t>v</w:t>
        </w:r>
      </w:ins>
      <w:r>
        <w:t>iew</w:t>
      </w:r>
      <w:r w:rsidR="000D3FD5">
        <w:t>, ho</w:t>
      </w:r>
      <w:r>
        <w:t xml:space="preserve">wever, the content is </w:t>
      </w:r>
      <w:r w:rsidR="000D3FD5">
        <w:t xml:space="preserve">viewed </w:t>
      </w:r>
      <w:r>
        <w:t>from the task p</w:t>
      </w:r>
      <w:del w:id="1408" w:author="Heather Perreaux" w:date="2010-06-08T15:59:00Z">
        <w:r w:rsidDel="00D128E5">
          <w:delText>oint of view</w:delText>
        </w:r>
      </w:del>
      <w:ins w:id="1409" w:author="Heather Perreaux" w:date="2010-06-08T15:59:00Z">
        <w:r w:rsidR="00D128E5">
          <w:t>erspective</w:t>
        </w:r>
      </w:ins>
      <w:r>
        <w:t xml:space="preserve">.  </w:t>
      </w:r>
      <w:r w:rsidR="000D3FD5">
        <w:t>E</w:t>
      </w:r>
      <w:r>
        <w:t xml:space="preserve">ach task </w:t>
      </w:r>
      <w:r w:rsidR="000D3FD5">
        <w:t xml:space="preserve">is displayed with the </w:t>
      </w:r>
      <w:r>
        <w:t>resources assigned</w:t>
      </w:r>
      <w:r w:rsidR="000D3FD5">
        <w:t xml:space="preserve"> to the task.  The scheduler will be able to see a complete picture of the </w:t>
      </w:r>
      <w:r w:rsidR="007E5462">
        <w:t xml:space="preserve">details of </w:t>
      </w:r>
      <w:del w:id="1410" w:author="Heather Perreaux" w:date="2010-06-08T15:59:00Z">
        <w:r w:rsidR="007E5462" w:rsidDel="00D128E5">
          <w:delText xml:space="preserve">the </w:delText>
        </w:r>
      </w:del>
      <w:r w:rsidR="007E5462">
        <w:t xml:space="preserve">assignments. </w:t>
      </w:r>
      <w:r>
        <w:t xml:space="preserve">This view may also be used for changing or fine tuning assignments. </w:t>
      </w:r>
      <w:r w:rsidR="00EB4F2B">
        <w:t xml:space="preserve">Details maybe viewed at any timescale density that is appropriate for your project. </w:t>
      </w:r>
    </w:p>
    <w:p w:rsidR="009B36AA" w:rsidRDefault="00EB4F2B" w:rsidP="009B36AA">
      <w:r>
        <w:t>Using this view will help to answer some of the</w:t>
      </w:r>
      <w:del w:id="1411" w:author="Heather Perreaux" w:date="2010-06-08T15:59:00Z">
        <w:r w:rsidDel="007F52C8">
          <w:delText>se</w:delText>
        </w:r>
      </w:del>
      <w:ins w:id="1412" w:author="Heather Perreaux" w:date="2010-06-08T15:59:00Z">
        <w:r w:rsidR="007F52C8">
          <w:t xml:space="preserve"> following</w:t>
        </w:r>
      </w:ins>
      <w:r>
        <w:t xml:space="preserve"> questions: </w:t>
      </w:r>
    </w:p>
    <w:p w:rsidR="00EB4F2B" w:rsidRDefault="00EB4F2B" w:rsidP="00EB4F2B">
      <w:pPr>
        <w:pStyle w:val="ListParagraph"/>
        <w:numPr>
          <w:ilvl w:val="0"/>
          <w:numId w:val="25"/>
        </w:numPr>
      </w:pPr>
      <w:r>
        <w:t>What resources are assigned to a task</w:t>
      </w:r>
      <w:ins w:id="1413" w:author="Heather Perreaux" w:date="2010-06-08T15:59:00Z">
        <w:r w:rsidR="007F52C8">
          <w:t>?</w:t>
        </w:r>
      </w:ins>
    </w:p>
    <w:p w:rsidR="00EB4F2B" w:rsidRDefault="00EB4F2B" w:rsidP="00EB4F2B">
      <w:pPr>
        <w:pStyle w:val="ListParagraph"/>
        <w:numPr>
          <w:ilvl w:val="0"/>
          <w:numId w:val="25"/>
        </w:numPr>
      </w:pPr>
      <w:r>
        <w:t xml:space="preserve">Which tasks are </w:t>
      </w:r>
      <w:del w:id="1414" w:author="Heather Perreaux" w:date="2010-06-14T14:16:00Z">
        <w:r w:rsidDel="00FF0809">
          <w:delText>overalloc</w:delText>
        </w:r>
      </w:del>
      <w:ins w:id="1415" w:author="Heather Perreaux" w:date="2010-06-14T14:16:00Z">
        <w:r w:rsidR="00FF0809">
          <w:t>overalloc</w:t>
        </w:r>
      </w:ins>
      <w:r>
        <w:t>ated and where</w:t>
      </w:r>
      <w:ins w:id="1416" w:author="Heather Perreaux" w:date="2010-06-08T16:00:00Z">
        <w:r w:rsidR="007F52C8">
          <w:t>?</w:t>
        </w:r>
      </w:ins>
    </w:p>
    <w:p w:rsidR="00254130" w:rsidRDefault="00254130" w:rsidP="00EB4F2B">
      <w:pPr>
        <w:pStyle w:val="ListParagraph"/>
        <w:numPr>
          <w:ilvl w:val="0"/>
          <w:numId w:val="25"/>
        </w:numPr>
      </w:pPr>
      <w:r>
        <w:t>Which tasks do not have a resource assigned</w:t>
      </w:r>
      <w:ins w:id="1417" w:author="Heather Perreaux" w:date="2010-06-08T16:00:00Z">
        <w:r w:rsidR="007F52C8">
          <w:t>?</w:t>
        </w:r>
      </w:ins>
    </w:p>
    <w:p w:rsidR="00EB4F2B" w:rsidRDefault="007F52C8" w:rsidP="00EB4F2B">
      <w:pPr>
        <w:pStyle w:val="ListParagraph"/>
        <w:numPr>
          <w:ilvl w:val="0"/>
          <w:numId w:val="25"/>
        </w:numPr>
      </w:pPr>
      <w:ins w:id="1418" w:author="Heather Perreaux" w:date="2010-06-08T16:00:00Z">
        <w:r>
          <w:t xml:space="preserve">What are the </w:t>
        </w:r>
      </w:ins>
      <w:del w:id="1419" w:author="Heather Perreaux" w:date="2010-06-08T16:00:00Z">
        <w:r w:rsidR="00EB4F2B" w:rsidDel="007F52C8">
          <w:delText>T</w:delText>
        </w:r>
      </w:del>
      <w:ins w:id="1420" w:author="Heather Perreaux" w:date="2010-06-08T16:00:00Z">
        <w:r>
          <w:t>t</w:t>
        </w:r>
      </w:ins>
      <w:r w:rsidR="00EB4F2B">
        <w:t>otal</w:t>
      </w:r>
      <w:ins w:id="1421" w:author="Heather Perreaux" w:date="2010-06-08T16:00:00Z">
        <w:r>
          <w:t xml:space="preserve"> cost and</w:t>
        </w:r>
      </w:ins>
      <w:r w:rsidR="00EB4F2B">
        <w:t xml:space="preserve"> number of hours</w:t>
      </w:r>
      <w:ins w:id="1422" w:author="Heather Perreaux" w:date="2010-06-08T16:01:00Z">
        <w:r>
          <w:t xml:space="preserve"> of a</w:t>
        </w:r>
      </w:ins>
      <w:r w:rsidR="00EB4F2B">
        <w:t xml:space="preserve"> </w:t>
      </w:r>
      <w:del w:id="1423" w:author="Heather Perreaux" w:date="2010-06-08T16:00:00Z">
        <w:r w:rsidR="00EB4F2B" w:rsidDel="007F52C8">
          <w:delText xml:space="preserve">and cost per </w:delText>
        </w:r>
      </w:del>
      <w:r w:rsidR="00EB4F2B">
        <w:t>task</w:t>
      </w:r>
      <w:ins w:id="1424" w:author="Heather Perreaux" w:date="2010-06-08T16:00:00Z">
        <w:r>
          <w:t>?</w:t>
        </w:r>
      </w:ins>
    </w:p>
    <w:p w:rsidR="00EB4F2B" w:rsidRDefault="00EB4F2B" w:rsidP="00EB4F2B">
      <w:pPr>
        <w:pStyle w:val="ListParagraph"/>
        <w:numPr>
          <w:ilvl w:val="0"/>
          <w:numId w:val="25"/>
        </w:numPr>
      </w:pPr>
      <w:del w:id="1425" w:author="Heather Perreaux" w:date="2010-06-08T16:00:00Z">
        <w:r w:rsidDel="007F52C8">
          <w:delText>During tracking – w</w:delText>
        </w:r>
      </w:del>
      <w:ins w:id="1426" w:author="Heather Perreaux" w:date="2010-06-08T16:00:00Z">
        <w:r w:rsidR="007F52C8">
          <w:t>W</w:t>
        </w:r>
      </w:ins>
      <w:r>
        <w:t>hat is the remaining work o</w:t>
      </w:r>
      <w:del w:id="1427" w:author="Heather Perreaux" w:date="2010-06-08T16:01:00Z">
        <w:r w:rsidDel="007F52C8">
          <w:delText>n</w:delText>
        </w:r>
      </w:del>
      <w:ins w:id="1428" w:author="Heather Perreaux" w:date="2010-06-08T16:01:00Z">
        <w:r w:rsidR="007F52C8">
          <w:t>f</w:t>
        </w:r>
      </w:ins>
      <w:r>
        <w:t xml:space="preserve"> a task</w:t>
      </w:r>
      <w:del w:id="1429" w:author="Heather Perreaux" w:date="2010-06-08T16:01:00Z">
        <w:r w:rsidDel="007F52C8">
          <w:delText xml:space="preserve"> </w:delText>
        </w:r>
      </w:del>
      <w:ins w:id="1430" w:author="Heather Perreaux" w:date="2010-06-08T16:00:00Z">
        <w:r w:rsidR="007F52C8">
          <w:t>?</w:t>
        </w:r>
      </w:ins>
    </w:p>
    <w:p w:rsidR="00EB4F2B" w:rsidRDefault="007F52C8" w:rsidP="00EB4F2B">
      <w:pPr>
        <w:pStyle w:val="ListParagraph"/>
        <w:numPr>
          <w:ilvl w:val="0"/>
          <w:numId w:val="25"/>
        </w:numPr>
      </w:pPr>
      <w:ins w:id="1431" w:author="Heather Perreaux" w:date="2010-06-08T16:01:00Z">
        <w:r>
          <w:t xml:space="preserve">What is the </w:t>
        </w:r>
      </w:ins>
      <w:r w:rsidR="00EB4F2B">
        <w:t xml:space="preserve">Value of Baseline vs. </w:t>
      </w:r>
      <w:ins w:id="1432" w:author="Heather Perreaux" w:date="2010-06-08T16:01:00Z">
        <w:r>
          <w:t>A</w:t>
        </w:r>
      </w:ins>
      <w:del w:id="1433" w:author="Heather Perreaux" w:date="2010-06-08T16:01:00Z">
        <w:r w:rsidR="00EB4F2B" w:rsidDel="007F52C8">
          <w:delText>a</w:delText>
        </w:r>
      </w:del>
      <w:r w:rsidR="00EB4F2B">
        <w:t xml:space="preserve">ctual </w:t>
      </w:r>
      <w:del w:id="1434" w:author="Heather Perreaux" w:date="2010-06-08T16:01:00Z">
        <w:r w:rsidR="00EB4F2B" w:rsidDel="007F52C8">
          <w:delText>w</w:delText>
        </w:r>
      </w:del>
      <w:ins w:id="1435" w:author="Heather Perreaux" w:date="2010-06-08T16:01:00Z">
        <w:r>
          <w:t>W</w:t>
        </w:r>
      </w:ins>
      <w:r w:rsidR="00EB4F2B">
        <w:t xml:space="preserve">ork and </w:t>
      </w:r>
      <w:ins w:id="1436" w:author="Heather Perreaux" w:date="2010-06-08T16:01:00Z">
        <w:r>
          <w:t>C</w:t>
        </w:r>
      </w:ins>
      <w:del w:id="1437" w:author="Heather Perreaux" w:date="2010-06-08T16:01:00Z">
        <w:r w:rsidR="00EB4F2B" w:rsidDel="007F52C8">
          <w:delText>c</w:delText>
        </w:r>
      </w:del>
      <w:r w:rsidR="00EB4F2B">
        <w:t>ost for a task</w:t>
      </w:r>
      <w:ins w:id="1438" w:author="Heather Perreaux" w:date="2010-06-08T16:01:00Z">
        <w:r>
          <w:t>?</w:t>
        </w:r>
      </w:ins>
    </w:p>
    <w:p w:rsidR="00254130" w:rsidRDefault="00254130" w:rsidP="00EB4F2B">
      <w:pPr>
        <w:pStyle w:val="ListParagraph"/>
        <w:numPr>
          <w:ilvl w:val="0"/>
          <w:numId w:val="25"/>
        </w:numPr>
      </w:pPr>
      <w:r>
        <w:t xml:space="preserve">How many resources do I need to have </w:t>
      </w:r>
      <w:del w:id="1439" w:author="Heather Perreaux" w:date="2010-06-08T16:02:00Z">
        <w:r w:rsidDel="007F52C8">
          <w:delText xml:space="preserve">for </w:delText>
        </w:r>
      </w:del>
      <w:ins w:id="1440" w:author="Heather Perreaux" w:date="2010-06-08T16:02:00Z">
        <w:r w:rsidR="007F52C8">
          <w:t xml:space="preserve">to complete </w:t>
        </w:r>
      </w:ins>
      <w:r>
        <w:t>a task</w:t>
      </w:r>
      <w:ins w:id="1441" w:author="Heather Perreaux" w:date="2010-06-08T16:01:00Z">
        <w:r w:rsidR="007F52C8">
          <w:t>?</w:t>
        </w:r>
      </w:ins>
    </w:p>
    <w:p w:rsidR="00EB4F2B" w:rsidRDefault="00EB4F2B" w:rsidP="00EB4F2B">
      <w:pPr>
        <w:pStyle w:val="ListParagraph"/>
        <w:numPr>
          <w:ilvl w:val="0"/>
          <w:numId w:val="25"/>
        </w:numPr>
      </w:pPr>
      <w:r>
        <w:t>What percent allocation</w:t>
      </w:r>
      <w:ins w:id="1442" w:author="Heather Perreaux" w:date="2010-06-08T16:02:00Z">
        <w:r w:rsidR="007F52C8">
          <w:t>s</w:t>
        </w:r>
      </w:ins>
      <w:r>
        <w:t xml:space="preserve"> are my resources assigned to tasks</w:t>
      </w:r>
      <w:ins w:id="1443" w:author="Heather Perreaux" w:date="2010-06-08T16:02:00Z">
        <w:r w:rsidR="007F52C8">
          <w:t>?</w:t>
        </w:r>
      </w:ins>
    </w:p>
    <w:p w:rsidR="00EB4F2B" w:rsidRDefault="00EB4F2B" w:rsidP="00EB4F2B">
      <w:r>
        <w:t xml:space="preserve">Adding column information works the same as adding information to the Resource Usage view above: </w:t>
      </w:r>
    </w:p>
    <w:p w:rsidR="00EB4F2B" w:rsidRDefault="00EB4F2B" w:rsidP="00EB4F2B">
      <w:commentRangeStart w:id="1444"/>
      <w:r>
        <w:t xml:space="preserve">To add columns on the right side of the screen: </w:t>
      </w:r>
    </w:p>
    <w:p w:rsidR="00EB4F2B" w:rsidRDefault="00EB4F2B" w:rsidP="00EB4F2B">
      <w:pPr>
        <w:pStyle w:val="ListParagraph"/>
        <w:numPr>
          <w:ilvl w:val="0"/>
          <w:numId w:val="24"/>
        </w:numPr>
      </w:pPr>
      <w:r>
        <w:t>Right click on the right side</w:t>
      </w:r>
    </w:p>
    <w:p w:rsidR="00EB4F2B" w:rsidRDefault="00EB4F2B" w:rsidP="00EB4F2B">
      <w:pPr>
        <w:pStyle w:val="ListParagraph"/>
        <w:numPr>
          <w:ilvl w:val="0"/>
          <w:numId w:val="24"/>
        </w:numPr>
      </w:pPr>
      <w:r>
        <w:t>Select one of the columns from the short list</w:t>
      </w:r>
      <w:r>
        <w:br/>
      </w:r>
      <w:r>
        <w:br/>
        <w:t>OR</w:t>
      </w:r>
      <w:r>
        <w:br/>
      </w:r>
    </w:p>
    <w:p w:rsidR="00EB4F2B" w:rsidRDefault="00EB4F2B" w:rsidP="00EB4F2B">
      <w:pPr>
        <w:pStyle w:val="ListParagraph"/>
        <w:numPr>
          <w:ilvl w:val="0"/>
          <w:numId w:val="24"/>
        </w:numPr>
      </w:pPr>
      <w:r>
        <w:t>Right click on the right side</w:t>
      </w:r>
    </w:p>
    <w:p w:rsidR="00EB4F2B" w:rsidRDefault="00EB4F2B" w:rsidP="00EB4F2B">
      <w:pPr>
        <w:pStyle w:val="ListParagraph"/>
        <w:numPr>
          <w:ilvl w:val="0"/>
          <w:numId w:val="24"/>
        </w:numPr>
      </w:pPr>
      <w:r>
        <w:t>Select “Detail styles”</w:t>
      </w:r>
    </w:p>
    <w:p w:rsidR="00EB4F2B" w:rsidRDefault="00EB4F2B" w:rsidP="00EB4F2B">
      <w:pPr>
        <w:pStyle w:val="ListParagraph"/>
        <w:numPr>
          <w:ilvl w:val="0"/>
          <w:numId w:val="24"/>
        </w:numPr>
      </w:pPr>
      <w:r>
        <w:t>Click on a column on the left</w:t>
      </w:r>
    </w:p>
    <w:p w:rsidR="00EB4F2B" w:rsidRDefault="00EB4F2B" w:rsidP="00EB4F2B">
      <w:pPr>
        <w:pStyle w:val="ListParagraph"/>
        <w:numPr>
          <w:ilvl w:val="0"/>
          <w:numId w:val="24"/>
        </w:numPr>
      </w:pPr>
      <w:r>
        <w:t>Click “Show”</w:t>
      </w:r>
    </w:p>
    <w:p w:rsidR="00EB4F2B" w:rsidRDefault="00EB4F2B" w:rsidP="00685182">
      <w:pPr>
        <w:pStyle w:val="ListParagraph"/>
        <w:numPr>
          <w:ilvl w:val="0"/>
          <w:numId w:val="24"/>
        </w:numPr>
      </w:pPr>
      <w:r>
        <w:t>With the field selected on the right, the color may be changed</w:t>
      </w:r>
      <w:r>
        <w:br/>
        <w:t>Note:  the color change is for the title rows only</w:t>
      </w:r>
    </w:p>
    <w:p w:rsidR="00EB4F2B" w:rsidRDefault="00EB4F2B" w:rsidP="00685182">
      <w:pPr>
        <w:pStyle w:val="ListParagraph"/>
        <w:numPr>
          <w:ilvl w:val="0"/>
          <w:numId w:val="24"/>
        </w:numPr>
      </w:pPr>
      <w:r>
        <w:t>Click  OK</w:t>
      </w:r>
      <w:r>
        <w:br/>
      </w:r>
      <w:commentRangeEnd w:id="1444"/>
      <w:r w:rsidR="007D3417">
        <w:rPr>
          <w:rStyle w:val="CommentReference"/>
        </w:rPr>
        <w:commentReference w:id="1444"/>
      </w:r>
    </w:p>
    <w:p w:rsidR="00EB4F2B" w:rsidRDefault="007E5462" w:rsidP="009B36AA">
      <w:r>
        <w:t xml:space="preserve">Project 2010 has provided a ribbon </w:t>
      </w:r>
      <w:r w:rsidR="00685182">
        <w:t xml:space="preserve">bar </w:t>
      </w:r>
      <w:r>
        <w:t xml:space="preserve">for the Task Usage view.  Buttons on this bar are </w:t>
      </w:r>
      <w:r w:rsidR="00685182">
        <w:t xml:space="preserve">available to help </w:t>
      </w:r>
      <w:r>
        <w:t>with forma</w:t>
      </w:r>
      <w:ins w:id="1445" w:author="Heather Perreaux" w:date="2010-06-08T16:04:00Z">
        <w:r w:rsidR="007D3417">
          <w:t>t</w:t>
        </w:r>
      </w:ins>
      <w:r>
        <w:t xml:space="preserve">ting </w:t>
      </w:r>
      <w:r w:rsidR="00685182">
        <w:t>and chang</w:t>
      </w:r>
      <w:del w:id="1446" w:author="Heather Perreaux" w:date="2010-06-08T16:04:00Z">
        <w:r w:rsidR="00685182" w:rsidDel="007D3417">
          <w:delText>e</w:delText>
        </w:r>
      </w:del>
      <w:ins w:id="1447" w:author="Heather Perreaux" w:date="2010-06-08T16:04:00Z">
        <w:r w:rsidR="007D3417">
          <w:t>ing</w:t>
        </w:r>
      </w:ins>
      <w:r w:rsidR="00685182">
        <w:t xml:space="preserve"> the information viewed. </w:t>
      </w:r>
      <w:r w:rsidR="00254130">
        <w:t xml:space="preserve"> The Details sections will add and remove columns on the right side of the grid.  </w:t>
      </w:r>
    </w:p>
    <w:p w:rsidR="00685182" w:rsidRDefault="00685182" w:rsidP="009B36AA"/>
    <w:p w:rsidR="00EB4F2B" w:rsidRDefault="00797308" w:rsidP="00685182">
      <w:pPr>
        <w:pStyle w:val="Art"/>
      </w:pPr>
      <w:r>
        <w:rPr>
          <w:noProof/>
        </w:rPr>
        <w:drawing>
          <wp:inline distT="0" distB="0" distL="0" distR="0">
            <wp:extent cx="5716270" cy="855980"/>
            <wp:effectExtent l="0" t="0" r="0" b="127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855980"/>
                    </a:xfrm>
                    <a:prstGeom prst="rect">
                      <a:avLst/>
                    </a:prstGeom>
                    <a:noFill/>
                    <a:ln>
                      <a:noFill/>
                    </a:ln>
                  </pic:spPr>
                </pic:pic>
              </a:graphicData>
            </a:graphic>
          </wp:inline>
        </w:drawing>
      </w:r>
    </w:p>
    <w:p w:rsidR="00685182" w:rsidRDefault="00685182" w:rsidP="009B36AA"/>
    <w:p w:rsidR="00685182" w:rsidRDefault="00685182" w:rsidP="009B36AA">
      <w:r>
        <w:t>Below is a</w:t>
      </w:r>
      <w:ins w:id="1448" w:author="Heather Perreaux" w:date="2010-06-08T16:05:00Z">
        <w:r w:rsidR="007D3417">
          <w:t>n</w:t>
        </w:r>
      </w:ins>
      <w:r>
        <w:t xml:space="preserve"> </w:t>
      </w:r>
      <w:del w:id="1449" w:author="Heather Perreaux" w:date="2010-06-08T16:04:00Z">
        <w:r w:rsidR="009A747E" w:rsidDel="007D3417">
          <w:delText>picture</w:delText>
        </w:r>
        <w:r w:rsidDel="007D3417">
          <w:delText xml:space="preserve"> </w:delText>
        </w:r>
      </w:del>
      <w:ins w:id="1450" w:author="Heather Perreaux" w:date="2010-06-08T16:04:00Z">
        <w:r w:rsidR="007D3417">
          <w:t xml:space="preserve">illustration </w:t>
        </w:r>
      </w:ins>
      <w:r>
        <w:t xml:space="preserve">of the </w:t>
      </w:r>
      <w:r w:rsidR="007E5462">
        <w:t>T</w:t>
      </w:r>
      <w:r>
        <w:t xml:space="preserve">ask </w:t>
      </w:r>
      <w:r w:rsidR="007E5462">
        <w:t>U</w:t>
      </w:r>
      <w:r>
        <w:t xml:space="preserve">sage view showing work and cost for the “Obtain building permits” task.  You will note that there are 2 resources assigned and they are not performing </w:t>
      </w:r>
      <w:r w:rsidR="009A747E">
        <w:t xml:space="preserve">the same amount of </w:t>
      </w:r>
      <w:r>
        <w:t>the work</w:t>
      </w:r>
      <w:r w:rsidR="007E5462">
        <w:t xml:space="preserve"> and are working different </w:t>
      </w:r>
      <w:r>
        <w:t>time</w:t>
      </w:r>
      <w:r w:rsidR="007E5462">
        <w:t>s</w:t>
      </w:r>
      <w:r>
        <w:t xml:space="preserve">. </w:t>
      </w:r>
      <w:r w:rsidR="007E5462">
        <w:t xml:space="preserve"> They are also assigned different hourly rates. </w:t>
      </w:r>
    </w:p>
    <w:p w:rsidR="009A747E" w:rsidRDefault="009A747E" w:rsidP="009B36AA"/>
    <w:p w:rsidR="009A747E" w:rsidRDefault="00797308" w:rsidP="009A747E">
      <w:pPr>
        <w:pStyle w:val="Art"/>
      </w:pPr>
      <w:commentRangeStart w:id="1451"/>
      <w:r>
        <w:rPr>
          <w:noProof/>
        </w:rPr>
        <w:drawing>
          <wp:inline distT="0" distB="0" distL="0" distR="0">
            <wp:extent cx="5716270" cy="1300480"/>
            <wp:effectExtent l="0" t="0" r="0" b="0"/>
            <wp:docPr id="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300480"/>
                    </a:xfrm>
                    <a:prstGeom prst="rect">
                      <a:avLst/>
                    </a:prstGeom>
                    <a:noFill/>
                    <a:ln>
                      <a:noFill/>
                    </a:ln>
                  </pic:spPr>
                </pic:pic>
              </a:graphicData>
            </a:graphic>
          </wp:inline>
        </w:drawing>
      </w:r>
      <w:commentRangeEnd w:id="1451"/>
      <w:r w:rsidR="007D3417">
        <w:rPr>
          <w:rStyle w:val="CommentReference"/>
          <w:rFonts w:eastAsia="Calibri"/>
          <w:b w:val="0"/>
        </w:rPr>
        <w:commentReference w:id="1451"/>
      </w:r>
    </w:p>
    <w:p w:rsidR="00685182" w:rsidRDefault="00685182" w:rsidP="009B36AA"/>
    <w:p w:rsidR="00685182" w:rsidRDefault="009A747E" w:rsidP="009B36AA">
      <w:r>
        <w:t>In future modules we will discuss using filters and grouping</w:t>
      </w:r>
      <w:r w:rsidR="007E5462">
        <w:t>s</w:t>
      </w:r>
      <w:r>
        <w:t xml:space="preserve"> to give more dimension</w:t>
      </w:r>
      <w:del w:id="1452" w:author="Heather Perreaux" w:date="2010-06-08T16:07:00Z">
        <w:r w:rsidDel="007D3417">
          <w:delText>s</w:delText>
        </w:r>
      </w:del>
      <w:r>
        <w:t xml:space="preserve"> to the reports that can be obtained from this view. </w:t>
      </w:r>
    </w:p>
    <w:p w:rsidR="009B36AA" w:rsidRDefault="009B36AA" w:rsidP="009B36AA">
      <w:pPr>
        <w:pStyle w:val="Pb"/>
        <w:framePr w:wrap="around"/>
      </w:pPr>
    </w:p>
    <w:p w:rsidR="009B36AA" w:rsidRDefault="00D66EA2" w:rsidP="009B36AA">
      <w:pPr>
        <w:pStyle w:val="Heading2"/>
      </w:pPr>
      <w:bookmarkStart w:id="1453" w:name="_Toc267385166"/>
      <w:r w:rsidRPr="00D66EA2">
        <w:t>Team Planner View</w:t>
      </w:r>
      <w:bookmarkEnd w:id="1453"/>
    </w:p>
    <w:p w:rsidR="009B36AA" w:rsidRDefault="00797308" w:rsidP="009B36AA">
      <w:pPr>
        <w:pStyle w:val="FormatPPT"/>
      </w:pPr>
      <w:r>
        <w:drawing>
          <wp:inline distT="0" distB="0" distL="0" distR="0">
            <wp:extent cx="3648075" cy="2308225"/>
            <wp:effectExtent l="0" t="0" r="9525" b="0"/>
            <wp:docPr id="74" name="Objec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8225"/>
                    </a:xfrm>
                    <a:prstGeom prst="rect">
                      <a:avLst/>
                    </a:prstGeom>
                    <a:solidFill>
                      <a:srgbClr val="FFFFFF"/>
                    </a:solidFill>
                    <a:ln>
                      <a:noFill/>
                    </a:ln>
                  </pic:spPr>
                </pic:pic>
              </a:graphicData>
            </a:graphic>
          </wp:inline>
        </w:drawing>
      </w:r>
    </w:p>
    <w:p w:rsidR="009B36AA" w:rsidRPr="005A6CDE" w:rsidRDefault="009B36AA" w:rsidP="009B36AA">
      <w:pPr>
        <w:pStyle w:val="Rule"/>
      </w:pPr>
    </w:p>
    <w:p w:rsidR="00D303C6" w:rsidRDefault="009A747E" w:rsidP="009B36AA">
      <w:r>
        <w:t xml:space="preserve">The </w:t>
      </w:r>
      <w:ins w:id="1454" w:author="Heather Perreaux" w:date="2010-06-08T16:09:00Z">
        <w:r w:rsidR="0024673E">
          <w:t>T</w:t>
        </w:r>
      </w:ins>
      <w:del w:id="1455" w:author="Heather Perreaux" w:date="2010-06-08T16:09:00Z">
        <w:r w:rsidDel="0024673E">
          <w:delText>t</w:delText>
        </w:r>
      </w:del>
      <w:r>
        <w:t xml:space="preserve">eam </w:t>
      </w:r>
      <w:ins w:id="1456" w:author="Heather Perreaux" w:date="2010-06-08T16:09:00Z">
        <w:r w:rsidR="0024673E">
          <w:t>P</w:t>
        </w:r>
      </w:ins>
      <w:del w:id="1457" w:author="Heather Perreaux" w:date="2010-06-08T16:09:00Z">
        <w:r w:rsidDel="0024673E">
          <w:delText>p</w:delText>
        </w:r>
      </w:del>
      <w:r>
        <w:t xml:space="preserve">lanner view is new </w:t>
      </w:r>
      <w:r w:rsidR="006432C3">
        <w:t>in</w:t>
      </w:r>
      <w:r>
        <w:t xml:space="preserve"> Project 2010. </w:t>
      </w:r>
      <w:r w:rsidR="006432C3">
        <w:t xml:space="preserve">The purpose of this view is to show resources and their assignments using a Gantt style format. </w:t>
      </w:r>
      <w:r w:rsidR="0091276E">
        <w:t xml:space="preserve"> </w:t>
      </w:r>
      <w:r w:rsidR="00F45627">
        <w:t xml:space="preserve">The team planner view will help the scheduler identify </w:t>
      </w:r>
      <w:del w:id="1458" w:author="Heather Perreaux" w:date="2010-06-14T14:17:00Z">
        <w:r w:rsidR="00F45627" w:rsidDel="00FF0809">
          <w:delText>overalloc</w:delText>
        </w:r>
      </w:del>
      <w:ins w:id="1459" w:author="Heather Perreaux" w:date="2010-06-14T14:17:00Z">
        <w:r w:rsidR="00FF0809">
          <w:t>overalloc</w:t>
        </w:r>
      </w:ins>
      <w:r w:rsidR="00F45627">
        <w:t>ations within the schedule</w:t>
      </w:r>
      <w:r w:rsidR="000D3BE3">
        <w:t>, level work</w:t>
      </w:r>
      <w:del w:id="1460" w:author="Heather Perreaux" w:date="2010-06-08T16:07:00Z">
        <w:r w:rsidR="000D3BE3" w:rsidDel="007D3417">
          <w:delText xml:space="preserve"> </w:delText>
        </w:r>
      </w:del>
      <w:r w:rsidR="000D3BE3">
        <w:t>loads, reassign resources to tasks and identify problems in the schedule from the resource point of vi</w:t>
      </w:r>
      <w:r w:rsidR="00B040EA">
        <w:t>e</w:t>
      </w:r>
      <w:r w:rsidR="000D3BE3">
        <w:t xml:space="preserve">w.  </w:t>
      </w:r>
      <w:r w:rsidR="00061F49">
        <w:t xml:space="preserve">This type of view is also known as Swim Lanes.  </w:t>
      </w:r>
    </w:p>
    <w:p w:rsidR="006432C3" w:rsidRPr="006432C3" w:rsidRDefault="006432C3" w:rsidP="009B36AA">
      <w:pPr>
        <w:rPr>
          <w:b/>
        </w:rPr>
      </w:pPr>
      <w:r w:rsidRPr="006432C3">
        <w:rPr>
          <w:b/>
        </w:rPr>
        <w:t xml:space="preserve">NOTE:  </w:t>
      </w:r>
      <w:r w:rsidRPr="00E33660">
        <w:rPr>
          <w:i/>
        </w:rPr>
        <w:t xml:space="preserve">Team Planner view is only available in </w:t>
      </w:r>
      <w:del w:id="1461" w:author="Heather Perreaux" w:date="2010-06-08T16:09:00Z">
        <w:r w:rsidRPr="00E33660" w:rsidDel="00E33660">
          <w:rPr>
            <w:i/>
          </w:rPr>
          <w:delText xml:space="preserve">the Professional version of </w:delText>
        </w:r>
      </w:del>
      <w:r w:rsidRPr="00E33660">
        <w:rPr>
          <w:i/>
        </w:rPr>
        <w:t>Project 2010</w:t>
      </w:r>
      <w:ins w:id="1462" w:author="Heather Perreaux" w:date="2010-06-08T16:08:00Z">
        <w:r w:rsidR="00E33660">
          <w:rPr>
            <w:i/>
          </w:rPr>
          <w:t xml:space="preserve"> Professional</w:t>
        </w:r>
      </w:ins>
      <w:r w:rsidRPr="00E33660">
        <w:rPr>
          <w:i/>
        </w:rPr>
        <w:t xml:space="preserve">.  </w:t>
      </w:r>
      <w:del w:id="1463" w:author="Heather Perreaux" w:date="2010-06-08T16:09:00Z">
        <w:r w:rsidRPr="00E33660" w:rsidDel="00E33660">
          <w:rPr>
            <w:i/>
          </w:rPr>
          <w:delText>This view is not included in the standard version of the software.</w:delText>
        </w:r>
      </w:del>
      <w:r w:rsidRPr="006432C3">
        <w:rPr>
          <w:b/>
        </w:rPr>
        <w:t xml:space="preserve">  </w:t>
      </w:r>
    </w:p>
    <w:p w:rsidR="00061F49" w:rsidRDefault="0091276E" w:rsidP="009B36AA">
      <w:del w:id="1464" w:author="Heather Perreaux" w:date="2010-06-08T16:09:00Z">
        <w:r w:rsidDel="0024673E">
          <w:delText xml:space="preserve">The </w:delText>
        </w:r>
      </w:del>
      <w:ins w:id="1465" w:author="Heather Perreaux" w:date="2010-06-08T16:09:00Z">
        <w:r w:rsidR="0024673E">
          <w:t xml:space="preserve">Team Planner </w:t>
        </w:r>
      </w:ins>
      <w:r>
        <w:t xml:space="preserve">view is divided into 2 sections.  The </w:t>
      </w:r>
      <w:del w:id="1466" w:author="Heather Perreaux" w:date="2010-06-08T16:10:00Z">
        <w:r w:rsidDel="0024673E">
          <w:delText xml:space="preserve">top </w:delText>
        </w:r>
      </w:del>
      <w:ins w:id="1467" w:author="Heather Perreaux" w:date="2010-06-08T16:10:00Z">
        <w:r w:rsidR="0024673E">
          <w:t xml:space="preserve">upper </w:t>
        </w:r>
      </w:ins>
      <w:r>
        <w:t xml:space="preserve">section </w:t>
      </w:r>
      <w:r w:rsidR="00061F49">
        <w:t>contains</w:t>
      </w:r>
      <w:r>
        <w:t xml:space="preserve"> </w:t>
      </w:r>
      <w:r w:rsidR="00D303C6">
        <w:t xml:space="preserve">one row </w:t>
      </w:r>
      <w:r>
        <w:t>for each resource</w:t>
      </w:r>
      <w:ins w:id="1468" w:author="Heather Perreaux" w:date="2010-06-08T16:09:00Z">
        <w:r w:rsidR="0024673E">
          <w:t>,</w:t>
        </w:r>
      </w:ins>
      <w:r>
        <w:t xml:space="preserve"> with bars </w:t>
      </w:r>
      <w:del w:id="1469" w:author="Heather Perreaux" w:date="2010-06-08T16:09:00Z">
        <w:r w:rsidDel="0024673E">
          <w:delText xml:space="preserve">on </w:delText>
        </w:r>
      </w:del>
      <w:ins w:id="1470" w:author="Heather Perreaux" w:date="2010-06-08T16:09:00Z">
        <w:r w:rsidR="0024673E">
          <w:t xml:space="preserve">to </w:t>
        </w:r>
      </w:ins>
      <w:r>
        <w:t xml:space="preserve">the right </w:t>
      </w:r>
      <w:del w:id="1471" w:author="Heather Perreaux" w:date="2010-06-08T16:10:00Z">
        <w:r w:rsidDel="0024673E">
          <w:delText xml:space="preserve">side </w:delText>
        </w:r>
      </w:del>
      <w:r>
        <w:t xml:space="preserve">representing assigned work.  The </w:t>
      </w:r>
      <w:del w:id="1472" w:author="Heather Perreaux" w:date="2010-06-08T16:10:00Z">
        <w:r w:rsidDel="0024673E">
          <w:delText xml:space="preserve">bottom </w:delText>
        </w:r>
      </w:del>
      <w:ins w:id="1473" w:author="Heather Perreaux" w:date="2010-06-08T16:10:00Z">
        <w:r w:rsidR="0024673E">
          <w:t xml:space="preserve">lower </w:t>
        </w:r>
      </w:ins>
      <w:r>
        <w:t xml:space="preserve">section </w:t>
      </w:r>
      <w:r w:rsidR="00061F49">
        <w:t>contains</w:t>
      </w:r>
      <w:r>
        <w:t xml:space="preserve"> bars representing tasks without resources.  </w:t>
      </w:r>
    </w:p>
    <w:p w:rsidR="0085091E" w:rsidRPr="000B2D21" w:rsidRDefault="0085091E" w:rsidP="009B36AA">
      <w:pPr>
        <w:rPr>
          <w:b/>
        </w:rPr>
      </w:pPr>
      <w:r w:rsidRPr="000B2D21">
        <w:rPr>
          <w:b/>
        </w:rPr>
        <w:t xml:space="preserve">To </w:t>
      </w:r>
      <w:del w:id="1474" w:author="Heather Perreaux" w:date="2010-06-08T16:10:00Z">
        <w:r w:rsidR="000B2D21" w:rsidDel="000D031A">
          <w:rPr>
            <w:b/>
          </w:rPr>
          <w:delText xml:space="preserve">reveal </w:delText>
        </w:r>
      </w:del>
      <w:ins w:id="1475" w:author="Heather Perreaux" w:date="2010-06-08T16:10:00Z">
        <w:r w:rsidR="000D031A">
          <w:rPr>
            <w:b/>
          </w:rPr>
          <w:t xml:space="preserve">view </w:t>
        </w:r>
      </w:ins>
      <w:r w:rsidRPr="000B2D21">
        <w:rPr>
          <w:b/>
        </w:rPr>
        <w:t>the Team Planner</w:t>
      </w:r>
      <w:del w:id="1476" w:author="Heather Perreaux" w:date="2010-06-08T16:10:00Z">
        <w:r w:rsidRPr="000B2D21" w:rsidDel="000D031A">
          <w:rPr>
            <w:b/>
          </w:rPr>
          <w:delText xml:space="preserve"> view</w:delText>
        </w:r>
      </w:del>
      <w:r w:rsidRPr="000B2D21">
        <w:rPr>
          <w:b/>
        </w:rPr>
        <w:t xml:space="preserve">: </w:t>
      </w:r>
    </w:p>
    <w:p w:rsidR="0085091E" w:rsidRPr="0014102B" w:rsidRDefault="0085091E" w:rsidP="009B36AA">
      <w:pPr>
        <w:rPr>
          <w:b/>
        </w:rPr>
      </w:pPr>
      <w:r w:rsidRPr="0014102B">
        <w:rPr>
          <w:b/>
        </w:rPr>
        <w:t xml:space="preserve">Task </w:t>
      </w:r>
      <w:r w:rsidRPr="0014102B">
        <w:rPr>
          <w:b/>
        </w:rPr>
        <w:sym w:font="Wingdings" w:char="F0E0"/>
      </w:r>
      <w:r w:rsidRPr="0014102B">
        <w:rPr>
          <w:b/>
        </w:rPr>
        <w:t xml:space="preserve"> Gantt chart </w:t>
      </w:r>
      <w:r w:rsidRPr="0014102B">
        <w:rPr>
          <w:b/>
        </w:rPr>
        <w:sym w:font="Wingdings" w:char="F0E0"/>
      </w:r>
      <w:r w:rsidRPr="0014102B">
        <w:rPr>
          <w:b/>
        </w:rPr>
        <w:t xml:space="preserve"> </w:t>
      </w:r>
      <w:r w:rsidR="000B2D21" w:rsidRPr="0014102B">
        <w:rPr>
          <w:b/>
        </w:rPr>
        <w:t>Team Planner</w:t>
      </w:r>
    </w:p>
    <w:p w:rsidR="0085091E" w:rsidRDefault="0085091E" w:rsidP="009B36AA"/>
    <w:p w:rsidR="0085091E" w:rsidRDefault="00797308" w:rsidP="0085091E">
      <w:pPr>
        <w:pStyle w:val="Art"/>
      </w:pPr>
      <w:r>
        <w:rPr>
          <w:noProof/>
        </w:rPr>
        <w:drawing>
          <wp:inline distT="0" distB="0" distL="0" distR="0">
            <wp:extent cx="5716270" cy="276796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767965"/>
                    </a:xfrm>
                    <a:prstGeom prst="rect">
                      <a:avLst/>
                    </a:prstGeom>
                    <a:noFill/>
                    <a:ln>
                      <a:noFill/>
                    </a:ln>
                  </pic:spPr>
                </pic:pic>
              </a:graphicData>
            </a:graphic>
          </wp:inline>
        </w:drawing>
      </w:r>
    </w:p>
    <w:p w:rsidR="0085091E" w:rsidRDefault="0085091E" w:rsidP="009B36AA"/>
    <w:p w:rsidR="004C4BF3" w:rsidRDefault="004C4BF3" w:rsidP="009B36AA">
      <w:r>
        <w:t xml:space="preserve">Below is a chart to help with understanding </w:t>
      </w:r>
      <w:r w:rsidR="006432C3">
        <w:t>how to read the indicators</w:t>
      </w:r>
      <w:r w:rsidR="00A9205C">
        <w:t xml:space="preserve"> of the Team Planner view</w:t>
      </w:r>
      <w: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24"/>
        <w:gridCol w:w="4272"/>
      </w:tblGrid>
      <w:tr w:rsidR="004C4BF3" w:rsidRPr="0014102B">
        <w:tc>
          <w:tcPr>
            <w:tcW w:w="4224" w:type="dxa"/>
            <w:shd w:val="pct12" w:color="auto" w:fill="auto"/>
          </w:tcPr>
          <w:p w:rsidR="004C4BF3" w:rsidRPr="0014102B" w:rsidRDefault="00F45627" w:rsidP="00FF4623">
            <w:pPr>
              <w:ind w:left="0"/>
              <w:jc w:val="center"/>
              <w:rPr>
                <w:b/>
              </w:rPr>
            </w:pPr>
            <w:commentRangeStart w:id="1477"/>
            <w:r w:rsidRPr="0014102B">
              <w:rPr>
                <w:b/>
              </w:rPr>
              <w:t>Feature</w:t>
            </w:r>
          </w:p>
        </w:tc>
        <w:tc>
          <w:tcPr>
            <w:tcW w:w="4272" w:type="dxa"/>
            <w:shd w:val="pct12" w:color="auto" w:fill="auto"/>
          </w:tcPr>
          <w:p w:rsidR="004C4BF3" w:rsidRPr="0014102B" w:rsidRDefault="00F45627" w:rsidP="00FF4623">
            <w:pPr>
              <w:ind w:left="0"/>
              <w:jc w:val="center"/>
              <w:rPr>
                <w:b/>
              </w:rPr>
            </w:pPr>
            <w:r w:rsidRPr="0014102B">
              <w:rPr>
                <w:b/>
              </w:rPr>
              <w:t>Meaning</w:t>
            </w:r>
          </w:p>
        </w:tc>
      </w:tr>
      <w:tr w:rsidR="006432C3">
        <w:tc>
          <w:tcPr>
            <w:tcW w:w="4224" w:type="dxa"/>
            <w:shd w:val="clear" w:color="auto" w:fill="auto"/>
          </w:tcPr>
          <w:p w:rsidR="006432C3" w:rsidRDefault="006432C3" w:rsidP="00FF4623">
            <w:pPr>
              <w:ind w:left="0"/>
            </w:pPr>
            <w:r>
              <w:t>A vertical orange line</w:t>
            </w:r>
          </w:p>
        </w:tc>
        <w:tc>
          <w:tcPr>
            <w:tcW w:w="4272" w:type="dxa"/>
            <w:shd w:val="clear" w:color="auto" w:fill="auto"/>
          </w:tcPr>
          <w:p w:rsidR="006432C3" w:rsidRDefault="006432C3" w:rsidP="00FF4623">
            <w:pPr>
              <w:ind w:left="0"/>
            </w:pPr>
            <w:r>
              <w:t>Today’s date</w:t>
            </w:r>
          </w:p>
        </w:tc>
      </w:tr>
      <w:tr w:rsidR="006432C3">
        <w:tc>
          <w:tcPr>
            <w:tcW w:w="4224" w:type="dxa"/>
            <w:shd w:val="clear" w:color="auto" w:fill="auto"/>
          </w:tcPr>
          <w:p w:rsidR="006432C3" w:rsidRDefault="006432C3" w:rsidP="00FF4623">
            <w:pPr>
              <w:ind w:left="0"/>
            </w:pPr>
            <w:r>
              <w:t>Tasks colored in darker blue</w:t>
            </w:r>
          </w:p>
        </w:tc>
        <w:tc>
          <w:tcPr>
            <w:tcW w:w="4272" w:type="dxa"/>
            <w:shd w:val="clear" w:color="auto" w:fill="auto"/>
          </w:tcPr>
          <w:p w:rsidR="006432C3" w:rsidRDefault="006432C3" w:rsidP="00FF4623">
            <w:pPr>
              <w:ind w:left="0"/>
            </w:pPr>
            <w:r>
              <w:t>Progress on the task</w:t>
            </w:r>
          </w:p>
        </w:tc>
      </w:tr>
      <w:tr w:rsidR="00F45627">
        <w:tc>
          <w:tcPr>
            <w:tcW w:w="4224" w:type="dxa"/>
            <w:shd w:val="clear" w:color="auto" w:fill="auto"/>
          </w:tcPr>
          <w:p w:rsidR="00F45627" w:rsidRDefault="00F45627" w:rsidP="00FF4623">
            <w:pPr>
              <w:ind w:left="0"/>
            </w:pPr>
            <w:r>
              <w:t>Teal colored tasks</w:t>
            </w:r>
          </w:p>
        </w:tc>
        <w:tc>
          <w:tcPr>
            <w:tcW w:w="4272" w:type="dxa"/>
            <w:shd w:val="clear" w:color="auto" w:fill="auto"/>
          </w:tcPr>
          <w:p w:rsidR="00F45627" w:rsidRDefault="00F45627" w:rsidP="00FF4623">
            <w:pPr>
              <w:ind w:left="0"/>
            </w:pPr>
            <w:r>
              <w:t>Manually scheduled tasks</w:t>
            </w:r>
          </w:p>
        </w:tc>
      </w:tr>
      <w:tr w:rsidR="00F45627">
        <w:tc>
          <w:tcPr>
            <w:tcW w:w="4224" w:type="dxa"/>
            <w:shd w:val="clear" w:color="auto" w:fill="auto"/>
          </w:tcPr>
          <w:p w:rsidR="00F45627" w:rsidRDefault="00F45627" w:rsidP="00FF4623">
            <w:pPr>
              <w:ind w:left="0"/>
            </w:pPr>
            <w:r>
              <w:t>Gray colored tasks</w:t>
            </w:r>
          </w:p>
        </w:tc>
        <w:tc>
          <w:tcPr>
            <w:tcW w:w="4272" w:type="dxa"/>
            <w:shd w:val="clear" w:color="auto" w:fill="auto"/>
          </w:tcPr>
          <w:p w:rsidR="00F45627" w:rsidRDefault="00F45627" w:rsidP="00FF4623">
            <w:pPr>
              <w:ind w:left="0"/>
            </w:pPr>
            <w:r>
              <w:t>External tasks</w:t>
            </w:r>
          </w:p>
        </w:tc>
      </w:tr>
      <w:tr w:rsidR="00F45627">
        <w:tc>
          <w:tcPr>
            <w:tcW w:w="4224" w:type="dxa"/>
            <w:shd w:val="clear" w:color="auto" w:fill="auto"/>
          </w:tcPr>
          <w:p w:rsidR="00F45627" w:rsidRDefault="00F45627" w:rsidP="00FF4623">
            <w:pPr>
              <w:ind w:left="0"/>
            </w:pPr>
            <w:r>
              <w:t>Light blue colored tasks</w:t>
            </w:r>
          </w:p>
        </w:tc>
        <w:tc>
          <w:tcPr>
            <w:tcW w:w="4272" w:type="dxa"/>
            <w:shd w:val="clear" w:color="auto" w:fill="auto"/>
          </w:tcPr>
          <w:p w:rsidR="00F45627" w:rsidRDefault="00F45627" w:rsidP="00FF4623">
            <w:pPr>
              <w:ind w:left="0"/>
            </w:pPr>
            <w:r>
              <w:t>Un</w:t>
            </w:r>
            <w:ins w:id="1478" w:author="Heather Perreaux" w:date="2010-06-08T16:12:00Z">
              <w:r w:rsidR="0014102B">
                <w:t>-</w:t>
              </w:r>
            </w:ins>
            <w:r>
              <w:t>started tasks</w:t>
            </w:r>
          </w:p>
        </w:tc>
      </w:tr>
      <w:tr w:rsidR="006432C3">
        <w:tc>
          <w:tcPr>
            <w:tcW w:w="4224" w:type="dxa"/>
            <w:shd w:val="clear" w:color="auto" w:fill="auto"/>
          </w:tcPr>
          <w:p w:rsidR="006432C3" w:rsidRDefault="006432C3" w:rsidP="00FF4623">
            <w:pPr>
              <w:ind w:left="0"/>
            </w:pPr>
            <w:r>
              <w:t>Gaps in timelines for resources</w:t>
            </w:r>
          </w:p>
        </w:tc>
        <w:tc>
          <w:tcPr>
            <w:tcW w:w="4272" w:type="dxa"/>
            <w:shd w:val="clear" w:color="auto" w:fill="auto"/>
          </w:tcPr>
          <w:p w:rsidR="006432C3" w:rsidRDefault="006432C3" w:rsidP="00FF4623">
            <w:pPr>
              <w:ind w:left="0"/>
            </w:pPr>
            <w:r>
              <w:t>Under</w:t>
            </w:r>
            <w:ins w:id="1479" w:author="Heather Perreaux" w:date="2010-06-08T16:12:00Z">
              <w:r w:rsidR="0014102B">
                <w:t>-</w:t>
              </w:r>
            </w:ins>
            <w:r>
              <w:t xml:space="preserve">allocated resource or unavailable </w:t>
            </w:r>
          </w:p>
        </w:tc>
      </w:tr>
      <w:tr w:rsidR="006432C3">
        <w:tc>
          <w:tcPr>
            <w:tcW w:w="4224" w:type="dxa"/>
            <w:shd w:val="clear" w:color="auto" w:fill="auto"/>
          </w:tcPr>
          <w:p w:rsidR="006432C3" w:rsidRDefault="006432C3" w:rsidP="00FF4623">
            <w:pPr>
              <w:ind w:left="0"/>
            </w:pPr>
            <w:r>
              <w:t>Red lines on the top and bottom of the task</w:t>
            </w:r>
          </w:p>
        </w:tc>
        <w:tc>
          <w:tcPr>
            <w:tcW w:w="4272" w:type="dxa"/>
            <w:shd w:val="clear" w:color="auto" w:fill="auto"/>
          </w:tcPr>
          <w:p w:rsidR="006432C3" w:rsidRDefault="006432C3" w:rsidP="00FF0809">
            <w:pPr>
              <w:ind w:left="0"/>
            </w:pPr>
            <w:r>
              <w:t>Overallocated tasks</w:t>
            </w:r>
          </w:p>
        </w:tc>
      </w:tr>
      <w:tr w:rsidR="00F45627">
        <w:tc>
          <w:tcPr>
            <w:tcW w:w="4224" w:type="dxa"/>
            <w:shd w:val="clear" w:color="auto" w:fill="auto"/>
          </w:tcPr>
          <w:p w:rsidR="00F45627" w:rsidRDefault="00F45627" w:rsidP="00FF4623">
            <w:pPr>
              <w:ind w:left="0"/>
            </w:pPr>
            <w:r>
              <w:t>Resource name in red</w:t>
            </w:r>
          </w:p>
        </w:tc>
        <w:tc>
          <w:tcPr>
            <w:tcW w:w="4272" w:type="dxa"/>
            <w:shd w:val="clear" w:color="auto" w:fill="auto"/>
          </w:tcPr>
          <w:p w:rsidR="00F45627" w:rsidRDefault="00F45627" w:rsidP="00FF0809">
            <w:pPr>
              <w:ind w:left="0"/>
            </w:pPr>
            <w:r>
              <w:t>Overallocated resource</w:t>
            </w:r>
          </w:p>
        </w:tc>
      </w:tr>
      <w:tr w:rsidR="006432C3">
        <w:tc>
          <w:tcPr>
            <w:tcW w:w="4224" w:type="dxa"/>
            <w:shd w:val="clear" w:color="auto" w:fill="auto"/>
          </w:tcPr>
          <w:p w:rsidR="006432C3" w:rsidRDefault="006432C3" w:rsidP="00FF4623">
            <w:pPr>
              <w:ind w:left="0"/>
            </w:pPr>
            <w:r>
              <w:t>Task bars colored black</w:t>
            </w:r>
          </w:p>
        </w:tc>
        <w:tc>
          <w:tcPr>
            <w:tcW w:w="4272" w:type="dxa"/>
            <w:shd w:val="clear" w:color="auto" w:fill="auto"/>
          </w:tcPr>
          <w:p w:rsidR="006432C3" w:rsidRDefault="006432C3" w:rsidP="00FF4623">
            <w:pPr>
              <w:ind w:left="0"/>
            </w:pPr>
            <w:r>
              <w:t>Tasks that are late</w:t>
            </w:r>
          </w:p>
        </w:tc>
      </w:tr>
      <w:tr w:rsidR="006432C3">
        <w:tc>
          <w:tcPr>
            <w:tcW w:w="4224" w:type="dxa"/>
            <w:shd w:val="clear" w:color="auto" w:fill="auto"/>
          </w:tcPr>
          <w:p w:rsidR="006432C3" w:rsidRDefault="006432C3" w:rsidP="00FF4623">
            <w:pPr>
              <w:ind w:left="0"/>
            </w:pPr>
            <w:r>
              <w:t>Shaded day on calendar</w:t>
            </w:r>
          </w:p>
        </w:tc>
        <w:tc>
          <w:tcPr>
            <w:tcW w:w="4272" w:type="dxa"/>
            <w:shd w:val="clear" w:color="auto" w:fill="auto"/>
          </w:tcPr>
          <w:p w:rsidR="006432C3" w:rsidRDefault="006432C3" w:rsidP="00FF4623">
            <w:pPr>
              <w:ind w:left="0"/>
            </w:pPr>
            <w:r>
              <w:t>Non-working day for the resource.  This data is coming from the resource availability calendar</w:t>
            </w:r>
          </w:p>
        </w:tc>
      </w:tr>
      <w:tr w:rsidR="00F45627">
        <w:tc>
          <w:tcPr>
            <w:tcW w:w="4224" w:type="dxa"/>
            <w:shd w:val="clear" w:color="auto" w:fill="auto"/>
          </w:tcPr>
          <w:p w:rsidR="00F45627" w:rsidRDefault="00F45627" w:rsidP="00FF4623">
            <w:pPr>
              <w:ind w:left="0"/>
            </w:pPr>
            <w:r>
              <w:t>Top pane – pink blocks of time</w:t>
            </w:r>
          </w:p>
        </w:tc>
        <w:tc>
          <w:tcPr>
            <w:tcW w:w="4272" w:type="dxa"/>
            <w:shd w:val="clear" w:color="auto" w:fill="auto"/>
          </w:tcPr>
          <w:p w:rsidR="00F45627" w:rsidRDefault="00F45627" w:rsidP="00FF0809">
            <w:pPr>
              <w:ind w:left="0"/>
            </w:pPr>
            <w:r>
              <w:t>Overallocated time</w:t>
            </w:r>
            <w:commentRangeEnd w:id="1477"/>
            <w:r w:rsidR="00E91A92">
              <w:rPr>
                <w:rStyle w:val="CommentReference"/>
              </w:rPr>
              <w:commentReference w:id="1477"/>
            </w:r>
          </w:p>
        </w:tc>
      </w:tr>
    </w:tbl>
    <w:p w:rsidR="006432C3" w:rsidRDefault="006432C3" w:rsidP="009B36AA"/>
    <w:p w:rsidR="004C4BF3" w:rsidRDefault="006432C3" w:rsidP="009B36AA">
      <w:r>
        <w:t xml:space="preserve">Below are some of the keystrokes that will help you work with the information in this view. </w:t>
      </w:r>
      <w:r w:rsidR="004C4BF3">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24"/>
        <w:gridCol w:w="4272"/>
      </w:tblGrid>
      <w:tr w:rsidR="006432C3" w:rsidRPr="00E91A92">
        <w:tc>
          <w:tcPr>
            <w:tcW w:w="4224" w:type="dxa"/>
            <w:shd w:val="pct12" w:color="auto" w:fill="auto"/>
          </w:tcPr>
          <w:p w:rsidR="006432C3" w:rsidRPr="00E91A92" w:rsidRDefault="006432C3" w:rsidP="00FF4623">
            <w:pPr>
              <w:ind w:left="0"/>
              <w:jc w:val="center"/>
              <w:rPr>
                <w:b/>
              </w:rPr>
            </w:pPr>
            <w:r w:rsidRPr="00E91A92">
              <w:rPr>
                <w:b/>
              </w:rPr>
              <w:t>Action</w:t>
            </w:r>
          </w:p>
        </w:tc>
        <w:tc>
          <w:tcPr>
            <w:tcW w:w="4272" w:type="dxa"/>
            <w:shd w:val="pct12" w:color="auto" w:fill="auto"/>
          </w:tcPr>
          <w:p w:rsidR="006432C3" w:rsidRPr="00E91A92" w:rsidRDefault="006432C3" w:rsidP="00FF4623">
            <w:pPr>
              <w:ind w:left="0"/>
              <w:jc w:val="center"/>
              <w:rPr>
                <w:b/>
              </w:rPr>
            </w:pPr>
            <w:r w:rsidRPr="00E91A92">
              <w:rPr>
                <w:b/>
              </w:rPr>
              <w:t>Result</w:t>
            </w:r>
          </w:p>
        </w:tc>
      </w:tr>
      <w:tr w:rsidR="006432C3">
        <w:tc>
          <w:tcPr>
            <w:tcW w:w="4224" w:type="dxa"/>
            <w:shd w:val="clear" w:color="auto" w:fill="auto"/>
          </w:tcPr>
          <w:p w:rsidR="006432C3" w:rsidRDefault="006432C3" w:rsidP="00E91A92">
            <w:pPr>
              <w:ind w:left="0"/>
            </w:pPr>
            <w:r>
              <w:t>Double click</w:t>
            </w:r>
            <w:del w:id="1480" w:author="Heather Perreaux" w:date="2010-06-08T16:14:00Z">
              <w:r w:rsidDel="00E91A92">
                <w:delText>ing on</w:delText>
              </w:r>
            </w:del>
            <w:r>
              <w:t xml:space="preserve"> the resource name</w:t>
            </w:r>
          </w:p>
        </w:tc>
        <w:tc>
          <w:tcPr>
            <w:tcW w:w="4272" w:type="dxa"/>
            <w:shd w:val="clear" w:color="auto" w:fill="auto"/>
          </w:tcPr>
          <w:p w:rsidR="006432C3" w:rsidRDefault="006432C3" w:rsidP="00FF4623">
            <w:pPr>
              <w:ind w:left="0"/>
            </w:pPr>
            <w:r>
              <w:t>Resource Information dialog box</w:t>
            </w:r>
          </w:p>
        </w:tc>
      </w:tr>
      <w:tr w:rsidR="006432C3">
        <w:tc>
          <w:tcPr>
            <w:tcW w:w="4224" w:type="dxa"/>
            <w:shd w:val="clear" w:color="auto" w:fill="auto"/>
          </w:tcPr>
          <w:p w:rsidR="006432C3" w:rsidRDefault="006432C3" w:rsidP="00E91A92">
            <w:pPr>
              <w:ind w:left="0"/>
            </w:pPr>
            <w:r>
              <w:t>Double click</w:t>
            </w:r>
            <w:del w:id="1481" w:author="Heather Perreaux" w:date="2010-06-08T16:14:00Z">
              <w:r w:rsidDel="00E91A92">
                <w:delText>ing on</w:delText>
              </w:r>
            </w:del>
            <w:r>
              <w:t xml:space="preserve"> a work task bar</w:t>
            </w:r>
          </w:p>
        </w:tc>
        <w:tc>
          <w:tcPr>
            <w:tcW w:w="4272" w:type="dxa"/>
            <w:shd w:val="clear" w:color="auto" w:fill="auto"/>
          </w:tcPr>
          <w:p w:rsidR="006432C3" w:rsidRDefault="006432C3" w:rsidP="00FF4623">
            <w:pPr>
              <w:ind w:left="0"/>
            </w:pPr>
            <w:r>
              <w:t>Task Information dialog box</w:t>
            </w:r>
          </w:p>
        </w:tc>
      </w:tr>
      <w:tr w:rsidR="006432C3">
        <w:tc>
          <w:tcPr>
            <w:tcW w:w="4224" w:type="dxa"/>
            <w:shd w:val="clear" w:color="auto" w:fill="auto"/>
          </w:tcPr>
          <w:p w:rsidR="006432C3" w:rsidRDefault="006432C3" w:rsidP="00FF4623">
            <w:pPr>
              <w:ind w:left="0"/>
            </w:pPr>
            <w:r>
              <w:t>Timescale density</w:t>
            </w:r>
          </w:p>
        </w:tc>
        <w:tc>
          <w:tcPr>
            <w:tcW w:w="4272" w:type="dxa"/>
            <w:shd w:val="clear" w:color="auto" w:fill="auto"/>
          </w:tcPr>
          <w:p w:rsidR="006432C3" w:rsidRDefault="006432C3" w:rsidP="00FF4623">
            <w:pPr>
              <w:ind w:left="0"/>
            </w:pPr>
            <w:r>
              <w:t>Adjust as needed – lower right corner</w:t>
            </w:r>
          </w:p>
        </w:tc>
      </w:tr>
      <w:tr w:rsidR="006432C3">
        <w:tc>
          <w:tcPr>
            <w:tcW w:w="4224" w:type="dxa"/>
            <w:shd w:val="clear" w:color="auto" w:fill="auto"/>
          </w:tcPr>
          <w:p w:rsidR="006432C3" w:rsidRDefault="006432C3" w:rsidP="00FF4623">
            <w:pPr>
              <w:ind w:left="0"/>
            </w:pPr>
            <w:del w:id="1482" w:author="Heather Perreaux" w:date="2010-06-08T16:14:00Z">
              <w:r w:rsidDel="00E91A92">
                <w:delText>Placing mouse pointer</w:delText>
              </w:r>
            </w:del>
            <w:ins w:id="1483" w:author="Heather Perreaux" w:date="2010-06-08T16:14:00Z">
              <w:r w:rsidR="00E91A92">
                <w:t>Hover</w:t>
              </w:r>
            </w:ins>
            <w:r>
              <w:t xml:space="preserve"> over task</w:t>
            </w:r>
          </w:p>
        </w:tc>
        <w:tc>
          <w:tcPr>
            <w:tcW w:w="4272" w:type="dxa"/>
            <w:shd w:val="clear" w:color="auto" w:fill="auto"/>
          </w:tcPr>
          <w:p w:rsidR="006432C3" w:rsidRDefault="006432C3" w:rsidP="00FF4623">
            <w:pPr>
              <w:ind w:left="0"/>
            </w:pPr>
            <w:r>
              <w:t>Pop up of task details</w:t>
            </w:r>
          </w:p>
        </w:tc>
      </w:tr>
      <w:tr w:rsidR="00F45627">
        <w:tc>
          <w:tcPr>
            <w:tcW w:w="4224" w:type="dxa"/>
            <w:shd w:val="clear" w:color="auto" w:fill="auto"/>
          </w:tcPr>
          <w:p w:rsidR="00F45627" w:rsidRDefault="00F45627" w:rsidP="00FF4623">
            <w:pPr>
              <w:ind w:left="0"/>
            </w:pPr>
            <w:r>
              <w:t>Double click on timescale</w:t>
            </w:r>
          </w:p>
        </w:tc>
        <w:tc>
          <w:tcPr>
            <w:tcW w:w="4272" w:type="dxa"/>
            <w:shd w:val="clear" w:color="auto" w:fill="auto"/>
          </w:tcPr>
          <w:p w:rsidR="00F45627" w:rsidRDefault="00F45627" w:rsidP="00FF4623">
            <w:pPr>
              <w:ind w:left="0"/>
            </w:pPr>
            <w:r>
              <w:t>Opens the timescale box to alter scale values</w:t>
            </w:r>
          </w:p>
        </w:tc>
      </w:tr>
      <w:tr w:rsidR="001F4DDE">
        <w:tc>
          <w:tcPr>
            <w:tcW w:w="4224" w:type="dxa"/>
            <w:shd w:val="clear" w:color="auto" w:fill="auto"/>
          </w:tcPr>
          <w:p w:rsidR="001F4DDE" w:rsidRDefault="001F4DDE" w:rsidP="00FF4623">
            <w:pPr>
              <w:ind w:left="0"/>
            </w:pPr>
            <w:r>
              <w:t>Right click on a task</w:t>
            </w:r>
          </w:p>
        </w:tc>
        <w:tc>
          <w:tcPr>
            <w:tcW w:w="4272" w:type="dxa"/>
            <w:shd w:val="clear" w:color="auto" w:fill="auto"/>
          </w:tcPr>
          <w:p w:rsidR="001F4DDE" w:rsidRDefault="001F4DDE" w:rsidP="00FF4623">
            <w:pPr>
              <w:ind w:left="0"/>
            </w:pPr>
            <w:r>
              <w:t xml:space="preserve">More options:  </w:t>
            </w:r>
          </w:p>
          <w:p w:rsidR="001F4DDE" w:rsidRDefault="00797308" w:rsidP="001F4DDE">
            <w:pPr>
              <w:pStyle w:val="Art"/>
            </w:pPr>
            <w:r>
              <w:rPr>
                <w:noProof/>
              </w:rPr>
              <w:drawing>
                <wp:inline distT="0" distB="0" distL="0" distR="0">
                  <wp:extent cx="2464435" cy="2464435"/>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4435" cy="2464435"/>
                          </a:xfrm>
                          <a:prstGeom prst="rect">
                            <a:avLst/>
                          </a:prstGeom>
                          <a:noFill/>
                          <a:ln>
                            <a:noFill/>
                          </a:ln>
                        </pic:spPr>
                      </pic:pic>
                    </a:graphicData>
                  </a:graphic>
                </wp:inline>
              </w:drawing>
            </w:r>
          </w:p>
          <w:p w:rsidR="001F4DDE" w:rsidRDefault="001F4DDE" w:rsidP="00FF4623">
            <w:pPr>
              <w:ind w:left="0"/>
            </w:pPr>
          </w:p>
        </w:tc>
      </w:tr>
      <w:tr w:rsidR="002724BB">
        <w:tc>
          <w:tcPr>
            <w:tcW w:w="4224" w:type="dxa"/>
            <w:shd w:val="clear" w:color="auto" w:fill="auto"/>
          </w:tcPr>
          <w:p w:rsidR="002724BB" w:rsidRDefault="002724BB" w:rsidP="00FF4623">
            <w:pPr>
              <w:ind w:left="0"/>
            </w:pPr>
            <w:r>
              <w:t>Right click on an assignment – Reassign to:</w:t>
            </w:r>
          </w:p>
        </w:tc>
        <w:tc>
          <w:tcPr>
            <w:tcW w:w="4272" w:type="dxa"/>
            <w:shd w:val="clear" w:color="auto" w:fill="auto"/>
          </w:tcPr>
          <w:p w:rsidR="002724BB" w:rsidRDefault="002724BB" w:rsidP="00E91A92">
            <w:pPr>
              <w:ind w:left="0"/>
            </w:pPr>
            <w:r>
              <w:t xml:space="preserve">This option </w:t>
            </w:r>
            <w:del w:id="1484" w:author="Heather Perreaux" w:date="2010-06-08T16:15:00Z">
              <w:r w:rsidDel="00E91A92">
                <w:delText>will reveal</w:delText>
              </w:r>
            </w:del>
            <w:ins w:id="1485" w:author="Heather Perreaux" w:date="2010-06-08T16:15:00Z">
              <w:r w:rsidR="00E91A92">
                <w:t>presents</w:t>
              </w:r>
            </w:ins>
            <w:r>
              <w:t xml:space="preserve"> a list of </w:t>
            </w:r>
            <w:r w:rsidR="000D3BE3">
              <w:t xml:space="preserve">all </w:t>
            </w:r>
            <w:r>
              <w:t xml:space="preserve">resources in the </w:t>
            </w:r>
            <w:r w:rsidR="005717D4">
              <w:t>schedule</w:t>
            </w:r>
            <w:ins w:id="1486" w:author="Heather Perreaux" w:date="2010-06-08T16:15:00Z">
              <w:r w:rsidR="00E91A92">
                <w:t>,</w:t>
              </w:r>
            </w:ins>
            <w:r w:rsidR="000D3BE3">
              <w:t xml:space="preserve"> including resou</w:t>
            </w:r>
            <w:ins w:id="1487" w:author="Heather Perreaux" w:date="2010-06-08T16:15:00Z">
              <w:r w:rsidR="00E91A92">
                <w:t>r</w:t>
              </w:r>
            </w:ins>
            <w:r w:rsidR="000D3BE3">
              <w:t xml:space="preserve">ces already assigned to the task. Select a resource to </w:t>
            </w:r>
            <w:r>
              <w:t xml:space="preserve">reassign </w:t>
            </w:r>
            <w:r w:rsidR="000D3BE3">
              <w:t xml:space="preserve">to </w:t>
            </w:r>
            <w:r>
              <w:t xml:space="preserve">the task or </w:t>
            </w:r>
            <w:r w:rsidR="000D3BE3">
              <w:t xml:space="preserve">select unassigned option and all assignments will be removed from the task.  </w:t>
            </w:r>
          </w:p>
        </w:tc>
      </w:tr>
      <w:tr w:rsidR="002724BB">
        <w:tc>
          <w:tcPr>
            <w:tcW w:w="4224" w:type="dxa"/>
            <w:shd w:val="clear" w:color="auto" w:fill="auto"/>
          </w:tcPr>
          <w:p w:rsidR="002724BB" w:rsidRDefault="002724BB" w:rsidP="00FF4623">
            <w:pPr>
              <w:ind w:left="0"/>
            </w:pPr>
            <w:r>
              <w:t>Right click on an assignment – Inactivate:</w:t>
            </w:r>
          </w:p>
        </w:tc>
        <w:tc>
          <w:tcPr>
            <w:tcW w:w="4272" w:type="dxa"/>
            <w:shd w:val="clear" w:color="auto" w:fill="auto"/>
          </w:tcPr>
          <w:p w:rsidR="002724BB" w:rsidRDefault="002724BB" w:rsidP="00FF4623">
            <w:pPr>
              <w:ind w:left="0"/>
            </w:pPr>
            <w:r>
              <w:t xml:space="preserve">Task will disappear from the Team Planner view.  </w:t>
            </w:r>
            <w:r w:rsidR="000D3BE3">
              <w:t>To reactive, return to Gantt chart view</w:t>
            </w:r>
            <w:ins w:id="1488" w:author="Heather Perreaux" w:date="2010-06-08T16:16:00Z">
              <w:r w:rsidR="00F77B72">
                <w:t>.</w:t>
              </w:r>
            </w:ins>
          </w:p>
        </w:tc>
      </w:tr>
    </w:tbl>
    <w:p w:rsidR="006432C3" w:rsidRDefault="006432C3" w:rsidP="009B36AA"/>
    <w:p w:rsidR="00A9205C" w:rsidRDefault="006432C3" w:rsidP="009B36AA">
      <w:del w:id="1489" w:author="Heather Perreaux" w:date="2010-06-08T16:21:00Z">
        <w:r w:rsidDel="00AC2C22">
          <w:delText>What</w:delText>
        </w:r>
        <w:r w:rsidR="00A9205C" w:rsidDel="00AC2C22">
          <w:delText xml:space="preserve"> </w:delText>
        </w:r>
      </w:del>
      <w:ins w:id="1490" w:author="Heather Perreaux" w:date="2010-06-08T16:21:00Z">
        <w:r w:rsidR="00AC2C22">
          <w:t xml:space="preserve">Things </w:t>
        </w:r>
      </w:ins>
      <w:r w:rsidR="00A9205C">
        <w:t xml:space="preserve">to know about </w:t>
      </w:r>
      <w:ins w:id="1491" w:author="Heather Perreaux" w:date="2010-06-08T16:21:00Z">
        <w:r w:rsidR="00AC2C22">
          <w:t xml:space="preserve">when </w:t>
        </w:r>
      </w:ins>
      <w:r>
        <w:t>working with</w:t>
      </w:r>
      <w:r w:rsidR="00A9205C">
        <w:t xml:space="preserve"> </w:t>
      </w:r>
      <w:del w:id="1492" w:author="Heather Perreaux" w:date="2010-06-08T16:21:00Z">
        <w:r w:rsidR="00A9205C" w:rsidDel="00AC2C22">
          <w:delText xml:space="preserve">the </w:delText>
        </w:r>
      </w:del>
      <w:r w:rsidR="00A9205C">
        <w:t xml:space="preserve">Team Planner view: </w:t>
      </w:r>
    </w:p>
    <w:p w:rsidR="002724BB" w:rsidRDefault="002724BB" w:rsidP="00E61592">
      <w:pPr>
        <w:pStyle w:val="ListParagraph"/>
        <w:numPr>
          <w:ilvl w:val="0"/>
          <w:numId w:val="27"/>
        </w:numPr>
      </w:pPr>
      <w:r>
        <w:t>Only active tasks will show in the team planner view</w:t>
      </w:r>
      <w:ins w:id="1493" w:author="Heather Perreaux" w:date="2010-06-08T16:16:00Z">
        <w:r w:rsidR="00F77B72">
          <w:t>.</w:t>
        </w:r>
      </w:ins>
      <w:r>
        <w:br/>
      </w:r>
    </w:p>
    <w:p w:rsidR="000B2D21" w:rsidRDefault="0085091E" w:rsidP="00E61592">
      <w:pPr>
        <w:pStyle w:val="ListParagraph"/>
        <w:numPr>
          <w:ilvl w:val="0"/>
          <w:numId w:val="27"/>
        </w:numPr>
      </w:pPr>
      <w:r>
        <w:t xml:space="preserve">Bars may be dragged </w:t>
      </w:r>
      <w:del w:id="1494" w:author="Heather Perreaux" w:date="2010-06-08T16:17:00Z">
        <w:r w:rsidDel="00F77B72">
          <w:delText xml:space="preserve">around </w:delText>
        </w:r>
      </w:del>
      <w:ins w:id="1495" w:author="Heather Perreaux" w:date="2010-06-08T16:17:00Z">
        <w:r w:rsidR="00F77B72">
          <w:t xml:space="preserve">back and forth </w:t>
        </w:r>
      </w:ins>
      <w:r>
        <w:t>to even out work</w:t>
      </w:r>
      <w:del w:id="1496" w:author="Heather Perreaux" w:date="2010-06-08T16:16:00Z">
        <w:r w:rsidDel="00F77B72">
          <w:delText xml:space="preserve"> </w:delText>
        </w:r>
      </w:del>
      <w:r>
        <w:t xml:space="preserve">loads </w:t>
      </w:r>
      <w:commentRangeStart w:id="1497"/>
      <w:r>
        <w:t>as well as</w:t>
      </w:r>
      <w:commentRangeEnd w:id="1497"/>
      <w:r w:rsidR="00F77B72">
        <w:rPr>
          <w:rStyle w:val="CommentReference"/>
        </w:rPr>
        <w:commentReference w:id="1497"/>
      </w:r>
      <w:r>
        <w:t xml:space="preserve"> move assignments from one resource to another.  </w:t>
      </w:r>
      <w:r w:rsidR="00E61592">
        <w:br/>
      </w:r>
    </w:p>
    <w:p w:rsidR="000D3BE3" w:rsidRDefault="000D3BE3" w:rsidP="00E61592">
      <w:pPr>
        <w:pStyle w:val="ListParagraph"/>
        <w:numPr>
          <w:ilvl w:val="0"/>
          <w:numId w:val="27"/>
        </w:numPr>
      </w:pPr>
      <w:r>
        <w:t xml:space="preserve">An unassigned task may also be moved (dragged) from the unassigned area (bottom) to a timeframe for a </w:t>
      </w:r>
      <w:commentRangeStart w:id="1498"/>
      <w:r>
        <w:t>resource</w:t>
      </w:r>
      <w:commentRangeEnd w:id="1498"/>
      <w:r w:rsidR="00F96C9B">
        <w:rPr>
          <w:rStyle w:val="CommentReference"/>
        </w:rPr>
        <w:commentReference w:id="1498"/>
      </w:r>
      <w:r>
        <w:t xml:space="preserve">.  The </w:t>
      </w:r>
      <w:ins w:id="1499" w:author="Heather Perreaux" w:date="2010-06-08T16:18:00Z">
        <w:r w:rsidR="00F96C9B">
          <w:t xml:space="preserve">default </w:t>
        </w:r>
      </w:ins>
      <w:r>
        <w:t xml:space="preserve">assignment </w:t>
      </w:r>
      <w:del w:id="1500" w:author="Heather Perreaux" w:date="2010-06-08T16:18:00Z">
        <w:r w:rsidDel="00F96C9B">
          <w:delText xml:space="preserve">would </w:delText>
        </w:r>
      </w:del>
      <w:ins w:id="1501" w:author="Heather Perreaux" w:date="2010-06-08T16:18:00Z">
        <w:r w:rsidR="00F96C9B">
          <w:t xml:space="preserve">will </w:t>
        </w:r>
      </w:ins>
      <w:r>
        <w:t xml:space="preserve">be at 100% units.  </w:t>
      </w:r>
      <w:r>
        <w:br/>
      </w:r>
    </w:p>
    <w:p w:rsidR="000B2D21" w:rsidRDefault="006432C3" w:rsidP="00E61592">
      <w:pPr>
        <w:pStyle w:val="ListParagraph"/>
        <w:numPr>
          <w:ilvl w:val="0"/>
          <w:numId w:val="27"/>
        </w:numPr>
      </w:pPr>
      <w:del w:id="1502" w:author="Heather Perreaux" w:date="2010-06-08T16:18:00Z">
        <w:r w:rsidDel="00B706F6">
          <w:delText>The u</w:delText>
        </w:r>
      </w:del>
      <w:ins w:id="1503" w:author="Heather Perreaux" w:date="2010-06-08T16:18:00Z">
        <w:r w:rsidR="00B706F6">
          <w:t>U</w:t>
        </w:r>
      </w:ins>
      <w:r>
        <w:t xml:space="preserve">nassigned tasks in the </w:t>
      </w:r>
      <w:del w:id="1504" w:author="Heather Perreaux" w:date="2010-06-08T16:18:00Z">
        <w:r w:rsidDel="00B706F6">
          <w:delText xml:space="preserve">bottom </w:delText>
        </w:r>
      </w:del>
      <w:ins w:id="1505" w:author="Heather Perreaux" w:date="2010-06-08T16:18:00Z">
        <w:r w:rsidR="00B706F6">
          <w:t xml:space="preserve">lower </w:t>
        </w:r>
      </w:ins>
      <w:r>
        <w:t>pane are aligned with their planned start dates.</w:t>
      </w:r>
      <w:r>
        <w:br/>
      </w:r>
    </w:p>
    <w:p w:rsidR="00E61592" w:rsidRDefault="000B2D21" w:rsidP="00E61592">
      <w:pPr>
        <w:pStyle w:val="ListParagraph"/>
        <w:numPr>
          <w:ilvl w:val="0"/>
          <w:numId w:val="27"/>
        </w:numPr>
      </w:pPr>
      <w:r>
        <w:t xml:space="preserve">If automatic scheduling is </w:t>
      </w:r>
      <w:r w:rsidR="00C8394E">
        <w:t>the task mode</w:t>
      </w:r>
      <w:r>
        <w:t xml:space="preserve"> for </w:t>
      </w:r>
      <w:r w:rsidR="00C8394E">
        <w:t>a</w:t>
      </w:r>
      <w:r>
        <w:t xml:space="preserve"> task, the task type will come into play for the assignment</w:t>
      </w:r>
      <w:r w:rsidR="00E61592">
        <w:t xml:space="preserve"> when moved from one resource to another</w:t>
      </w:r>
      <w:r>
        <w:t xml:space="preserve">. </w:t>
      </w:r>
      <w:r w:rsidR="00E61592">
        <w:br/>
      </w:r>
    </w:p>
    <w:p w:rsidR="0085091E" w:rsidRDefault="0085091E" w:rsidP="00E61592">
      <w:pPr>
        <w:pStyle w:val="ListParagraph"/>
        <w:numPr>
          <w:ilvl w:val="0"/>
          <w:numId w:val="27"/>
        </w:numPr>
      </w:pPr>
      <w:r>
        <w:t>When tasks are moved</w:t>
      </w:r>
      <w:r w:rsidR="000B2D21">
        <w:t xml:space="preserve"> from on</w:t>
      </w:r>
      <w:r w:rsidR="00D303C6">
        <w:t>e</w:t>
      </w:r>
      <w:r w:rsidR="000B2D21">
        <w:t xml:space="preserve"> resource to another</w:t>
      </w:r>
      <w:r>
        <w:t xml:space="preserve">, assignments will be created </w:t>
      </w:r>
      <w:r w:rsidR="000B2D21">
        <w:t>for the new resource at the same percent allocation that the original resource was assigned.</w:t>
      </w:r>
      <w:r>
        <w:t xml:space="preserve"> </w:t>
      </w:r>
      <w:r w:rsidR="00E61592">
        <w:br/>
      </w:r>
    </w:p>
    <w:p w:rsidR="00C8394E" w:rsidRDefault="00E61592" w:rsidP="00E61592">
      <w:pPr>
        <w:pStyle w:val="ListParagraph"/>
        <w:numPr>
          <w:ilvl w:val="0"/>
          <w:numId w:val="27"/>
        </w:numPr>
      </w:pPr>
      <w:r>
        <w:t>For automatically schedule</w:t>
      </w:r>
      <w:r w:rsidR="00394522">
        <w:t>d</w:t>
      </w:r>
      <w:r>
        <w:t xml:space="preserve"> tasks, dragging tasks </w:t>
      </w:r>
      <w:r w:rsidR="00394522">
        <w:t xml:space="preserve">to change dates </w:t>
      </w:r>
      <w:r>
        <w:t>will create</w:t>
      </w:r>
      <w:r w:rsidR="002724BB">
        <w:t xml:space="preserve"> a </w:t>
      </w:r>
      <w:r w:rsidR="002724BB" w:rsidRPr="002724BB">
        <w:rPr>
          <w:i/>
        </w:rPr>
        <w:t>start no earlier than</w:t>
      </w:r>
      <w:r w:rsidR="002724BB">
        <w:t xml:space="preserve"> </w:t>
      </w:r>
      <w:r>
        <w:t xml:space="preserve">constraint.  </w:t>
      </w:r>
      <w:del w:id="1506" w:author="Heather Perreaux" w:date="2010-06-08T16:22:00Z">
        <w:r w:rsidR="00DF7C95" w:rsidDel="00F36E2F">
          <w:delText>Having t</w:delText>
        </w:r>
      </w:del>
      <w:ins w:id="1507" w:author="Heather Perreaux" w:date="2010-06-08T16:22:00Z">
        <w:r w:rsidR="00F36E2F">
          <w:t>T</w:t>
        </w:r>
      </w:ins>
      <w:r w:rsidR="00DF7C95">
        <w:t xml:space="preserve">his constraint might cause problems in </w:t>
      </w:r>
      <w:r w:rsidR="00D84587">
        <w:t xml:space="preserve">calculating the </w:t>
      </w:r>
      <w:r w:rsidR="00DF7C95">
        <w:t xml:space="preserve">schedule.  </w:t>
      </w:r>
      <w:r w:rsidR="00C8394E">
        <w:br/>
      </w:r>
    </w:p>
    <w:p w:rsidR="00E61592" w:rsidRDefault="00E61592" w:rsidP="00E61592">
      <w:pPr>
        <w:pStyle w:val="ListParagraph"/>
        <w:numPr>
          <w:ilvl w:val="0"/>
          <w:numId w:val="27"/>
        </w:numPr>
      </w:pPr>
      <w:r>
        <w:t>Error messages will be return</w:t>
      </w:r>
      <w:r w:rsidR="00394522">
        <w:t>ed</w:t>
      </w:r>
      <w:r>
        <w:t xml:space="preserve"> when there is a </w:t>
      </w:r>
      <w:ins w:id="1508" w:author="Heather Perreaux" w:date="2010-06-08T16:23:00Z">
        <w:r w:rsidR="0081286D">
          <w:t xml:space="preserve">relationship </w:t>
        </w:r>
      </w:ins>
      <w:r>
        <w:t xml:space="preserve">conflict </w:t>
      </w:r>
      <w:del w:id="1509" w:author="Heather Perreaux" w:date="2010-06-08T16:23:00Z">
        <w:r w:rsidDel="0081286D">
          <w:delText>regarding relationships in regard to</w:delText>
        </w:r>
      </w:del>
      <w:ins w:id="1510" w:author="Heather Perreaux" w:date="2010-06-08T16:23:00Z">
        <w:r w:rsidR="0081286D">
          <w:t>when</w:t>
        </w:r>
      </w:ins>
      <w:r>
        <w:t xml:space="preserve"> moving tasks.</w:t>
      </w:r>
      <w:r>
        <w:br/>
      </w:r>
    </w:p>
    <w:p w:rsidR="00171D58" w:rsidRDefault="00E61592" w:rsidP="00E61592">
      <w:pPr>
        <w:pStyle w:val="ListParagraph"/>
        <w:numPr>
          <w:ilvl w:val="0"/>
          <w:numId w:val="27"/>
        </w:numPr>
      </w:pPr>
      <w:r>
        <w:t>When moving manually scheduled tasks, all moves will be accepted</w:t>
      </w:r>
      <w:r w:rsidR="00394522">
        <w:t xml:space="preserve"> and no constraints will be set</w:t>
      </w:r>
      <w:r>
        <w:t xml:space="preserve">.  </w:t>
      </w:r>
      <w:r w:rsidR="00171D58">
        <w:br/>
      </w:r>
    </w:p>
    <w:p w:rsidR="00E61592" w:rsidRDefault="00171D58" w:rsidP="00E61592">
      <w:pPr>
        <w:pStyle w:val="ListParagraph"/>
        <w:numPr>
          <w:ilvl w:val="0"/>
          <w:numId w:val="27"/>
        </w:numPr>
      </w:pPr>
      <w:r>
        <w:t>Tasks may be assigned to resou</w:t>
      </w:r>
      <w:ins w:id="1511" w:author="Heather Perreaux" w:date="2010-06-08T16:24:00Z">
        <w:r w:rsidR="00504B22">
          <w:t>r</w:t>
        </w:r>
      </w:ins>
      <w:r>
        <w:t xml:space="preserve">ces without being scheduled.  </w:t>
      </w:r>
      <w:r w:rsidR="00394522">
        <w:br/>
      </w:r>
    </w:p>
    <w:p w:rsidR="00E61592" w:rsidRDefault="00394522" w:rsidP="00E61592">
      <w:pPr>
        <w:pStyle w:val="ListParagraph"/>
        <w:numPr>
          <w:ilvl w:val="0"/>
          <w:numId w:val="27"/>
        </w:numPr>
      </w:pPr>
      <w:r>
        <w:t xml:space="preserve">A </w:t>
      </w:r>
      <w:commentRangeStart w:id="1512"/>
      <w:r>
        <w:t>box</w:t>
      </w:r>
      <w:commentRangeEnd w:id="1512"/>
      <w:r w:rsidR="00504B22">
        <w:rPr>
          <w:rStyle w:val="CommentReference"/>
        </w:rPr>
        <w:commentReference w:id="1512"/>
      </w:r>
      <w:r>
        <w:t xml:space="preserve"> </w:t>
      </w:r>
      <w:r w:rsidR="00F45627">
        <w:t xml:space="preserve">in the </w:t>
      </w:r>
      <w:del w:id="1513" w:author="Heather Perreaux" w:date="2010-06-08T16:24:00Z">
        <w:r w:rsidR="00F45627" w:rsidDel="00504B22">
          <w:delText>top</w:delText>
        </w:r>
      </w:del>
      <w:ins w:id="1514" w:author="Heather Perreaux" w:date="2010-06-08T16:24:00Z">
        <w:r w:rsidR="00504B22">
          <w:t>upper</w:t>
        </w:r>
      </w:ins>
      <w:r w:rsidR="00F45627">
        <w:t xml:space="preserve"> pane </w:t>
      </w:r>
      <w:r>
        <w:t xml:space="preserve">represents an assignment and not a task.  </w:t>
      </w:r>
      <w:commentRangeStart w:id="1515"/>
      <w:r>
        <w:t xml:space="preserve">If </w:t>
      </w:r>
      <w:del w:id="1516" w:author="Heather Perreaux" w:date="2010-06-08T16:25:00Z">
        <w:r w:rsidDel="003A0975">
          <w:delText xml:space="preserve">the </w:delText>
        </w:r>
      </w:del>
      <w:ins w:id="1517" w:author="Heather Perreaux" w:date="2010-06-08T16:25:00Z">
        <w:r w:rsidR="003A0975">
          <w:t xml:space="preserve">a </w:t>
        </w:r>
      </w:ins>
      <w:r>
        <w:t>task has several resources assigned</w:t>
      </w:r>
      <w:del w:id="1518" w:author="Heather Perreaux" w:date="2010-06-08T16:25:00Z">
        <w:r w:rsidDel="003A0975">
          <w:delText xml:space="preserve"> to the task</w:delText>
        </w:r>
      </w:del>
      <w:r>
        <w:t xml:space="preserve">, </w:t>
      </w:r>
      <w:r w:rsidR="00D84587">
        <w:t xml:space="preserve">when you move the boxes you are moving </w:t>
      </w:r>
      <w:r w:rsidR="00E61592">
        <w:t>the assignment for an individual</w:t>
      </w:r>
      <w:r w:rsidR="00D84587">
        <w:t xml:space="preserve"> only</w:t>
      </w:r>
      <w:r w:rsidR="00E61592">
        <w:t xml:space="preserve">.  </w:t>
      </w:r>
      <w:r w:rsidR="00E61592">
        <w:br/>
      </w:r>
      <w:commentRangeEnd w:id="1515"/>
      <w:r w:rsidR="003A0975">
        <w:rPr>
          <w:rStyle w:val="CommentReference"/>
        </w:rPr>
        <w:commentReference w:id="1515"/>
      </w:r>
    </w:p>
    <w:p w:rsidR="001F4DDE" w:rsidRDefault="002724BB" w:rsidP="00E61592">
      <w:pPr>
        <w:pStyle w:val="ListParagraph"/>
        <w:numPr>
          <w:ilvl w:val="0"/>
          <w:numId w:val="27"/>
        </w:numPr>
      </w:pPr>
      <w:del w:id="1519" w:author="Heather Perreaux" w:date="2010-06-08T16:28:00Z">
        <w:r w:rsidDel="003A0975">
          <w:delText xml:space="preserve">If a task is </w:delText>
        </w:r>
        <w:r w:rsidR="001F4DDE" w:rsidDel="003A0975">
          <w:delText>inactivate</w:delText>
        </w:r>
        <w:r w:rsidDel="003A0975">
          <w:delText>d, t</w:delText>
        </w:r>
      </w:del>
      <w:ins w:id="1520" w:author="Heather Perreaux" w:date="2010-06-08T16:28:00Z">
        <w:r w:rsidR="003A0975">
          <w:t>T</w:t>
        </w:r>
      </w:ins>
      <w:r>
        <w:t xml:space="preserve">o reactivate </w:t>
      </w:r>
      <w:del w:id="1521" w:author="Heather Perreaux" w:date="2010-06-08T16:28:00Z">
        <w:r w:rsidDel="003A0975">
          <w:delText>the</w:delText>
        </w:r>
        <w:r w:rsidR="001F4DDE" w:rsidDel="003A0975">
          <w:delText xml:space="preserve"> </w:delText>
        </w:r>
      </w:del>
      <w:ins w:id="1522" w:author="Heather Perreaux" w:date="2010-06-08T16:28:00Z">
        <w:r w:rsidR="003A0975">
          <w:t xml:space="preserve">a </w:t>
        </w:r>
      </w:ins>
      <w:r w:rsidR="001F4DDE">
        <w:t>task</w:t>
      </w:r>
      <w:r w:rsidR="00C644A2">
        <w:t>,</w:t>
      </w:r>
      <w:r>
        <w:t xml:space="preserve"> </w:t>
      </w:r>
      <w:r w:rsidR="00171D58">
        <w:t>return</w:t>
      </w:r>
      <w:r>
        <w:t xml:space="preserve"> to the Gantt view.</w:t>
      </w:r>
      <w:r w:rsidR="001F4DDE">
        <w:t xml:space="preserve"> </w:t>
      </w:r>
      <w:r>
        <w:br/>
      </w:r>
    </w:p>
    <w:p w:rsidR="002724BB" w:rsidRDefault="002724BB" w:rsidP="00E61592">
      <w:pPr>
        <w:pStyle w:val="ListParagraph"/>
        <w:numPr>
          <w:ilvl w:val="0"/>
          <w:numId w:val="27"/>
        </w:numPr>
      </w:pPr>
      <w:r>
        <w:t xml:space="preserve">Percent complete tracking will mark the tasks completed as planned.  More information regarding tracking will be discussed in the </w:t>
      </w:r>
      <w:commentRangeStart w:id="1523"/>
      <w:r>
        <w:t>tracking module</w:t>
      </w:r>
      <w:commentRangeEnd w:id="1523"/>
      <w:r w:rsidR="003A0975">
        <w:rPr>
          <w:rStyle w:val="CommentReference"/>
        </w:rPr>
        <w:commentReference w:id="1523"/>
      </w:r>
      <w:r>
        <w:t xml:space="preserve">. </w:t>
      </w:r>
    </w:p>
    <w:p w:rsidR="00C644A2" w:rsidRDefault="00DF7C95" w:rsidP="00DF7C95">
      <w:r>
        <w:t xml:space="preserve">To the right of each resource name is a column </w:t>
      </w:r>
      <w:del w:id="1524" w:author="Heather Perreaux" w:date="2010-06-08T16:31:00Z">
        <w:r w:rsidDel="003A0975">
          <w:delText>called</w:delText>
        </w:r>
      </w:del>
      <w:ins w:id="1525" w:author="Heather Perreaux" w:date="2010-06-08T16:31:00Z">
        <w:r w:rsidR="003A0975">
          <w:t>titled</w:t>
        </w:r>
      </w:ins>
      <w:r>
        <w:t xml:space="preserve"> “Unscheduled tasks”.  </w:t>
      </w:r>
      <w:ins w:id="1526" w:author="Heather Perreaux" w:date="2010-06-08T16:31:00Z">
        <w:r w:rsidR="003A0975">
          <w:t xml:space="preserve">Unscheduled </w:t>
        </w:r>
      </w:ins>
      <w:del w:id="1527" w:author="Heather Perreaux" w:date="2010-06-08T16:31:00Z">
        <w:r w:rsidDel="003A0975">
          <w:delText>T</w:delText>
        </w:r>
      </w:del>
      <w:ins w:id="1528" w:author="Heather Perreaux" w:date="2010-06-08T16:31:00Z">
        <w:r w:rsidR="003A0975">
          <w:t>t</w:t>
        </w:r>
      </w:ins>
      <w:r>
        <w:t xml:space="preserve">asks </w:t>
      </w:r>
      <w:del w:id="1529" w:author="Heather Perreaux" w:date="2010-06-08T16:31:00Z">
        <w:r w:rsidDel="003A0975">
          <w:delText xml:space="preserve">that are unscheduled </w:delText>
        </w:r>
      </w:del>
      <w:r w:rsidR="00C644A2">
        <w:t xml:space="preserve">may be dragged to this column to be assigned to a resource. </w:t>
      </w:r>
      <w:r w:rsidR="005717D4">
        <w:t xml:space="preserve"> If there is no</w:t>
      </w:r>
      <w:del w:id="1530" w:author="Heather Perreaux" w:date="2010-06-08T16:29:00Z">
        <w:r w:rsidR="005717D4" w:rsidDel="003A0975">
          <w:delText xml:space="preserve">t a </w:delText>
        </w:r>
      </w:del>
      <w:ins w:id="1531" w:author="Heather Perreaux" w:date="2010-06-08T16:29:00Z">
        <w:r w:rsidR="003A0975">
          <w:t xml:space="preserve"> </w:t>
        </w:r>
      </w:ins>
      <w:r w:rsidR="005717D4">
        <w:t xml:space="preserve">duration value </w:t>
      </w:r>
      <w:ins w:id="1532" w:author="Heather Perreaux" w:date="2010-06-08T16:29:00Z">
        <w:r w:rsidR="003A0975">
          <w:t>t</w:t>
        </w:r>
      </w:ins>
      <w:r w:rsidR="005717D4">
        <w:t>o</w:t>
      </w:r>
      <w:del w:id="1533" w:author="Heather Perreaux" w:date="2010-06-08T16:29:00Z">
        <w:r w:rsidR="005717D4" w:rsidDel="003A0975">
          <w:delText>n</w:delText>
        </w:r>
      </w:del>
      <w:r w:rsidR="005717D4">
        <w:t xml:space="preserve"> the task, </w:t>
      </w:r>
      <w:commentRangeStart w:id="1534"/>
      <w:r w:rsidR="005717D4">
        <w:t>some work</w:t>
      </w:r>
      <w:commentRangeEnd w:id="1534"/>
      <w:r w:rsidR="003A0975">
        <w:rPr>
          <w:rStyle w:val="CommentReference"/>
        </w:rPr>
        <w:commentReference w:id="1534"/>
      </w:r>
      <w:r w:rsidR="005717D4">
        <w:t xml:space="preserve"> will be assigned to the resource.  If there is a duration value on the task, the resource will be assigned at 100% </w:t>
      </w:r>
      <w:del w:id="1535" w:author="Heather Perreaux" w:date="2010-06-08T16:33:00Z">
        <w:r w:rsidR="005717D4" w:rsidDel="007511B1">
          <w:delText xml:space="preserve">to the task </w:delText>
        </w:r>
      </w:del>
      <w:r w:rsidR="005717D4">
        <w:t xml:space="preserve">and work will be calculated.  Even though a work value exists for the task, the task will be considered a duration-only task. </w:t>
      </w:r>
    </w:p>
    <w:p w:rsidR="00DF7C95" w:rsidRDefault="00DF7C95" w:rsidP="00DF7C95">
      <w:r>
        <w:t>In the example below</w:t>
      </w:r>
      <w:ins w:id="1536" w:author="Heather Perreaux" w:date="2010-06-08T16:33:00Z">
        <w:r w:rsidR="00B0012B">
          <w:t>,</w:t>
        </w:r>
      </w:ins>
      <w:r>
        <w:t xml:space="preserve"> the task “</w:t>
      </w:r>
      <w:r w:rsidR="00171D58">
        <w:t>Calculate</w:t>
      </w:r>
      <w:r>
        <w:t xml:space="preserve"> moving expenses” </w:t>
      </w:r>
      <w:ins w:id="1537" w:author="Heather Perreaux" w:date="2010-06-08T16:35:00Z">
        <w:r w:rsidR="00B0012B">
          <w:t xml:space="preserve">is </w:t>
        </w:r>
      </w:ins>
      <w:del w:id="1538" w:author="Heather Perreaux" w:date="2010-06-08T16:34:00Z">
        <w:r w:rsidR="00171D58" w:rsidDel="00B0012B">
          <w:delText xml:space="preserve">task </w:delText>
        </w:r>
      </w:del>
      <w:ins w:id="1539" w:author="Heather Perreaux" w:date="2010-06-08T16:34:00Z">
        <w:r w:rsidR="00B0012B">
          <w:t xml:space="preserve">an automatically scheduled task and </w:t>
        </w:r>
      </w:ins>
      <w:r>
        <w:t>is not assigned to a resource.</w:t>
      </w:r>
      <w:del w:id="1540" w:author="Heather Perreaux" w:date="2010-06-08T16:35:00Z">
        <w:r w:rsidDel="00B0012B">
          <w:delText xml:space="preserve">  </w:delText>
        </w:r>
      </w:del>
      <w:del w:id="1541" w:author="Heather Perreaux" w:date="2010-06-08T16:34:00Z">
        <w:r w:rsidDel="00B0012B">
          <w:delText>It is also an automatically scheduled task</w:delText>
        </w:r>
      </w:del>
      <w:del w:id="1542" w:author="Heather Perreaux" w:date="2010-06-08T16:35:00Z">
        <w:r w:rsidDel="00B0012B">
          <w:delText>.</w:delText>
        </w:r>
      </w:del>
      <w:r>
        <w:t xml:space="preserve">  </w:t>
      </w:r>
    </w:p>
    <w:p w:rsidR="00DF7C95" w:rsidRDefault="00DF7C95" w:rsidP="00DF7C95">
      <w:pPr>
        <w:pStyle w:val="Art"/>
        <w:jc w:val="center"/>
      </w:pPr>
    </w:p>
    <w:p w:rsidR="00DF7C95" w:rsidRDefault="00BE1CB8" w:rsidP="00DF7C95">
      <w:pPr>
        <w:pStyle w:val="Art"/>
        <w:jc w:val="center"/>
      </w:pPr>
      <w:r>
        <w:rPr>
          <w:noProof/>
        </w:rPr>
        <w:pict>
          <v:rect id="Rectangle 75" o:spid="_x0000_s1033" style="position:absolute;left:0;text-align:left;margin-left:59.65pt;margin-top:59.45pt;width:19.4pt;height:16.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" filled="f" strokecolor="red" strokeweight="1pt"/>
        </w:pict>
      </w:r>
      <w:commentRangeStart w:id="1543"/>
      <w:r w:rsidR="00797308">
        <w:rPr>
          <w:b w:val="0"/>
          <w:noProof/>
        </w:rPr>
        <w:drawing>
          <wp:inline distT="0" distB="0" distL="0" distR="0">
            <wp:extent cx="4190365" cy="997585"/>
            <wp:effectExtent l="0" t="0" r="635" b="0"/>
            <wp:docPr id="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0365" cy="997585"/>
                    </a:xfrm>
                    <a:prstGeom prst="rect">
                      <a:avLst/>
                    </a:prstGeom>
                    <a:noFill/>
                    <a:ln>
                      <a:noFill/>
                    </a:ln>
                  </pic:spPr>
                </pic:pic>
              </a:graphicData>
            </a:graphic>
          </wp:inline>
        </w:drawing>
      </w:r>
      <w:commentRangeEnd w:id="1543"/>
      <w:r w:rsidR="00E41286">
        <w:rPr>
          <w:rStyle w:val="CommentReference"/>
          <w:rFonts w:eastAsia="Calibri"/>
          <w:b w:val="0"/>
        </w:rPr>
        <w:commentReference w:id="1543"/>
      </w:r>
    </w:p>
    <w:p w:rsidR="00DF7C95" w:rsidRDefault="00DF7C95" w:rsidP="00DF7C95"/>
    <w:p w:rsidR="00DF7C95" w:rsidRDefault="00DF7C95" w:rsidP="00DF7C95">
      <w:r>
        <w:t xml:space="preserve">In the </w:t>
      </w:r>
      <w:del w:id="1544" w:author="Heather Perreaux" w:date="2010-06-08T16:36:00Z">
        <w:r w:rsidDel="00E41286">
          <w:delText>t</w:delText>
        </w:r>
      </w:del>
      <w:ins w:id="1545" w:author="Heather Perreaux" w:date="2010-06-08T16:36:00Z">
        <w:r w:rsidR="00E41286">
          <w:t>T</w:t>
        </w:r>
      </w:ins>
      <w:r>
        <w:t xml:space="preserve">eam </w:t>
      </w:r>
      <w:ins w:id="1546" w:author="Heather Perreaux" w:date="2010-06-08T16:36:00Z">
        <w:r w:rsidR="00E41286">
          <w:t>P</w:t>
        </w:r>
      </w:ins>
      <w:del w:id="1547" w:author="Heather Perreaux" w:date="2010-06-08T16:36:00Z">
        <w:r w:rsidDel="00E41286">
          <w:delText>p</w:delText>
        </w:r>
      </w:del>
      <w:r>
        <w:t xml:space="preserve">lanner view, </w:t>
      </w:r>
      <w:r w:rsidR="00D84587">
        <w:t>a task</w:t>
      </w:r>
      <w:r>
        <w:t xml:space="preserve"> is dragged </w:t>
      </w:r>
      <w:r w:rsidR="00D84587">
        <w:t xml:space="preserve">from the unassigned area </w:t>
      </w:r>
      <w:del w:id="1548" w:author="Heather Perreaux" w:date="2010-06-08T16:36:00Z">
        <w:r w:rsidR="00D84587" w:rsidDel="00F0078B">
          <w:delText>at</w:delText>
        </w:r>
      </w:del>
      <w:ins w:id="1549" w:author="Heather Perreaux" w:date="2010-06-08T16:36:00Z">
        <w:r w:rsidR="00F0078B">
          <w:t>in</w:t>
        </w:r>
      </w:ins>
      <w:r w:rsidR="00D84587">
        <w:t xml:space="preserve"> the </w:t>
      </w:r>
      <w:del w:id="1550" w:author="Heather Perreaux" w:date="2010-06-08T16:37:00Z">
        <w:r w:rsidR="00D84587" w:rsidDel="00F0078B">
          <w:delText xml:space="preserve">bottom </w:delText>
        </w:r>
      </w:del>
      <w:ins w:id="1551" w:author="Heather Perreaux" w:date="2010-06-08T16:37:00Z">
        <w:r w:rsidR="00F0078B">
          <w:t xml:space="preserve">lower portion </w:t>
        </w:r>
      </w:ins>
      <w:r w:rsidR="00D84587">
        <w:t xml:space="preserve">of the view </w:t>
      </w:r>
      <w:r>
        <w:t xml:space="preserve">to the “Unscheduled tasks” column </w:t>
      </w:r>
      <w:r w:rsidR="00D84587">
        <w:t xml:space="preserve">to the right of the </w:t>
      </w:r>
      <w:r>
        <w:t>resource</w:t>
      </w:r>
      <w:r w:rsidR="00171D58">
        <w:t xml:space="preserve"> name</w:t>
      </w:r>
      <w:r w:rsidR="00D84587">
        <w:t xml:space="preserve"> column</w:t>
      </w:r>
      <w:r>
        <w:t xml:space="preserve">.  The task </w:t>
      </w:r>
      <w:r w:rsidR="00D84587">
        <w:t xml:space="preserve">bar </w:t>
      </w:r>
      <w:r>
        <w:t xml:space="preserve">changes to teal </w:t>
      </w:r>
      <w:r w:rsidR="00171D58">
        <w:t xml:space="preserve">to indicate that it is a manually scheduled task.  Below is the team planner view with the task reassigned but not scheduled </w:t>
      </w:r>
      <w:r w:rsidR="00D84587">
        <w:t>to</w:t>
      </w:r>
      <w:r w:rsidR="00171D58">
        <w:t xml:space="preserve"> Bob Smith. </w:t>
      </w:r>
      <w:r w:rsidR="00D84587">
        <w:t xml:space="preserve"> The task is not vis</w:t>
      </w:r>
      <w:del w:id="1552" w:author="Heather Perreaux" w:date="2010-06-08T16:37:00Z">
        <w:r w:rsidR="00D84587" w:rsidDel="00130C79">
          <w:delText>a</w:delText>
        </w:r>
      </w:del>
      <w:ins w:id="1553" w:author="Heather Perreaux" w:date="2010-06-08T16:37:00Z">
        <w:r w:rsidR="00130C79">
          <w:t>i</w:t>
        </w:r>
      </w:ins>
      <w:r w:rsidR="00D84587">
        <w:t xml:space="preserve">ble in the assignment bar area of the view. </w:t>
      </w:r>
    </w:p>
    <w:p w:rsidR="00171D58" w:rsidRDefault="00BE1CB8" w:rsidP="00171D58">
      <w:pPr>
        <w:pStyle w:val="Art"/>
        <w:jc w:val="center"/>
      </w:pPr>
      <w:r>
        <w:rPr>
          <w:noProof/>
        </w:rPr>
        <w:pict>
          <v:rect id="Rectangle 77" o:spid="_x0000_s1032" style="position:absolute;left:0;text-align:left;margin-left:279.25pt;margin-top:27.45pt;width:130.2pt;height:23.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" filled="f" strokecolor="red" strokeweight="1pt"/>
        </w:pict>
      </w:r>
      <w:r w:rsidR="00797308">
        <w:rPr>
          <w:b w:val="0"/>
          <w:noProof/>
        </w:rPr>
        <w:drawing>
          <wp:inline distT="0" distB="0" distL="0" distR="0">
            <wp:extent cx="5687060" cy="723900"/>
            <wp:effectExtent l="0" t="0" r="8890" b="0"/>
            <wp:docPr id="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7060" cy="723900"/>
                    </a:xfrm>
                    <a:prstGeom prst="rect">
                      <a:avLst/>
                    </a:prstGeom>
                    <a:noFill/>
                    <a:ln>
                      <a:noFill/>
                    </a:ln>
                  </pic:spPr>
                </pic:pic>
              </a:graphicData>
            </a:graphic>
          </wp:inline>
        </w:drawing>
      </w:r>
    </w:p>
    <w:p w:rsidR="00171D58" w:rsidRDefault="00171D58" w:rsidP="00171D58"/>
    <w:p w:rsidR="00171D58" w:rsidRDefault="00171D58" w:rsidP="00171D58">
      <w:r>
        <w:t>The Gantt chart for th</w:t>
      </w:r>
      <w:del w:id="1554" w:author="Heather Perreaux" w:date="2010-06-08T16:38:00Z">
        <w:r w:rsidDel="00130C79">
          <w:delText>is</w:delText>
        </w:r>
      </w:del>
      <w:ins w:id="1555" w:author="Heather Perreaux" w:date="2010-06-08T16:38:00Z">
        <w:r w:rsidR="00130C79">
          <w:t>e</w:t>
        </w:r>
      </w:ins>
      <w:r>
        <w:t xml:space="preserve"> assignment is shown below.  Note the task type is manually sch</w:t>
      </w:r>
      <w:r w:rsidR="005717D4">
        <w:t>e</w:t>
      </w:r>
      <w:r>
        <w:t>d</w:t>
      </w:r>
      <w:r w:rsidR="005717D4">
        <w:t>u</w:t>
      </w:r>
      <w:r>
        <w:t xml:space="preserve">led and the Gantt bar is showing </w:t>
      </w:r>
      <w:del w:id="1556" w:author="Heather Perreaux" w:date="2010-06-08T16:38:00Z">
        <w:r w:rsidDel="00130C79">
          <w:delText xml:space="preserve">the </w:delText>
        </w:r>
      </w:del>
      <w:ins w:id="1557" w:author="Heather Perreaux" w:date="2010-06-08T16:38:00Z">
        <w:r w:rsidR="00130C79">
          <w:t xml:space="preserve">a </w:t>
        </w:r>
      </w:ins>
      <w:r>
        <w:t xml:space="preserve">format of unknown duration. </w:t>
      </w:r>
    </w:p>
    <w:p w:rsidR="00171D58" w:rsidRDefault="00171D58" w:rsidP="00171D58"/>
    <w:p w:rsidR="00171D58" w:rsidRPr="00171D58" w:rsidRDefault="00BE1CB8" w:rsidP="00171D58">
      <w:pPr>
        <w:pStyle w:val="Art"/>
        <w:jc w:val="center"/>
      </w:pPr>
      <w:r>
        <w:rPr>
          <w:noProof/>
        </w:rPr>
        <w:pict>
          <v:rect id="Rectangle 76" o:spid="_x0000_s1031" style="position:absolute;left:0;text-align:left;margin-left:.8pt;margin-top:57.8pt;width:419.95pt;height:16.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" filled="f" strokecolor="red" strokeweight="1pt"/>
        </w:pict>
      </w:r>
      <w:r w:rsidR="00797308">
        <w:rPr>
          <w:b w:val="0"/>
          <w:noProof/>
        </w:rPr>
        <w:drawing>
          <wp:inline distT="0" distB="0" distL="0" distR="0">
            <wp:extent cx="5716270" cy="1589405"/>
            <wp:effectExtent l="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589405"/>
                    </a:xfrm>
                    <a:prstGeom prst="rect">
                      <a:avLst/>
                    </a:prstGeom>
                    <a:noFill/>
                    <a:ln>
                      <a:noFill/>
                    </a:ln>
                  </pic:spPr>
                </pic:pic>
              </a:graphicData>
            </a:graphic>
          </wp:inline>
        </w:drawing>
      </w:r>
    </w:p>
    <w:p w:rsidR="00171D58" w:rsidRDefault="00171D58" w:rsidP="00DF7C95"/>
    <w:p w:rsidR="00A9205C" w:rsidRDefault="00A9205C" w:rsidP="009B36AA">
      <w:del w:id="1558" w:author="Heather Perreaux" w:date="2010-06-08T16:40:00Z">
        <w:r w:rsidDel="00554286">
          <w:delText>Wh</w:delText>
        </w:r>
        <w:r w:rsidR="005717D4" w:rsidDel="00554286">
          <w:delText>en</w:delText>
        </w:r>
        <w:r w:rsidDel="00554286">
          <w:delText xml:space="preserve"> </w:delText>
        </w:r>
        <w:r w:rsidR="00C8394E" w:rsidDel="00554286">
          <w:delText>using</w:delText>
        </w:r>
        <w:r w:rsidDel="00554286">
          <w:delText xml:space="preserve"> the Team Planner view a</w:delText>
        </w:r>
      </w:del>
      <w:ins w:id="1559" w:author="Heather Perreaux" w:date="2010-06-08T16:40:00Z">
        <w:r w:rsidR="00554286">
          <w:t>A</w:t>
        </w:r>
      </w:ins>
      <w:r>
        <w:t xml:space="preserve"> ribbon formatting bar </w:t>
      </w:r>
      <w:del w:id="1560" w:author="Heather Perreaux" w:date="2010-06-08T16:39:00Z">
        <w:r w:rsidDel="00130C79">
          <w:delText>will be</w:delText>
        </w:r>
      </w:del>
      <w:ins w:id="1561" w:author="Heather Perreaux" w:date="2010-06-08T16:39:00Z">
        <w:r w:rsidR="00130C79">
          <w:t>is</w:t>
        </w:r>
      </w:ins>
      <w:r>
        <w:t xml:space="preserve"> available</w:t>
      </w:r>
      <w:ins w:id="1562" w:author="Heather Perreaux" w:date="2010-06-08T16:40:00Z">
        <w:r w:rsidR="00554286">
          <w:t xml:space="preserve"> when using the Team Planner view</w:t>
        </w:r>
      </w:ins>
      <w:r>
        <w:t>.  Tools are avail</w:t>
      </w:r>
      <w:ins w:id="1563" w:author="Heather Perreaux" w:date="2010-06-08T16:39:00Z">
        <w:r w:rsidR="00130C79">
          <w:t>a</w:t>
        </w:r>
      </w:ins>
      <w:r>
        <w:t xml:space="preserve">ble for </w:t>
      </w:r>
      <w:del w:id="1564" w:author="Heather Perreaux" w:date="2010-06-08T16:39:00Z">
        <w:r w:rsidDel="00130C79">
          <w:delText xml:space="preserve">extensive </w:delText>
        </w:r>
      </w:del>
      <w:ins w:id="1565" w:author="Heather Perreaux" w:date="2010-06-08T16:39:00Z">
        <w:r w:rsidR="00130C79">
          <w:t xml:space="preserve">deeper </w:t>
        </w:r>
      </w:ins>
      <w:r>
        <w:t>format</w:t>
      </w:r>
      <w:ins w:id="1566" w:author="Heather Perreaux" w:date="2010-06-08T16:39:00Z">
        <w:r w:rsidR="00130C79">
          <w:t>t</w:t>
        </w:r>
      </w:ins>
      <w:r>
        <w:t xml:space="preserve">ing of this view.  </w:t>
      </w:r>
      <w:r w:rsidR="00C8394E">
        <w:t xml:space="preserve">Show/Hide buttons </w:t>
      </w:r>
      <w:del w:id="1567" w:author="Heather Perreaux" w:date="2010-06-08T16:39:00Z">
        <w:r w:rsidR="00C8394E" w:rsidDel="00130C79">
          <w:delText xml:space="preserve">will </w:delText>
        </w:r>
      </w:del>
      <w:r w:rsidR="00C8394E">
        <w:t xml:space="preserve">add or remove data from the view. </w:t>
      </w:r>
    </w:p>
    <w:p w:rsidR="00A9205C" w:rsidRDefault="00A9205C" w:rsidP="009B36AA"/>
    <w:p w:rsidR="00A9205C" w:rsidRDefault="00797308" w:rsidP="00C8394E">
      <w:pPr>
        <w:pStyle w:val="Art"/>
        <w:jc w:val="center"/>
      </w:pPr>
      <w:r>
        <w:rPr>
          <w:noProof/>
        </w:rPr>
        <w:drawing>
          <wp:inline distT="0" distB="0" distL="0" distR="0">
            <wp:extent cx="5716270" cy="875030"/>
            <wp:effectExtent l="0" t="0" r="0" b="1270"/>
            <wp:docPr id="8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875030"/>
                    </a:xfrm>
                    <a:prstGeom prst="rect">
                      <a:avLst/>
                    </a:prstGeom>
                    <a:noFill/>
                    <a:ln>
                      <a:noFill/>
                    </a:ln>
                  </pic:spPr>
                </pic:pic>
              </a:graphicData>
            </a:graphic>
          </wp:inline>
        </w:drawing>
      </w:r>
    </w:p>
    <w:p w:rsidR="00A9205C" w:rsidRDefault="00A9205C" w:rsidP="009B36AA"/>
    <w:p w:rsidR="00F272B4" w:rsidRDefault="006432C3" w:rsidP="009B36AA">
      <w:r w:rsidRPr="006432C3">
        <w:rPr>
          <w:b/>
        </w:rPr>
        <w:t xml:space="preserve">TIP: </w:t>
      </w:r>
      <w:r w:rsidRPr="00531D70">
        <w:rPr>
          <w:i/>
        </w:rPr>
        <w:t xml:space="preserve"> </w:t>
      </w:r>
      <w:commentRangeStart w:id="1568"/>
      <w:r w:rsidRPr="00531D70">
        <w:rPr>
          <w:i/>
        </w:rPr>
        <w:t>In future modules we will learn how to add buttons to the ribbon bars.  A helpful addition to the Resource bar is adding the Scroll to task button</w:t>
      </w:r>
      <w:commentRangeEnd w:id="1568"/>
      <w:r w:rsidR="00531D70">
        <w:rPr>
          <w:rStyle w:val="CommentReference"/>
        </w:rPr>
        <w:commentReference w:id="1568"/>
      </w:r>
      <w:r w:rsidRPr="00531D70">
        <w:rPr>
          <w:i/>
        </w:rPr>
        <w:t>.</w:t>
      </w:r>
      <w:r>
        <w:t xml:space="preserve"> </w:t>
      </w:r>
    </w:p>
    <w:p w:rsidR="00F272B4" w:rsidRDefault="00F272B4" w:rsidP="00F272B4">
      <w:pPr>
        <w:pStyle w:val="Art"/>
      </w:pPr>
    </w:p>
    <w:p w:rsidR="00F272B4" w:rsidRDefault="00F272B4" w:rsidP="009B36AA"/>
    <w:p w:rsidR="0085091E" w:rsidRDefault="0085091E" w:rsidP="009B36AA"/>
    <w:p w:rsidR="009B36AA" w:rsidRDefault="009B36AA" w:rsidP="009B36AA">
      <w:pPr>
        <w:pStyle w:val="Pb"/>
        <w:framePr w:wrap="around"/>
      </w:pPr>
    </w:p>
    <w:p w:rsidR="00925671" w:rsidRDefault="00925671" w:rsidP="00224F2A">
      <w:pPr>
        <w:pStyle w:val="Heading2"/>
      </w:pPr>
      <w:bookmarkStart w:id="1569" w:name="_Toc267385167"/>
      <w:r>
        <w:t xml:space="preserve">Practice: </w:t>
      </w:r>
      <w:r w:rsidR="00D66EA2">
        <w:t>Viewing Resource Assignments</w:t>
      </w:r>
      <w:bookmarkEnd w:id="1569"/>
    </w:p>
    <w:p w:rsidR="00925671" w:rsidRDefault="00797308" w:rsidP="00925671">
      <w:pPr>
        <w:pStyle w:val="FormatPPT"/>
      </w:pPr>
      <w:r>
        <w:drawing>
          <wp:inline distT="0" distB="0" distL="0" distR="0">
            <wp:extent cx="3642995" cy="2298065"/>
            <wp:effectExtent l="0" t="0" r="0" b="6985"/>
            <wp:docPr id="81"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925671" w:rsidRPr="005A6CDE" w:rsidRDefault="00925671" w:rsidP="00925671">
      <w:pPr>
        <w:pStyle w:val="Rule"/>
      </w:pPr>
    </w:p>
    <w:p w:rsidR="00925671" w:rsidRDefault="00925671" w:rsidP="00925671">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925671" w:rsidRPr="00941394" w:rsidRDefault="00925671" w:rsidP="00925671">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Pr>
          <w:i/>
          <w:color w:val="FF0000"/>
        </w:rPr>
        <w:t>. Then list your ideas what they will be doing.</w:t>
      </w:r>
    </w:p>
    <w:p w:rsidR="00925671" w:rsidRPr="006150C1" w:rsidRDefault="00925671" w:rsidP="00925671">
      <w:pPr>
        <w:rPr>
          <w:i/>
          <w:color w:val="00B050"/>
        </w:rPr>
      </w:pPr>
      <w:r>
        <w:rPr>
          <w:i/>
          <w:color w:val="00B050"/>
        </w:rPr>
        <w:t>SAMPLE</w:t>
      </w:r>
    </w:p>
    <w:p w:rsidR="00925671" w:rsidRPr="00245ACE" w:rsidRDefault="00925671" w:rsidP="00925671">
      <w:pPr>
        <w:rPr>
          <w:i/>
          <w:color w:val="00B050"/>
        </w:rPr>
      </w:pPr>
      <w:r w:rsidRPr="00245ACE">
        <w:rPr>
          <w:i/>
          <w:color w:val="00B050"/>
        </w:rPr>
        <w:t>In this practice you will create a Project Server Authentication profile and then configure the local cache settings in Project Professional 2007.</w:t>
      </w:r>
    </w:p>
    <w:p w:rsidR="00925671" w:rsidRPr="00245ACE" w:rsidRDefault="00925671" w:rsidP="00925671">
      <w:pPr>
        <w:pStyle w:val="Ex-Title"/>
        <w:rPr>
          <w:i/>
          <w:color w:val="00B050"/>
        </w:rPr>
      </w:pPr>
      <w:r w:rsidRPr="00245ACE">
        <w:rPr>
          <w:i/>
          <w:color w:val="00B050"/>
        </w:rPr>
        <w:t>Exercise 1: Create Project Server Authentication Profile</w:t>
      </w:r>
    </w:p>
    <w:p w:rsidR="00925671" w:rsidRPr="00245ACE" w:rsidRDefault="00925671" w:rsidP="00925671">
      <w:pPr>
        <w:rPr>
          <w:i/>
          <w:color w:val="00B050"/>
        </w:rPr>
      </w:pPr>
      <w:r w:rsidRPr="00245ACE">
        <w:rPr>
          <w:i/>
          <w:color w:val="00B050"/>
        </w:rPr>
        <w:t xml:space="preserve">In this exercise you will create Project Server authentication profile to connect to the Project Web Access site. </w:t>
      </w:r>
    </w:p>
    <w:p w:rsidR="00925671" w:rsidRPr="00245ACE" w:rsidRDefault="00925671" w:rsidP="00925671">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925671" w:rsidRPr="00245ACE" w:rsidRDefault="00925671" w:rsidP="00925671">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925671" w:rsidRPr="00245ACE" w:rsidRDefault="00925671" w:rsidP="00925671">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925671" w:rsidRPr="00245ACE">
        <w:tc>
          <w:tcPr>
            <w:tcW w:w="2340" w:type="dxa"/>
          </w:tcPr>
          <w:p w:rsidR="00925671" w:rsidRPr="00245ACE" w:rsidRDefault="00925671" w:rsidP="00D753D4">
            <w:pPr>
              <w:pStyle w:val="LabTabelHeaderFirst"/>
              <w:rPr>
                <w:i/>
                <w:color w:val="00B050"/>
              </w:rPr>
            </w:pPr>
            <w:r w:rsidRPr="00245ACE">
              <w:rPr>
                <w:i/>
                <w:color w:val="00B050"/>
              </w:rPr>
              <w:t>Setting</w:t>
            </w:r>
          </w:p>
        </w:tc>
        <w:tc>
          <w:tcPr>
            <w:tcW w:w="5490" w:type="dxa"/>
          </w:tcPr>
          <w:p w:rsidR="00925671" w:rsidRPr="00245ACE" w:rsidRDefault="00925671" w:rsidP="00D753D4">
            <w:pPr>
              <w:pStyle w:val="LabTableHeader"/>
              <w:rPr>
                <w:i/>
                <w:color w:val="00B050"/>
              </w:rPr>
            </w:pPr>
            <w:r w:rsidRPr="00245ACE">
              <w:rPr>
                <w:i/>
                <w:color w:val="00B050"/>
              </w:rPr>
              <w:t>Perform the following:</w:t>
            </w:r>
          </w:p>
        </w:tc>
      </w:tr>
      <w:tr w:rsidR="00925671" w:rsidRPr="00245ACE">
        <w:tc>
          <w:tcPr>
            <w:tcW w:w="7830" w:type="dxa"/>
            <w:gridSpan w:val="2"/>
          </w:tcPr>
          <w:p w:rsidR="00925671" w:rsidRPr="00245ACE" w:rsidRDefault="00925671" w:rsidP="00D753D4">
            <w:pPr>
              <w:pStyle w:val="Tr"/>
              <w:ind w:left="-90"/>
              <w:rPr>
                <w:i/>
                <w:color w:val="00B050"/>
                <w:szCs w:val="21"/>
              </w:rPr>
            </w:pPr>
          </w:p>
        </w:tc>
      </w:tr>
      <w:tr w:rsidR="00925671" w:rsidRPr="00245ACE">
        <w:tc>
          <w:tcPr>
            <w:tcW w:w="2340" w:type="dxa"/>
          </w:tcPr>
          <w:p w:rsidR="00925671" w:rsidRPr="00245ACE" w:rsidRDefault="00925671" w:rsidP="00D753D4">
            <w:pPr>
              <w:pStyle w:val="LabTableContentFirst"/>
              <w:rPr>
                <w:i/>
                <w:color w:val="00B050"/>
              </w:rPr>
            </w:pPr>
            <w:r w:rsidRPr="00245ACE">
              <w:rPr>
                <w:i/>
                <w:color w:val="00B050"/>
              </w:rPr>
              <w:t>Account Name</w:t>
            </w:r>
          </w:p>
        </w:tc>
        <w:tc>
          <w:tcPr>
            <w:tcW w:w="5490" w:type="dxa"/>
          </w:tcPr>
          <w:p w:rsidR="00925671" w:rsidRPr="00245ACE" w:rsidRDefault="00925671" w:rsidP="00D753D4">
            <w:pPr>
              <w:pStyle w:val="LabTableContent"/>
              <w:rPr>
                <w:i/>
                <w:color w:val="00B050"/>
              </w:rPr>
            </w:pPr>
            <w:r w:rsidRPr="00245ACE">
              <w:rPr>
                <w:i/>
                <w:color w:val="00B050"/>
              </w:rPr>
              <w:t xml:space="preserve">Type </w:t>
            </w:r>
            <w:r w:rsidRPr="00245ACE">
              <w:rPr>
                <w:b/>
                <w:i/>
                <w:color w:val="00B050"/>
              </w:rPr>
              <w:t>Project Server</w:t>
            </w:r>
          </w:p>
        </w:tc>
      </w:tr>
      <w:tr w:rsidR="00925671" w:rsidRPr="00245ACE">
        <w:tc>
          <w:tcPr>
            <w:tcW w:w="2340" w:type="dxa"/>
          </w:tcPr>
          <w:p w:rsidR="00925671" w:rsidRPr="00245ACE" w:rsidRDefault="00925671" w:rsidP="00D753D4">
            <w:pPr>
              <w:pStyle w:val="LabTableContentFirst"/>
              <w:rPr>
                <w:i/>
                <w:color w:val="00B050"/>
              </w:rPr>
            </w:pPr>
            <w:r w:rsidRPr="00245ACE">
              <w:rPr>
                <w:i/>
                <w:color w:val="00B050"/>
              </w:rPr>
              <w:t>Project Server URL</w:t>
            </w:r>
          </w:p>
        </w:tc>
        <w:tc>
          <w:tcPr>
            <w:tcW w:w="5490" w:type="dxa"/>
          </w:tcPr>
          <w:p w:rsidR="00925671" w:rsidRPr="00245ACE" w:rsidRDefault="00925671" w:rsidP="00D753D4">
            <w:pPr>
              <w:pStyle w:val="LabTableContent"/>
              <w:rPr>
                <w:i/>
                <w:color w:val="00B050"/>
              </w:rPr>
            </w:pPr>
            <w:r w:rsidRPr="00245ACE">
              <w:rPr>
                <w:i/>
                <w:color w:val="00B050"/>
              </w:rPr>
              <w:t xml:space="preserve">Type </w:t>
            </w:r>
            <w:r w:rsidRPr="00245ACE">
              <w:rPr>
                <w:b/>
                <w:i/>
                <w:color w:val="00B050"/>
              </w:rPr>
              <w:t>http://epm/pwa</w:t>
            </w:r>
          </w:p>
        </w:tc>
      </w:tr>
      <w:tr w:rsidR="00925671" w:rsidRPr="00245ACE">
        <w:tc>
          <w:tcPr>
            <w:tcW w:w="2340" w:type="dxa"/>
          </w:tcPr>
          <w:p w:rsidR="00925671" w:rsidRPr="00245ACE" w:rsidRDefault="00925671" w:rsidP="00D753D4">
            <w:pPr>
              <w:pStyle w:val="LabTableContentFirst"/>
              <w:rPr>
                <w:i/>
                <w:color w:val="00B050"/>
              </w:rPr>
            </w:pPr>
            <w:r w:rsidRPr="00245ACE">
              <w:rPr>
                <w:i/>
                <w:color w:val="00B050"/>
              </w:rPr>
              <w:t>When connecting</w:t>
            </w:r>
          </w:p>
        </w:tc>
        <w:tc>
          <w:tcPr>
            <w:tcW w:w="5490" w:type="dxa"/>
          </w:tcPr>
          <w:p w:rsidR="00925671" w:rsidRPr="00245ACE" w:rsidRDefault="00925671" w:rsidP="00D753D4">
            <w:pPr>
              <w:pStyle w:val="LabTableContent"/>
              <w:rPr>
                <w:i/>
                <w:color w:val="00B050"/>
              </w:rPr>
            </w:pPr>
            <w:r w:rsidRPr="00245ACE">
              <w:rPr>
                <w:i/>
                <w:color w:val="00B050"/>
              </w:rPr>
              <w:t xml:space="preserve">Select </w:t>
            </w:r>
            <w:r w:rsidRPr="00245ACE">
              <w:rPr>
                <w:b/>
                <w:i/>
                <w:color w:val="00B050"/>
              </w:rPr>
              <w:t>Use Windows user account</w:t>
            </w:r>
          </w:p>
        </w:tc>
      </w:tr>
      <w:tr w:rsidR="00925671" w:rsidRPr="00245ACE">
        <w:tc>
          <w:tcPr>
            <w:tcW w:w="2340" w:type="dxa"/>
          </w:tcPr>
          <w:p w:rsidR="00925671" w:rsidRPr="00245ACE" w:rsidRDefault="00925671" w:rsidP="00D753D4">
            <w:pPr>
              <w:pStyle w:val="LabTableContentFirst"/>
              <w:spacing w:after="240"/>
              <w:rPr>
                <w:i/>
                <w:color w:val="00B050"/>
              </w:rPr>
            </w:pPr>
            <w:r w:rsidRPr="00245ACE">
              <w:rPr>
                <w:i/>
                <w:color w:val="00B050"/>
              </w:rPr>
              <w:t>Set as default account</w:t>
            </w:r>
          </w:p>
        </w:tc>
        <w:tc>
          <w:tcPr>
            <w:tcW w:w="5490" w:type="dxa"/>
          </w:tcPr>
          <w:p w:rsidR="00925671" w:rsidRPr="00245ACE" w:rsidRDefault="00925671" w:rsidP="00D753D4">
            <w:pPr>
              <w:pStyle w:val="LabTableContent"/>
              <w:spacing w:after="240"/>
              <w:rPr>
                <w:i/>
                <w:color w:val="00B050"/>
              </w:rPr>
            </w:pPr>
            <w:r w:rsidRPr="00245ACE">
              <w:rPr>
                <w:i/>
                <w:color w:val="00B050"/>
              </w:rPr>
              <w:t>Select check box</w:t>
            </w:r>
          </w:p>
        </w:tc>
      </w:tr>
    </w:tbl>
    <w:p w:rsidR="00925671" w:rsidRDefault="00925671" w:rsidP="00925671"/>
    <w:p w:rsidR="00925671" w:rsidRDefault="00925671" w:rsidP="00925671">
      <w:pPr>
        <w:pStyle w:val="Pb"/>
        <w:framePr w:wrap="around"/>
      </w:pPr>
    </w:p>
    <w:p w:rsidR="006C33D3" w:rsidRDefault="006C33D3" w:rsidP="006C33D3">
      <w:pPr>
        <w:pStyle w:val="Heading1"/>
      </w:pPr>
      <w:bookmarkStart w:id="1570" w:name="_Toc267385168"/>
      <w:r>
        <w:t xml:space="preserve">Lesson </w:t>
      </w:r>
      <w:r w:rsidR="00D66EA2">
        <w:t>5</w:t>
      </w:r>
      <w:r>
        <w:t xml:space="preserve">: </w:t>
      </w:r>
      <w:r w:rsidR="00D66EA2" w:rsidRPr="00D66EA2">
        <w:t>Resolving Resource Over</w:t>
      </w:r>
      <w:del w:id="1571" w:author="Heather Perreaux" w:date="2010-06-14T14:17:00Z">
        <w:r w:rsidR="00D66EA2" w:rsidRPr="00D66EA2" w:rsidDel="00FF0809">
          <w:delText>-A</w:delText>
        </w:r>
      </w:del>
      <w:ins w:id="1572" w:author="Heather Perreaux" w:date="2010-06-14T14:17:00Z">
        <w:r w:rsidR="00FF0809">
          <w:t>a</w:t>
        </w:r>
      </w:ins>
      <w:r w:rsidR="00D66EA2" w:rsidRPr="00D66EA2">
        <w:t>llocations</w:t>
      </w:r>
      <w:bookmarkEnd w:id="1570"/>
    </w:p>
    <w:p w:rsidR="006C33D3" w:rsidRDefault="00797308" w:rsidP="006C33D3">
      <w:pPr>
        <w:pStyle w:val="FormatPPT"/>
      </w:pPr>
      <w:r>
        <w:drawing>
          <wp:inline distT="0" distB="0" distL="0" distR="0">
            <wp:extent cx="3648075" cy="2303145"/>
            <wp:effectExtent l="0" t="0" r="9525" b="1905"/>
            <wp:docPr id="82" name="Objec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853D86" w:rsidRDefault="006C33D3" w:rsidP="006C33D3">
      <w:pPr>
        <w:pStyle w:val="Rule"/>
      </w:pPr>
    </w:p>
    <w:p w:rsidR="006C33D3" w:rsidRDefault="00950397" w:rsidP="00950397">
      <w:pPr>
        <w:pStyle w:val="Lb1"/>
        <w:numPr>
          <w:ilvl w:val="0"/>
          <w:numId w:val="0"/>
        </w:numPr>
        <w:ind w:left="720"/>
      </w:pPr>
      <w:r>
        <w:t>Most project manger</w:t>
      </w:r>
      <w:ins w:id="1573" w:author="Heather Perreaux" w:date="2010-06-08T16:41:00Z">
        <w:r w:rsidR="007238CA">
          <w:t>’</w:t>
        </w:r>
      </w:ins>
      <w:r>
        <w:t xml:space="preserve">s work daily to make sure that all work is covered by appropriate resources </w:t>
      </w:r>
      <w:r w:rsidR="00BF647E">
        <w:t>that</w:t>
      </w:r>
      <w:r>
        <w:t xml:space="preserve"> have enough time available to do the work necessary to complete a project. </w:t>
      </w:r>
      <w:r w:rsidR="00BD7BCC">
        <w:t xml:space="preserve"> When resources are overbooked they are called Overallocated.  </w:t>
      </w:r>
    </w:p>
    <w:p w:rsidR="00BD7BCC" w:rsidRDefault="00BD7BCC" w:rsidP="00950397">
      <w:pPr>
        <w:pStyle w:val="Lb1"/>
        <w:numPr>
          <w:ilvl w:val="0"/>
          <w:numId w:val="0"/>
        </w:numPr>
        <w:ind w:left="720"/>
      </w:pPr>
      <w:r>
        <w:t xml:space="preserve">In this lesson we will discuss: </w:t>
      </w:r>
    </w:p>
    <w:p w:rsidR="00BD7BCC" w:rsidRDefault="00BD7BCC" w:rsidP="00BD7BCC">
      <w:pPr>
        <w:pStyle w:val="Lb1"/>
        <w:numPr>
          <w:ilvl w:val="0"/>
          <w:numId w:val="28"/>
        </w:numPr>
      </w:pPr>
      <w:r>
        <w:t xml:space="preserve">Understanding </w:t>
      </w:r>
      <w:del w:id="1574" w:author="Heather Perreaux" w:date="2010-06-14T14:18:00Z">
        <w:r w:rsidDel="00FF0809">
          <w:delText>overalloc</w:delText>
        </w:r>
      </w:del>
      <w:ins w:id="1575" w:author="Heather Perreaux" w:date="2010-06-14T14:18:00Z">
        <w:r w:rsidR="00FF0809">
          <w:t>overalloc</w:t>
        </w:r>
      </w:ins>
      <w:r>
        <w:t>ations</w:t>
      </w:r>
    </w:p>
    <w:p w:rsidR="00BD7BCC" w:rsidRDefault="00BD7BCC" w:rsidP="00BD7BCC">
      <w:pPr>
        <w:pStyle w:val="Lb1"/>
        <w:numPr>
          <w:ilvl w:val="0"/>
          <w:numId w:val="28"/>
        </w:numPr>
      </w:pPr>
      <w:r>
        <w:t xml:space="preserve">Views to discover </w:t>
      </w:r>
      <w:del w:id="1576" w:author="Heather Perreaux" w:date="2010-06-14T14:18:00Z">
        <w:r w:rsidDel="00FF0809">
          <w:delText>overalloc</w:delText>
        </w:r>
      </w:del>
      <w:ins w:id="1577" w:author="Heather Perreaux" w:date="2010-06-14T14:18:00Z">
        <w:r w:rsidR="00FF0809">
          <w:t>overalloc</w:t>
        </w:r>
      </w:ins>
      <w:r>
        <w:t>ations</w:t>
      </w:r>
    </w:p>
    <w:p w:rsidR="00BD7BCC" w:rsidRDefault="00BD7BCC" w:rsidP="00BD7BCC">
      <w:pPr>
        <w:pStyle w:val="Lb1"/>
        <w:numPr>
          <w:ilvl w:val="0"/>
          <w:numId w:val="28"/>
        </w:numPr>
      </w:pPr>
      <w:r>
        <w:t>Manually leveling resources</w:t>
      </w:r>
    </w:p>
    <w:p w:rsidR="00BD7BCC" w:rsidRDefault="00BD7BCC" w:rsidP="00BD7BCC">
      <w:pPr>
        <w:pStyle w:val="Lb1"/>
        <w:numPr>
          <w:ilvl w:val="0"/>
          <w:numId w:val="28"/>
        </w:numPr>
      </w:pPr>
      <w:r>
        <w:t>Automatic leveling of resources</w:t>
      </w:r>
    </w:p>
    <w:p w:rsidR="006C33D3" w:rsidRDefault="006C33D3" w:rsidP="006C33D3">
      <w:pPr>
        <w:pStyle w:val="Pb"/>
        <w:framePr w:wrap="around"/>
      </w:pPr>
    </w:p>
    <w:p w:rsidR="006C33D3" w:rsidRDefault="006C33D3" w:rsidP="006C33D3">
      <w:pPr>
        <w:pStyle w:val="Pb"/>
        <w:framePr w:wrap="around"/>
      </w:pPr>
    </w:p>
    <w:p w:rsidR="006C33D3" w:rsidRDefault="00D66EA2" w:rsidP="006C33D3">
      <w:pPr>
        <w:pStyle w:val="Heading2"/>
      </w:pPr>
      <w:bookmarkStart w:id="1578" w:name="_Toc267385169"/>
      <w:r w:rsidRPr="00D66EA2">
        <w:t>Understanding Over</w:t>
      </w:r>
      <w:del w:id="1579" w:author="Heather Perreaux" w:date="2010-06-14T14:18:00Z">
        <w:r w:rsidRPr="00D66EA2" w:rsidDel="00FF0809">
          <w:delText>-A</w:delText>
        </w:r>
      </w:del>
      <w:ins w:id="1580" w:author="Heather Perreaux" w:date="2010-06-14T14:18:00Z">
        <w:r w:rsidR="00FF0809">
          <w:t>a</w:t>
        </w:r>
      </w:ins>
      <w:r w:rsidRPr="00D66EA2">
        <w:t>llocations</w:t>
      </w:r>
      <w:bookmarkEnd w:id="1578"/>
    </w:p>
    <w:p w:rsidR="006C33D3" w:rsidRDefault="00797308" w:rsidP="006C33D3">
      <w:pPr>
        <w:pStyle w:val="FormatPPT"/>
      </w:pPr>
      <w:r>
        <w:drawing>
          <wp:inline distT="0" distB="0" distL="0" distR="0">
            <wp:extent cx="3648075" cy="2303145"/>
            <wp:effectExtent l="0" t="0" r="9525" b="1905"/>
            <wp:docPr id="83" name="Objec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5A6CDE" w:rsidRDefault="006C33D3" w:rsidP="006C33D3">
      <w:pPr>
        <w:pStyle w:val="Rule"/>
      </w:pPr>
    </w:p>
    <w:p w:rsidR="006C33D3" w:rsidRDefault="007F5FDB" w:rsidP="006C33D3">
      <w:r>
        <w:t xml:space="preserve">Each resource </w:t>
      </w:r>
      <w:r w:rsidR="00DF0393">
        <w:t>is assigned a calend</w:t>
      </w:r>
      <w:del w:id="1581" w:author="Heather Perreaux" w:date="2010-06-08T16:42:00Z">
        <w:r w:rsidR="00DF0393" w:rsidDel="00242EBE">
          <w:delText>e</w:delText>
        </w:r>
      </w:del>
      <w:ins w:id="1582" w:author="Heather Perreaux" w:date="2010-06-08T16:42:00Z">
        <w:r w:rsidR="00242EBE">
          <w:t>a</w:t>
        </w:r>
      </w:ins>
      <w:r w:rsidR="00DF0393">
        <w:t xml:space="preserve">r </w:t>
      </w:r>
      <w:r w:rsidR="000F5FA9">
        <w:t xml:space="preserve">when entered </w:t>
      </w:r>
      <w:r w:rsidR="00DF0393">
        <w:t xml:space="preserve">on the Resource Sheet.  </w:t>
      </w:r>
      <w:r w:rsidR="000F5FA9">
        <w:t xml:space="preserve">The calendar is customized to contain the availability of the resource.  </w:t>
      </w:r>
      <w:r>
        <w:t xml:space="preserve">When more work is assigned to a resource than </w:t>
      </w:r>
      <w:r w:rsidR="00DF0393">
        <w:t xml:space="preserve">time available </w:t>
      </w:r>
      <w:r>
        <w:t xml:space="preserve">on </w:t>
      </w:r>
      <w:r w:rsidR="000F5FA9">
        <w:t>their</w:t>
      </w:r>
      <w:r w:rsidR="00DF0393">
        <w:t xml:space="preserve"> resource </w:t>
      </w:r>
      <w:r>
        <w:t>calendar</w:t>
      </w:r>
      <w:ins w:id="1583" w:author="Heather Perreaux" w:date="2010-06-08T16:43:00Z">
        <w:r w:rsidR="003D1B98">
          <w:t>,</w:t>
        </w:r>
      </w:ins>
      <w:r>
        <w:t xml:space="preserve"> the resource is considered </w:t>
      </w:r>
      <w:ins w:id="1584" w:author="Heather Perreaux" w:date="2010-06-08T16:43:00Z">
        <w:r w:rsidR="003D1B98">
          <w:t xml:space="preserve">to be </w:t>
        </w:r>
      </w:ins>
      <w:del w:id="1585" w:author="Heather Perreaux" w:date="2010-06-14T14:18:00Z">
        <w:r w:rsidDel="00FF0809">
          <w:delText>overalloc</w:delText>
        </w:r>
      </w:del>
      <w:ins w:id="1586" w:author="Heather Perreaux" w:date="2010-06-14T14:18:00Z">
        <w:r w:rsidR="00FF0809">
          <w:t>overalloc</w:t>
        </w:r>
      </w:ins>
      <w:r>
        <w:t xml:space="preserve">ated.  The </w:t>
      </w:r>
      <w:del w:id="1587" w:author="Heather Perreaux" w:date="2010-06-14T14:18:00Z">
        <w:r w:rsidR="000F5FA9" w:rsidDel="00FF0809">
          <w:delText>overalloc</w:delText>
        </w:r>
      </w:del>
      <w:ins w:id="1588" w:author="Heather Perreaux" w:date="2010-06-14T14:18:00Z">
        <w:r w:rsidR="00FF0809">
          <w:t>overalloc</w:t>
        </w:r>
      </w:ins>
      <w:r w:rsidR="000F5FA9">
        <w:t xml:space="preserve">ation </w:t>
      </w:r>
      <w:r>
        <w:t>calculation is looking at resource</w:t>
      </w:r>
      <w:del w:id="1589" w:author="Heather Perreaux" w:date="2010-06-08T16:43:00Z">
        <w:r w:rsidDel="003D1B98">
          <w:delText>s</w:delText>
        </w:r>
      </w:del>
      <w:r>
        <w:t xml:space="preserve"> assignments on a </w:t>
      </w:r>
      <w:r w:rsidR="00C07472">
        <w:t xml:space="preserve">minute by minute </w:t>
      </w:r>
      <w:r>
        <w:t xml:space="preserve">basis.  </w:t>
      </w:r>
      <w:r w:rsidR="000F5FA9">
        <w:t>If a resource is overbooked</w:t>
      </w:r>
      <w:del w:id="1590" w:author="Heather Perreaux" w:date="2010-06-08T16:44:00Z">
        <w:r w:rsidR="000F5FA9" w:rsidDel="003D1B98">
          <w:delText xml:space="preserve"> even</w:delText>
        </w:r>
      </w:del>
      <w:r w:rsidR="000F5FA9">
        <w:t xml:space="preserve"> for</w:t>
      </w:r>
      <w:ins w:id="1591" w:author="Heather Perreaux" w:date="2010-06-08T16:44:00Z">
        <w:r w:rsidR="003D1B98">
          <w:t xml:space="preserve"> even</w:t>
        </w:r>
      </w:ins>
      <w:r w:rsidR="000F5FA9">
        <w:t xml:space="preserve"> 1 minute</w:t>
      </w:r>
      <w:ins w:id="1592" w:author="Heather Perreaux" w:date="2010-06-08T16:44:00Z">
        <w:r w:rsidR="003D1B98">
          <w:t>,</w:t>
        </w:r>
      </w:ins>
      <w:r w:rsidR="000F5FA9">
        <w:t xml:space="preserve"> the resource is considered </w:t>
      </w:r>
      <w:del w:id="1593" w:author="Heather Perreaux" w:date="2010-06-14T14:18:00Z">
        <w:r w:rsidR="000F5FA9" w:rsidDel="00FF0809">
          <w:delText>overalloc</w:delText>
        </w:r>
      </w:del>
      <w:ins w:id="1594" w:author="Heather Perreaux" w:date="2010-06-14T14:18:00Z">
        <w:r w:rsidR="00FF0809">
          <w:t>overalloc</w:t>
        </w:r>
      </w:ins>
      <w:r w:rsidR="000F5FA9">
        <w:t xml:space="preserve">ated. </w:t>
      </w:r>
      <w:r>
        <w:t xml:space="preserve">  </w:t>
      </w:r>
    </w:p>
    <w:p w:rsidR="00AF7BAE" w:rsidRDefault="00AF7BAE" w:rsidP="006C33D3">
      <w:r>
        <w:t xml:space="preserve">When a resource is </w:t>
      </w:r>
      <w:del w:id="1595" w:author="Heather Perreaux" w:date="2010-06-14T14:18:00Z">
        <w:r w:rsidDel="00FF0809">
          <w:delText>overalloc</w:delText>
        </w:r>
      </w:del>
      <w:ins w:id="1596" w:author="Heather Perreaux" w:date="2010-06-14T14:18:00Z">
        <w:r w:rsidR="00FF0809">
          <w:t>overalloc</w:t>
        </w:r>
      </w:ins>
      <w:r>
        <w:t xml:space="preserve">ated, a red person symbol </w:t>
      </w:r>
      <w:del w:id="1597" w:author="Heather Perreaux" w:date="2010-06-08T16:45:00Z">
        <w:r w:rsidDel="009458FC">
          <w:delText xml:space="preserve">will </w:delText>
        </w:r>
      </w:del>
      <w:r>
        <w:t>appear</w:t>
      </w:r>
      <w:ins w:id="1598" w:author="Heather Perreaux" w:date="2010-06-08T16:45:00Z">
        <w:r w:rsidR="009458FC">
          <w:t>s</w:t>
        </w:r>
      </w:ins>
      <w:r>
        <w:t xml:space="preserve"> in the indicator column.  This </w:t>
      </w:r>
      <w:del w:id="1599" w:author="Heather Perreaux" w:date="2010-06-08T16:45:00Z">
        <w:r w:rsidDel="009458FC">
          <w:delText xml:space="preserve">will </w:delText>
        </w:r>
      </w:del>
      <w:r>
        <w:t>indicate</w:t>
      </w:r>
      <w:ins w:id="1600" w:author="Heather Perreaux" w:date="2010-06-08T16:45:00Z">
        <w:r w:rsidR="009458FC">
          <w:t>s</w:t>
        </w:r>
      </w:ins>
      <w:r>
        <w:t xml:space="preserve"> that there is </w:t>
      </w:r>
      <w:r w:rsidR="00C07472">
        <w:t>an</w:t>
      </w:r>
      <w:r>
        <w:t xml:space="preserve"> </w:t>
      </w:r>
      <w:del w:id="1601" w:author="Heather Perreaux" w:date="2010-06-14T14:18:00Z">
        <w:r w:rsidDel="00FF0809">
          <w:delText>overalloc</w:delText>
        </w:r>
      </w:del>
      <w:ins w:id="1602" w:author="Heather Perreaux" w:date="2010-06-14T14:18:00Z">
        <w:r w:rsidR="00FF0809">
          <w:t>overalloc</w:t>
        </w:r>
      </w:ins>
      <w:r>
        <w:t xml:space="preserve">ated resource assigned to the task but will not indicate which resource </w:t>
      </w:r>
      <w:r w:rsidR="000F5FA9">
        <w:t>is affected.</w:t>
      </w:r>
      <w:r>
        <w:t xml:space="preserve"> </w:t>
      </w:r>
      <w:commentRangeStart w:id="1603"/>
      <w:r w:rsidR="00923290">
        <w:t xml:space="preserve">Even though resources are </w:t>
      </w:r>
      <w:del w:id="1604" w:author="Heather Perreaux" w:date="2010-06-14T14:18:00Z">
        <w:r w:rsidR="00923290" w:rsidDel="00FF0809">
          <w:delText>overalloc</w:delText>
        </w:r>
      </w:del>
      <w:ins w:id="1605" w:author="Heather Perreaux" w:date="2010-06-14T14:18:00Z">
        <w:r w:rsidR="00FF0809">
          <w:t>overalloc</w:t>
        </w:r>
      </w:ins>
      <w:r w:rsidR="00923290">
        <w:t>ated</w:t>
      </w:r>
      <w:ins w:id="1606" w:author="Heather Perreaux" w:date="2010-06-08T16:46:00Z">
        <w:r w:rsidR="009458FC">
          <w:t>,</w:t>
        </w:r>
      </w:ins>
      <w:r w:rsidR="00923290">
        <w:t xml:space="preserve"> assignments can continue to be created. </w:t>
      </w:r>
      <w:commentRangeEnd w:id="1603"/>
      <w:r w:rsidR="009458FC">
        <w:rPr>
          <w:rStyle w:val="CommentReference"/>
        </w:rPr>
        <w:commentReference w:id="1603"/>
      </w:r>
    </w:p>
    <w:p w:rsidR="009833A4" w:rsidRDefault="009833A4" w:rsidP="006C33D3">
      <w:r>
        <w:t xml:space="preserve">Below is a </w:t>
      </w:r>
      <w:r w:rsidR="000F5FA9">
        <w:t>view</w:t>
      </w:r>
      <w:r>
        <w:t xml:space="preserve"> of tasks with </w:t>
      </w:r>
      <w:del w:id="1607" w:author="Heather Perreaux" w:date="2010-06-14T14:18:00Z">
        <w:r w:rsidDel="00FF0809">
          <w:delText>overalloc</w:delText>
        </w:r>
      </w:del>
      <w:ins w:id="1608" w:author="Heather Perreaux" w:date="2010-06-14T14:18:00Z">
        <w:r w:rsidR="00FF0809">
          <w:t>overalloc</w:t>
        </w:r>
      </w:ins>
      <w:r>
        <w:t xml:space="preserve">ated resources: </w:t>
      </w:r>
    </w:p>
    <w:p w:rsidR="009833A4" w:rsidRDefault="00BE1CB8" w:rsidP="009833A4">
      <w:pPr>
        <w:pStyle w:val="Art"/>
        <w:jc w:val="center"/>
      </w:pPr>
      <w:r>
        <w:rPr>
          <w:noProof/>
        </w:rPr>
        <w:pict>
          <v:rect id="Rectangle 61" o:spid="_x0000_s1030" style="position:absolute;left:0;text-align:left;margin-left:20.6pt;margin-top:13.25pt;width:39.15pt;height:13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" filled="f" strokecolor="red" strokeweight="1pt"/>
        </w:pict>
      </w:r>
      <w:r w:rsidR="00797308">
        <w:rPr>
          <w:noProof/>
        </w:rPr>
        <w:drawing>
          <wp:inline distT="0" distB="0" distL="0" distR="0">
            <wp:extent cx="5716270" cy="2044065"/>
            <wp:effectExtent l="0" t="0" r="0" b="0"/>
            <wp:docPr id="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2044065"/>
                    </a:xfrm>
                    <a:prstGeom prst="rect">
                      <a:avLst/>
                    </a:prstGeom>
                    <a:noFill/>
                    <a:ln>
                      <a:noFill/>
                    </a:ln>
                  </pic:spPr>
                </pic:pic>
              </a:graphicData>
            </a:graphic>
          </wp:inline>
        </w:drawing>
      </w:r>
    </w:p>
    <w:p w:rsidR="009833A4" w:rsidRDefault="009833A4" w:rsidP="006C33D3"/>
    <w:p w:rsidR="006C33D3" w:rsidRDefault="006C33D3" w:rsidP="006C33D3">
      <w:pPr>
        <w:pStyle w:val="Pb"/>
        <w:framePr w:wrap="around"/>
      </w:pPr>
    </w:p>
    <w:p w:rsidR="006C33D3" w:rsidRDefault="00D66EA2" w:rsidP="006C33D3">
      <w:pPr>
        <w:pStyle w:val="Heading2"/>
      </w:pPr>
      <w:bookmarkStart w:id="1609" w:name="_Toc267385170"/>
      <w:r w:rsidRPr="00D66EA2">
        <w:t xml:space="preserve">Views to </w:t>
      </w:r>
      <w:del w:id="1610" w:author="Heather Perreaux" w:date="2010-06-08T16:47:00Z">
        <w:r w:rsidRPr="00D66EA2" w:rsidDel="000C2C5F">
          <w:delText xml:space="preserve">Discover </w:delText>
        </w:r>
      </w:del>
      <w:ins w:id="1611" w:author="Heather Perreaux" w:date="2010-06-08T16:47:00Z">
        <w:r w:rsidR="000C2C5F">
          <w:t>Identifying</w:t>
        </w:r>
        <w:r w:rsidR="000C2C5F" w:rsidRPr="00D66EA2">
          <w:t xml:space="preserve"> </w:t>
        </w:r>
      </w:ins>
      <w:r w:rsidRPr="00D66EA2">
        <w:t>Over</w:t>
      </w:r>
      <w:del w:id="1612" w:author="Heather Perreaux" w:date="2010-06-14T14:18:00Z">
        <w:r w:rsidRPr="00D66EA2" w:rsidDel="00FF0809">
          <w:delText>-A</w:delText>
        </w:r>
      </w:del>
      <w:ins w:id="1613" w:author="Heather Perreaux" w:date="2010-06-14T14:18:00Z">
        <w:r w:rsidR="00FF0809">
          <w:t>a</w:t>
        </w:r>
      </w:ins>
      <w:r w:rsidRPr="00D66EA2">
        <w:t>llocations</w:t>
      </w:r>
      <w:bookmarkEnd w:id="1609"/>
    </w:p>
    <w:p w:rsidR="006C33D3" w:rsidRDefault="00797308" w:rsidP="006C33D3">
      <w:pPr>
        <w:pStyle w:val="FormatPPT"/>
      </w:pPr>
      <w:r>
        <w:drawing>
          <wp:inline distT="0" distB="0" distL="0" distR="0">
            <wp:extent cx="3648075" cy="2303145"/>
            <wp:effectExtent l="0" t="0" r="9525" b="1905"/>
            <wp:docPr id="85" name="Objec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5A6CDE" w:rsidRDefault="006C33D3" w:rsidP="006C33D3">
      <w:pPr>
        <w:pStyle w:val="Rule"/>
      </w:pPr>
    </w:p>
    <w:p w:rsidR="009808D7" w:rsidRDefault="009833A4" w:rsidP="006C33D3">
      <w:pPr>
        <w:rPr>
          <w:ins w:id="1614" w:author="Heather Perreaux" w:date="2010-06-08T16:49:00Z"/>
        </w:rPr>
      </w:pPr>
      <w:r>
        <w:t xml:space="preserve">There are several views in </w:t>
      </w:r>
      <w:r w:rsidR="00923290">
        <w:t>Project 2010</w:t>
      </w:r>
      <w:r>
        <w:t xml:space="preserve"> </w:t>
      </w:r>
      <w:del w:id="1615" w:author="Heather Perreaux" w:date="2010-06-08T16:47:00Z">
        <w:r w:rsidDel="00376360">
          <w:delText xml:space="preserve">which </w:delText>
        </w:r>
      </w:del>
      <w:ins w:id="1616" w:author="Heather Perreaux" w:date="2010-06-08T16:47:00Z">
        <w:r w:rsidR="00376360">
          <w:t xml:space="preserve">that </w:t>
        </w:r>
      </w:ins>
      <w:r>
        <w:t xml:space="preserve">will help </w:t>
      </w:r>
      <w:commentRangeStart w:id="1617"/>
      <w:r>
        <w:t>analyz</w:t>
      </w:r>
      <w:r w:rsidR="00923290">
        <w:t>e</w:t>
      </w:r>
      <w:commentRangeEnd w:id="1617"/>
      <w:r w:rsidR="00376360">
        <w:rPr>
          <w:rStyle w:val="CommentReference"/>
        </w:rPr>
        <w:commentReference w:id="1617"/>
      </w:r>
      <w:r w:rsidR="00923290">
        <w:t xml:space="preserve"> </w:t>
      </w:r>
      <w:r>
        <w:t xml:space="preserve">resource </w:t>
      </w:r>
      <w:del w:id="1618" w:author="Heather Perreaux" w:date="2010-06-14T14:18:00Z">
        <w:r w:rsidDel="00FF0809">
          <w:delText>overalloc</w:delText>
        </w:r>
      </w:del>
      <w:ins w:id="1619" w:author="Heather Perreaux" w:date="2010-06-14T14:18:00Z">
        <w:r w:rsidR="00FF0809">
          <w:t>overalloc</w:t>
        </w:r>
      </w:ins>
      <w:r>
        <w:t xml:space="preserve">ations.  </w:t>
      </w:r>
      <w:r w:rsidR="00923290">
        <w:t xml:space="preserve">After an </w:t>
      </w:r>
      <w:del w:id="1620" w:author="Heather Perreaux" w:date="2010-06-14T14:18:00Z">
        <w:r w:rsidR="00923290" w:rsidDel="00FF0809">
          <w:delText>overalloc</w:delText>
        </w:r>
      </w:del>
      <w:ins w:id="1621" w:author="Heather Perreaux" w:date="2010-06-14T14:18:00Z">
        <w:r w:rsidR="00FF0809">
          <w:t>overalloc</w:t>
        </w:r>
      </w:ins>
      <w:r w:rsidR="00923290">
        <w:t xml:space="preserve">ation situation is discovered, research should be </w:t>
      </w:r>
      <w:del w:id="1622" w:author="Heather Perreaux" w:date="2010-06-08T16:48:00Z">
        <w:r w:rsidR="00CB6DF1" w:rsidDel="009808D7">
          <w:delText xml:space="preserve">done </w:delText>
        </w:r>
      </w:del>
      <w:ins w:id="1623" w:author="Heather Perreaux" w:date="2010-06-08T16:48:00Z">
        <w:r w:rsidR="009808D7">
          <w:t xml:space="preserve">carried out </w:t>
        </w:r>
      </w:ins>
      <w:r w:rsidR="00CB6DF1">
        <w:t xml:space="preserve">to understand </w:t>
      </w:r>
      <w:commentRangeStart w:id="1624"/>
      <w:r w:rsidR="00CB6DF1">
        <w:t>where</w:t>
      </w:r>
      <w:commentRangeEnd w:id="1624"/>
      <w:r w:rsidR="009808D7">
        <w:rPr>
          <w:rStyle w:val="CommentReference"/>
        </w:rPr>
        <w:commentReference w:id="1624"/>
      </w:r>
      <w:r w:rsidR="00CB6DF1">
        <w:t xml:space="preserve"> the </w:t>
      </w:r>
      <w:del w:id="1625" w:author="Heather Perreaux" w:date="2010-06-14T14:18:00Z">
        <w:r w:rsidR="00CB6DF1" w:rsidDel="00FF0809">
          <w:delText>overalloc</w:delText>
        </w:r>
      </w:del>
      <w:ins w:id="1626" w:author="Heather Perreaux" w:date="2010-06-14T14:18:00Z">
        <w:r w:rsidR="00FF0809">
          <w:t>overalloc</w:t>
        </w:r>
      </w:ins>
      <w:r w:rsidR="00CB6DF1">
        <w:t xml:space="preserve">ation exists.  </w:t>
      </w:r>
    </w:p>
    <w:p w:rsidR="006C33D3" w:rsidRDefault="00CB6DF1" w:rsidP="006C33D3">
      <w:r>
        <w:t>The views below will help locate these problems</w:t>
      </w:r>
      <w:del w:id="1627" w:author="Heather Perreaux" w:date="2010-06-08T16:49:00Z">
        <w:r w:rsidDel="009808D7">
          <w:delText>.</w:delText>
        </w:r>
      </w:del>
      <w:ins w:id="1628" w:author="Heather Perreaux" w:date="2010-06-08T16:49:00Z">
        <w:r w:rsidR="009808D7">
          <w:t>:</w:t>
        </w:r>
      </w:ins>
      <w:r>
        <w:t xml:space="preserve"> </w:t>
      </w:r>
    </w:p>
    <w:p w:rsidR="009833A4" w:rsidDel="009808D7" w:rsidRDefault="009833A4" w:rsidP="006C33D3">
      <w:pPr>
        <w:rPr>
          <w:del w:id="1629" w:author="Heather Perreaux" w:date="2010-06-08T16:49:00Z"/>
        </w:rPr>
      </w:pPr>
      <w:del w:id="1630" w:author="Heather Perreaux" w:date="2010-06-08T16:49:00Z">
        <w:r w:rsidDel="009808D7">
          <w:delText xml:space="preserve">The views are: </w:delText>
        </w:r>
      </w:del>
    </w:p>
    <w:p w:rsidR="009833A4" w:rsidRDefault="009833A4" w:rsidP="009833A4">
      <w:pPr>
        <w:pStyle w:val="ListParagraph"/>
        <w:numPr>
          <w:ilvl w:val="0"/>
          <w:numId w:val="29"/>
        </w:numPr>
      </w:pPr>
      <w:r>
        <w:t>Resource sheet</w:t>
      </w:r>
    </w:p>
    <w:p w:rsidR="009833A4" w:rsidRDefault="009833A4" w:rsidP="009833A4">
      <w:pPr>
        <w:pStyle w:val="ListParagraph"/>
        <w:numPr>
          <w:ilvl w:val="0"/>
          <w:numId w:val="29"/>
        </w:numPr>
      </w:pPr>
      <w:r>
        <w:t>Resource graph</w:t>
      </w:r>
    </w:p>
    <w:p w:rsidR="009833A4" w:rsidRDefault="009833A4" w:rsidP="009833A4">
      <w:pPr>
        <w:pStyle w:val="ListParagraph"/>
        <w:numPr>
          <w:ilvl w:val="0"/>
          <w:numId w:val="29"/>
        </w:numPr>
      </w:pPr>
      <w:r>
        <w:t>Resource allocation view</w:t>
      </w:r>
    </w:p>
    <w:p w:rsidR="009833A4" w:rsidRDefault="009833A4" w:rsidP="009833A4">
      <w:pPr>
        <w:pStyle w:val="ListParagraph"/>
        <w:numPr>
          <w:ilvl w:val="0"/>
          <w:numId w:val="29"/>
        </w:numPr>
      </w:pPr>
      <w:r>
        <w:t>Team Planner</w:t>
      </w:r>
    </w:p>
    <w:p w:rsidR="009833A4" w:rsidRDefault="009833A4" w:rsidP="009833A4">
      <w:r w:rsidRPr="00C508EA">
        <w:rPr>
          <w:b/>
        </w:rPr>
        <w:t>Resource Sheet</w:t>
      </w:r>
      <w:ins w:id="1631" w:author="Heather Perreaux" w:date="2010-06-08T16:49:00Z">
        <w:r w:rsidR="00C508EA">
          <w:t>:</w:t>
        </w:r>
      </w:ins>
      <w:del w:id="1632" w:author="Heather Perreaux" w:date="2010-06-08T16:49:00Z">
        <w:r w:rsidDel="00C508EA">
          <w:delText>,</w:delText>
        </w:r>
      </w:del>
      <w:r>
        <w:t xml:space="preserve"> </w:t>
      </w:r>
      <w:del w:id="1633" w:author="Heather Perreaux" w:date="2010-06-08T16:49:00Z">
        <w:r w:rsidDel="00C508EA">
          <w:delText xml:space="preserve">will </w:delText>
        </w:r>
      </w:del>
      <w:r>
        <w:t>show</w:t>
      </w:r>
      <w:ins w:id="1634" w:author="Heather Perreaux" w:date="2010-06-08T16:49:00Z">
        <w:r w:rsidR="00C508EA">
          <w:t>s</w:t>
        </w:r>
      </w:ins>
      <w:r>
        <w:t xml:space="preserve"> resource</w:t>
      </w:r>
      <w:r w:rsidR="00BC56D3">
        <w:t>s</w:t>
      </w:r>
      <w:r>
        <w:t xml:space="preserve"> </w:t>
      </w:r>
      <w:del w:id="1635" w:author="Heather Perreaux" w:date="2010-06-08T16:50:00Z">
        <w:r w:rsidDel="00C508EA">
          <w:delText xml:space="preserve">which </w:delText>
        </w:r>
      </w:del>
      <w:ins w:id="1636" w:author="Heather Perreaux" w:date="2010-06-08T16:50:00Z">
        <w:r w:rsidR="00C508EA">
          <w:t xml:space="preserve">that </w:t>
        </w:r>
      </w:ins>
      <w:r w:rsidR="00BC56D3">
        <w:t>are</w:t>
      </w:r>
      <w:r>
        <w:t xml:space="preserve"> </w:t>
      </w:r>
      <w:del w:id="1637" w:author="Heather Perreaux" w:date="2010-06-14T14:18:00Z">
        <w:r w:rsidDel="00FF0809">
          <w:delText>overalloc</w:delText>
        </w:r>
      </w:del>
      <w:ins w:id="1638" w:author="Heather Perreaux" w:date="2010-06-14T14:18:00Z">
        <w:r w:rsidR="00FF0809">
          <w:t>overalloc</w:t>
        </w:r>
      </w:ins>
      <w:r>
        <w:t xml:space="preserve">ated in red and </w:t>
      </w:r>
      <w:r w:rsidR="00CB6DF1">
        <w:t>will</w:t>
      </w:r>
      <w:ins w:id="1639" w:author="Heather Perreaux" w:date="2010-06-08T16:50:00Z">
        <w:r w:rsidR="00C508EA">
          <w:t xml:space="preserve"> also</w:t>
        </w:r>
      </w:ins>
      <w:r w:rsidR="00CB6DF1">
        <w:t xml:space="preserve"> </w:t>
      </w:r>
      <w:del w:id="1640" w:author="Heather Perreaux" w:date="2010-06-08T16:50:00Z">
        <w:r w:rsidDel="00C508EA">
          <w:delText xml:space="preserve">have </w:delText>
        </w:r>
      </w:del>
      <w:ins w:id="1641" w:author="Heather Perreaux" w:date="2010-06-08T16:50:00Z">
        <w:r w:rsidR="00C508EA">
          <w:t xml:space="preserve">display </w:t>
        </w:r>
      </w:ins>
      <w:r>
        <w:t xml:space="preserve">a yellow </w:t>
      </w:r>
      <w:ins w:id="1642" w:author="Heather Perreaux" w:date="2010-06-08T16:50:00Z">
        <w:r w:rsidR="00885ABB">
          <w:t xml:space="preserve">warning </w:t>
        </w:r>
      </w:ins>
      <w:r>
        <w:t xml:space="preserve">diamond in the indicators column.  </w:t>
      </w:r>
      <w:r w:rsidR="00CB6DF1">
        <w:t>This</w:t>
      </w:r>
      <w:del w:id="1643" w:author="Heather Perreaux" w:date="2010-06-08T16:50:00Z">
        <w:r w:rsidR="00CB6DF1" w:rsidDel="00FD3D75">
          <w:delText xml:space="preserve"> is</w:delText>
        </w:r>
      </w:del>
      <w:r w:rsidR="00CB6DF1">
        <w:t xml:space="preserve"> indicat</w:t>
      </w:r>
      <w:ins w:id="1644" w:author="Heather Perreaux" w:date="2010-06-08T16:50:00Z">
        <w:r w:rsidR="00FD3D75">
          <w:t>es</w:t>
        </w:r>
      </w:ins>
      <w:del w:id="1645" w:author="Heather Perreaux" w:date="2010-06-08T16:50:00Z">
        <w:r w:rsidR="00CB6DF1" w:rsidDel="00FD3D75">
          <w:delText>ing</w:delText>
        </w:r>
      </w:del>
      <w:r w:rsidR="00CB6DF1">
        <w:t xml:space="preserve"> that the resource is </w:t>
      </w:r>
      <w:del w:id="1646" w:author="Heather Perreaux" w:date="2010-06-14T14:18:00Z">
        <w:r w:rsidR="00CB6DF1" w:rsidDel="00FF0809">
          <w:delText>overalloc</w:delText>
        </w:r>
      </w:del>
      <w:ins w:id="1647" w:author="Heather Perreaux" w:date="2010-06-14T14:18:00Z">
        <w:r w:rsidR="00FF0809">
          <w:t>overalloc</w:t>
        </w:r>
      </w:ins>
      <w:r w:rsidR="00CB6DF1">
        <w:t xml:space="preserve">ated on at least one assignment.  </w:t>
      </w:r>
    </w:p>
    <w:p w:rsidR="009833A4" w:rsidRDefault="009833A4" w:rsidP="009833A4"/>
    <w:p w:rsidR="009833A4" w:rsidRDefault="00BE1CB8" w:rsidP="009833A4">
      <w:pPr>
        <w:pStyle w:val="Art"/>
      </w:pPr>
      <w:r>
        <w:rPr>
          <w:noProof/>
        </w:rPr>
        <w:pict>
          <v:rect id="Rectangle 62" o:spid="_x0000_s1029" style="position:absolute;margin-left:20.15pt;margin-top:41.6pt;width:116.95pt;height:33.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" filled="f" strokecolor="red" strokeweight="1pt"/>
        </w:pict>
      </w:r>
      <w:r w:rsidR="00797308">
        <w:rPr>
          <w:noProof/>
        </w:rPr>
        <w:drawing>
          <wp:inline distT="0" distB="0" distL="0" distR="0">
            <wp:extent cx="5716270" cy="1501140"/>
            <wp:effectExtent l="0" t="0" r="0" b="3810"/>
            <wp:docPr id="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501140"/>
                    </a:xfrm>
                    <a:prstGeom prst="rect">
                      <a:avLst/>
                    </a:prstGeom>
                    <a:noFill/>
                    <a:ln>
                      <a:noFill/>
                    </a:ln>
                  </pic:spPr>
                </pic:pic>
              </a:graphicData>
            </a:graphic>
          </wp:inline>
        </w:drawing>
      </w:r>
    </w:p>
    <w:p w:rsidR="009833A4" w:rsidRDefault="009833A4" w:rsidP="009833A4"/>
    <w:p w:rsidR="009833A4" w:rsidRDefault="009833A4" w:rsidP="009833A4">
      <w:r>
        <w:t xml:space="preserve">In the case </w:t>
      </w:r>
      <w:ins w:id="1648" w:author="Heather Perreaux" w:date="2010-06-08T16:51:00Z">
        <w:r w:rsidR="004F42F2">
          <w:t xml:space="preserve">of </w:t>
        </w:r>
      </w:ins>
      <w:r>
        <w:t>Mary</w:t>
      </w:r>
      <w:r w:rsidR="00BC56D3">
        <w:t xml:space="preserve"> Hill</w:t>
      </w:r>
      <w:r>
        <w:t xml:space="preserve"> and Larry </w:t>
      </w:r>
      <w:r w:rsidR="00BC56D3">
        <w:t>Adams</w:t>
      </w:r>
      <w:ins w:id="1649" w:author="Heather Perreaux" w:date="2010-06-08T16:51:00Z">
        <w:r w:rsidR="004F42F2">
          <w:t>,</w:t>
        </w:r>
      </w:ins>
      <w:r w:rsidR="00BC56D3">
        <w:t xml:space="preserve"> </w:t>
      </w:r>
      <w:r>
        <w:t xml:space="preserve">both are </w:t>
      </w:r>
      <w:del w:id="1650" w:author="Heather Perreaux" w:date="2010-06-14T14:18:00Z">
        <w:r w:rsidDel="00FF0809">
          <w:delText>overalloc</w:delText>
        </w:r>
      </w:del>
      <w:ins w:id="1651" w:author="Heather Perreaux" w:date="2010-06-14T14:18:00Z">
        <w:r w:rsidR="00FF0809">
          <w:t>overalloc</w:t>
        </w:r>
      </w:ins>
      <w:r>
        <w:t>ated some</w:t>
      </w:r>
      <w:del w:id="1652" w:author="Heather Perreaux" w:date="2010-06-08T16:52:00Z">
        <w:r w:rsidDel="004F42F2">
          <w:delText xml:space="preserve"> place</w:delText>
        </w:r>
        <w:r w:rsidR="00BC56D3" w:rsidDel="004F42F2">
          <w:delText xml:space="preserve"> </w:delText>
        </w:r>
      </w:del>
      <w:ins w:id="1653" w:author="Heather Perreaux" w:date="2010-06-08T16:52:00Z">
        <w:r w:rsidR="004F42F2">
          <w:t xml:space="preserve">where </w:t>
        </w:r>
      </w:ins>
      <w:r w:rsidR="00BC56D3">
        <w:t>in the schedule</w:t>
      </w:r>
      <w:r>
        <w:t xml:space="preserve">.  We will need to look at other views to get </w:t>
      </w:r>
      <w:del w:id="1654" w:author="Heather Perreaux" w:date="2010-06-08T16:52:00Z">
        <w:r w:rsidDel="004F42F2">
          <w:delText xml:space="preserve">more </w:delText>
        </w:r>
      </w:del>
      <w:ins w:id="1655" w:author="Heather Perreaux" w:date="2010-06-08T16:52:00Z">
        <w:r w:rsidR="004F42F2">
          <w:t xml:space="preserve">additional </w:t>
        </w:r>
      </w:ins>
      <w:r>
        <w:t xml:space="preserve">information.  </w:t>
      </w:r>
    </w:p>
    <w:p w:rsidR="009833A4" w:rsidRDefault="009833A4" w:rsidP="009833A4">
      <w:r>
        <w:t xml:space="preserve">The Resource Graph view </w:t>
      </w:r>
      <w:r w:rsidR="00BC56D3">
        <w:t>will</w:t>
      </w:r>
      <w:r>
        <w:t xml:space="preserve"> show what days a resource is over</w:t>
      </w:r>
      <w:ins w:id="1656" w:author="Heather Perreaux" w:date="2010-06-08T16:51:00Z">
        <w:r w:rsidR="00521380">
          <w:t>-</w:t>
        </w:r>
      </w:ins>
      <w:del w:id="1657" w:author="Heather Perreaux" w:date="2010-06-08T16:52:00Z">
        <w:r w:rsidDel="004F42F2">
          <w:delText xml:space="preserve">allocationed </w:delText>
        </w:r>
      </w:del>
      <w:ins w:id="1658" w:author="Heather Perreaux" w:date="2010-06-08T16:52:00Z">
        <w:r w:rsidR="004F42F2">
          <w:t xml:space="preserve">allocated </w:t>
        </w:r>
      </w:ins>
      <w:r>
        <w:t xml:space="preserve">in a graphic format.  </w:t>
      </w:r>
    </w:p>
    <w:p w:rsidR="009833A4" w:rsidRDefault="009833A4" w:rsidP="009833A4"/>
    <w:p w:rsidR="009833A4" w:rsidRDefault="009833A4" w:rsidP="009833A4">
      <w:r>
        <w:t xml:space="preserve">To </w:t>
      </w:r>
      <w:del w:id="1659" w:author="Heather Perreaux" w:date="2010-06-08T16:52:00Z">
        <w:r w:rsidDel="00F866D1">
          <w:delText>get to</w:delText>
        </w:r>
      </w:del>
      <w:ins w:id="1660" w:author="Heather Perreaux" w:date="2010-06-08T16:52:00Z">
        <w:r w:rsidR="00F866D1">
          <w:t>view</w:t>
        </w:r>
      </w:ins>
      <w:r>
        <w:t xml:space="preserve"> the Resource Graph: </w:t>
      </w:r>
    </w:p>
    <w:p w:rsidR="009833A4" w:rsidRPr="00F866D1" w:rsidRDefault="009833A4" w:rsidP="009833A4">
      <w:pPr>
        <w:rPr>
          <w:b/>
        </w:rPr>
      </w:pPr>
      <w:r w:rsidRPr="00F866D1">
        <w:rPr>
          <w:b/>
        </w:rPr>
        <w:t xml:space="preserve">Task </w:t>
      </w:r>
      <w:r w:rsidRPr="00F866D1">
        <w:rPr>
          <w:b/>
        </w:rPr>
        <w:sym w:font="Wingdings" w:char="F0E0"/>
      </w:r>
      <w:r w:rsidRPr="00F866D1">
        <w:rPr>
          <w:b/>
        </w:rPr>
        <w:t xml:space="preserve"> Gantt chart </w:t>
      </w:r>
      <w:r w:rsidRPr="00F866D1">
        <w:rPr>
          <w:b/>
        </w:rPr>
        <w:sym w:font="Wingdings" w:char="F0E0"/>
      </w:r>
      <w:r w:rsidRPr="00F866D1">
        <w:rPr>
          <w:b/>
        </w:rPr>
        <w:t xml:space="preserve">  Resource Graph</w:t>
      </w:r>
    </w:p>
    <w:p w:rsidR="009833A4" w:rsidRDefault="009A74F4" w:rsidP="009A74F4">
      <w:pPr>
        <w:pStyle w:val="ListParagraph"/>
        <w:numPr>
          <w:ilvl w:val="0"/>
          <w:numId w:val="30"/>
        </w:numPr>
      </w:pPr>
      <w:r>
        <w:t xml:space="preserve">Click </w:t>
      </w:r>
      <w:del w:id="1661" w:author="Heather Perreaux" w:date="2010-06-08T16:53:00Z">
        <w:r w:rsidDel="00132596">
          <w:delText xml:space="preserve">on </w:delText>
        </w:r>
      </w:del>
      <w:r>
        <w:t xml:space="preserve">the slider at the bottom of the left </w:t>
      </w:r>
      <w:del w:id="1662" w:author="Heather Perreaux" w:date="2010-06-08T16:53:00Z">
        <w:r w:rsidDel="00132596">
          <w:delText xml:space="preserve">side </w:delText>
        </w:r>
      </w:del>
      <w:r>
        <w:t xml:space="preserve">of the screen to scroll through the resources.  Stop when a resource name is in red. </w:t>
      </w:r>
    </w:p>
    <w:p w:rsidR="009A74F4" w:rsidRDefault="009A74F4" w:rsidP="009A74F4">
      <w:pPr>
        <w:pStyle w:val="ListParagraph"/>
        <w:numPr>
          <w:ilvl w:val="0"/>
          <w:numId w:val="30"/>
        </w:numPr>
      </w:pPr>
      <w:r w:rsidRPr="00132596">
        <w:rPr>
          <w:b/>
        </w:rPr>
        <w:t xml:space="preserve">Resource </w:t>
      </w:r>
      <w:r w:rsidRPr="00132596">
        <w:rPr>
          <w:b/>
        </w:rPr>
        <w:sym w:font="Wingdings" w:char="F0E0"/>
      </w:r>
      <w:r w:rsidRPr="00132596">
        <w:rPr>
          <w:b/>
        </w:rPr>
        <w:t xml:space="preserve"> Next overallocation</w:t>
      </w:r>
      <w:r>
        <w:t xml:space="preserve"> button</w:t>
      </w:r>
    </w:p>
    <w:p w:rsidR="009A74F4" w:rsidRDefault="009A74F4" w:rsidP="009A74F4">
      <w:pPr>
        <w:pStyle w:val="ListParagraph"/>
        <w:numPr>
          <w:ilvl w:val="0"/>
          <w:numId w:val="30"/>
        </w:numPr>
      </w:pPr>
      <w:r>
        <w:t xml:space="preserve">The graphic bars will advance </w:t>
      </w:r>
      <w:del w:id="1663" w:author="Heather Perreaux" w:date="2010-06-08T16:53:00Z">
        <w:r w:rsidDel="00132596">
          <w:delText xml:space="preserve">until </w:delText>
        </w:r>
      </w:del>
      <w:ins w:id="1664" w:author="Heather Perreaux" w:date="2010-06-08T16:53:00Z">
        <w:r w:rsidR="00132596">
          <w:t xml:space="preserve">to </w:t>
        </w:r>
      </w:ins>
      <w:r w:rsidR="00F16505">
        <w:t xml:space="preserve">the first </w:t>
      </w:r>
      <w:r>
        <w:t>over</w:t>
      </w:r>
      <w:del w:id="1665" w:author="Heather Perreaux" w:date="2010-06-08T16:53:00Z">
        <w:r w:rsidDel="00132596">
          <w:delText>allocation</w:delText>
        </w:r>
      </w:del>
      <w:ins w:id="1666" w:author="Heather Perreaux" w:date="2010-06-08T16:53:00Z">
        <w:r w:rsidR="00132596">
          <w:t>allocated resource</w:t>
        </w:r>
      </w:ins>
      <w:r>
        <w:t xml:space="preserve">.  </w:t>
      </w:r>
      <w:r w:rsidR="00CB6DF1">
        <w:t xml:space="preserve">Continue clicking </w:t>
      </w:r>
      <w:r w:rsidR="00F16505">
        <w:t xml:space="preserve">the </w:t>
      </w:r>
      <w:del w:id="1667" w:author="Heather Perreaux" w:date="2010-06-08T16:54:00Z">
        <w:r w:rsidR="00F16505" w:rsidDel="00132596">
          <w:delText>“</w:delText>
        </w:r>
      </w:del>
      <w:r w:rsidR="00F16505" w:rsidRPr="00132596">
        <w:rPr>
          <w:b/>
        </w:rPr>
        <w:t>Next Overallocation</w:t>
      </w:r>
      <w:del w:id="1668" w:author="Heather Perreaux" w:date="2010-06-08T16:54:00Z">
        <w:r w:rsidR="00F16505" w:rsidDel="00132596">
          <w:delText>”</w:delText>
        </w:r>
      </w:del>
      <w:r w:rsidR="00F16505">
        <w:t xml:space="preserve"> </w:t>
      </w:r>
      <w:r w:rsidR="00CB6DF1">
        <w:t xml:space="preserve">button until all overallocations </w:t>
      </w:r>
      <w:del w:id="1669" w:author="Heather Perreaux" w:date="2010-06-08T16:54:00Z">
        <w:r w:rsidR="00CB6DF1" w:rsidDel="0003590A">
          <w:delText xml:space="preserve">are </w:delText>
        </w:r>
      </w:del>
      <w:ins w:id="1670" w:author="Heather Perreaux" w:date="2010-06-08T16:54:00Z">
        <w:r w:rsidR="0003590A">
          <w:t xml:space="preserve">have been </w:t>
        </w:r>
      </w:ins>
      <w:r w:rsidR="00CB6DF1">
        <w:t xml:space="preserve">viewed.  </w:t>
      </w:r>
      <w:r>
        <w:t xml:space="preserve">An error message </w:t>
      </w:r>
      <w:r w:rsidR="00BC56D3">
        <w:t xml:space="preserve">will </w:t>
      </w:r>
      <w:del w:id="1671" w:author="Heather Perreaux" w:date="2010-06-08T16:54:00Z">
        <w:r w:rsidR="00BC56D3" w:rsidDel="004948B1">
          <w:delText xml:space="preserve">show </w:delText>
        </w:r>
      </w:del>
      <w:ins w:id="1672" w:author="Heather Perreaux" w:date="2010-06-08T16:54:00Z">
        <w:r w:rsidR="004948B1">
          <w:t xml:space="preserve">display </w:t>
        </w:r>
      </w:ins>
      <w:r>
        <w:t xml:space="preserve">when all </w:t>
      </w:r>
      <w:r w:rsidR="00BC56D3">
        <w:t xml:space="preserve">overallocations </w:t>
      </w:r>
      <w:r>
        <w:t xml:space="preserve">are shown for a particular resource. </w:t>
      </w:r>
    </w:p>
    <w:p w:rsidR="009A74F4" w:rsidRDefault="009A74F4" w:rsidP="009833A4">
      <w:r>
        <w:t>The view below shows Mary Hill</w:t>
      </w:r>
      <w:ins w:id="1673" w:author="Heather Perreaux" w:date="2010-06-08T17:10:00Z">
        <w:r w:rsidR="00E52A54">
          <w:t xml:space="preserve">’s 100% </w:t>
        </w:r>
      </w:ins>
      <w:del w:id="1674" w:author="Heather Perreaux" w:date="2010-06-08T17:10:00Z">
        <w:r w:rsidDel="00E52A54">
          <w:delText xml:space="preserve"> has a </w:delText>
        </w:r>
      </w:del>
      <w:r>
        <w:t xml:space="preserve">capacity </w:t>
      </w:r>
      <w:ins w:id="1675" w:author="Heather Perreaux" w:date="2010-06-08T17:10:00Z">
        <w:r w:rsidR="00E52A54">
          <w:t xml:space="preserve">shows an indicator </w:t>
        </w:r>
      </w:ins>
      <w:r>
        <w:t>line</w:t>
      </w:r>
      <w:del w:id="1676" w:author="Heather Perreaux" w:date="2010-06-08T17:10:00Z">
        <w:r w:rsidDel="00E52A54">
          <w:delText xml:space="preserve"> where h</w:delText>
        </w:r>
        <w:r w:rsidR="00BC56D3" w:rsidDel="00E52A54">
          <w:delText>er</w:delText>
        </w:r>
        <w:r w:rsidDel="00E52A54">
          <w:delText xml:space="preserve"> 100% level is</w:delText>
        </w:r>
      </w:del>
      <w:r>
        <w:t>.</w:t>
      </w:r>
      <w:del w:id="1677" w:author="Heather Perreaux" w:date="2010-06-08T17:10:00Z">
        <w:r w:rsidDel="00E52A54">
          <w:delText xml:space="preserve">  </w:delText>
        </w:r>
      </w:del>
      <w:r>
        <w:t xml:space="preserve"> The blue bars </w:t>
      </w:r>
      <w:r w:rsidR="00F16505">
        <w:t xml:space="preserve">below the line </w:t>
      </w:r>
      <w:r>
        <w:t>are within</w:t>
      </w:r>
      <w:ins w:id="1678" w:author="Heather Perreaux" w:date="2010-06-08T17:10:00Z">
        <w:r w:rsidR="00E52A54">
          <w:t xml:space="preserve"> her 100% capacity</w:t>
        </w:r>
      </w:ins>
      <w:r>
        <w:t xml:space="preserve"> limits.  The red bars </w:t>
      </w:r>
      <w:r w:rsidR="00F16505">
        <w:t xml:space="preserve">above the line </w:t>
      </w:r>
      <w:r>
        <w:t xml:space="preserve">represent </w:t>
      </w:r>
      <w:ins w:id="1679" w:author="Heather Perreaux" w:date="2010-06-08T17:11:00Z">
        <w:r w:rsidR="00910611">
          <w:t xml:space="preserve">her </w:t>
        </w:r>
      </w:ins>
      <w:del w:id="1680" w:author="Heather Perreaux" w:date="2010-06-14T14:19:00Z">
        <w:r w:rsidDel="00FF0809">
          <w:delText>over</w:delText>
        </w:r>
      </w:del>
      <w:ins w:id="1681" w:author="Heather Perreaux" w:date="2010-06-14T14:19:00Z">
        <w:r w:rsidR="00FF0809">
          <w:t>overalloc</w:t>
        </w:r>
      </w:ins>
      <w:ins w:id="1682" w:author="Heather Perreaux" w:date="2010-06-08T17:11:00Z">
        <w:r w:rsidR="00910611">
          <w:t>ations</w:t>
        </w:r>
      </w:ins>
      <w:r>
        <w:t xml:space="preserve"> </w:t>
      </w:r>
      <w:del w:id="1683" w:author="Heather Perreaux" w:date="2010-06-08T17:11:00Z">
        <w:r w:rsidDel="00910611">
          <w:delText>the limit</w:delText>
        </w:r>
        <w:r w:rsidR="00BC56D3" w:rsidDel="00910611">
          <w:delText xml:space="preserve"> based on Mary’s</w:delText>
        </w:r>
      </w:del>
      <w:ins w:id="1684" w:author="Heather Perreaux" w:date="2010-06-08T17:11:00Z">
        <w:r w:rsidR="00910611">
          <w:t>based on her</w:t>
        </w:r>
      </w:ins>
      <w:r w:rsidR="00BC56D3">
        <w:t xml:space="preserve"> resource calendar</w:t>
      </w:r>
      <w:r>
        <w:t xml:space="preserve">.  </w:t>
      </w:r>
      <w:ins w:id="1685" w:author="Heather Perreaux" w:date="2010-06-08T17:11:00Z">
        <w:r w:rsidR="004656A4">
          <w:t>Peak Units are displayed in the lower portion of the graphic</w:t>
        </w:r>
      </w:ins>
      <w:del w:id="1686" w:author="Heather Perreaux" w:date="2010-06-08T17:12:00Z">
        <w:r w:rsidDel="004656A4">
          <w:delText>At the bottom is an indicator for Peak Units</w:delText>
        </w:r>
      </w:del>
      <w:r>
        <w:t xml:space="preserve">.  This represents </w:t>
      </w:r>
      <w:del w:id="1687" w:author="Heather Perreaux" w:date="2010-06-08T17:12:00Z">
        <w:r w:rsidDel="004656A4">
          <w:delText xml:space="preserve">how many </w:delText>
        </w:r>
      </w:del>
      <w:ins w:id="1688" w:author="Heather Perreaux" w:date="2010-06-08T17:12:00Z">
        <w:r w:rsidR="004656A4">
          <w:t xml:space="preserve">the number of </w:t>
        </w:r>
      </w:ins>
      <w:r>
        <w:t xml:space="preserve">resources </w:t>
      </w:r>
      <w:ins w:id="1689" w:author="Heather Perreaux" w:date="2010-06-08T17:12:00Z">
        <w:r w:rsidR="004656A4">
          <w:t xml:space="preserve">required </w:t>
        </w:r>
      </w:ins>
      <w:del w:id="1690" w:author="Heather Perreaux" w:date="2010-06-08T17:12:00Z">
        <w:r w:rsidDel="004656A4">
          <w:delText xml:space="preserve">would be needed </w:delText>
        </w:r>
      </w:del>
      <w:r>
        <w:t>to accomplish the work at the current level of assignment</w:t>
      </w:r>
      <w:r w:rsidR="00CB6DF1">
        <w:t xml:space="preserve"> by this resource</w:t>
      </w:r>
      <w:r>
        <w:t xml:space="preserve">.  </w:t>
      </w:r>
      <w:r w:rsidR="00CB6DF1">
        <w:t>T</w:t>
      </w:r>
      <w:r w:rsidR="00BC56D3">
        <w:t>his example</w:t>
      </w:r>
      <w:r>
        <w:t xml:space="preserve"> shows that </w:t>
      </w:r>
      <w:r w:rsidR="00CB6DF1">
        <w:t>we</w:t>
      </w:r>
      <w:r>
        <w:t xml:space="preserve"> will need 600% of Mary or 6 Mary’s to</w:t>
      </w:r>
      <w:r w:rsidR="00CB6DF1" w:rsidRPr="00CB6DF1">
        <w:t xml:space="preserve"> </w:t>
      </w:r>
      <w:r w:rsidR="00CB6DF1">
        <w:t>complete</w:t>
      </w:r>
      <w:r>
        <w:t xml:space="preserve"> th</w:t>
      </w:r>
      <w:r w:rsidR="00BC56D3">
        <w:t>e</w:t>
      </w:r>
      <w:r>
        <w:t xml:space="preserve"> work.  </w:t>
      </w:r>
    </w:p>
    <w:p w:rsidR="009833A4" w:rsidRDefault="009833A4" w:rsidP="009833A4">
      <w:r>
        <w:t xml:space="preserve"> </w:t>
      </w:r>
    </w:p>
    <w:p w:rsidR="009833A4" w:rsidRDefault="00797308" w:rsidP="009A74F4">
      <w:pPr>
        <w:pStyle w:val="Art"/>
      </w:pPr>
      <w:r>
        <w:rPr>
          <w:noProof/>
        </w:rPr>
        <w:drawing>
          <wp:inline distT="0" distB="0" distL="0" distR="0">
            <wp:extent cx="5716270" cy="4249420"/>
            <wp:effectExtent l="0" t="0" r="0" b="0"/>
            <wp:docPr id="8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4249420"/>
                    </a:xfrm>
                    <a:prstGeom prst="rect">
                      <a:avLst/>
                    </a:prstGeom>
                    <a:noFill/>
                    <a:ln>
                      <a:noFill/>
                    </a:ln>
                  </pic:spPr>
                </pic:pic>
              </a:graphicData>
            </a:graphic>
          </wp:inline>
        </w:drawing>
      </w:r>
    </w:p>
    <w:p w:rsidR="009833A4" w:rsidRDefault="009833A4" w:rsidP="009833A4"/>
    <w:p w:rsidR="009A74F4" w:rsidRDefault="009A74F4" w:rsidP="009833A4">
      <w:r>
        <w:t>Th</w:t>
      </w:r>
      <w:r w:rsidR="00F16505">
        <w:t>e Resource Graph</w:t>
      </w:r>
      <w:r>
        <w:t xml:space="preserve"> view may also be customized by right clicking </w:t>
      </w:r>
      <w:del w:id="1691" w:author="Heather Perreaux" w:date="2010-06-08T17:13:00Z">
        <w:r w:rsidDel="00BB7FBA">
          <w:delText xml:space="preserve">in </w:delText>
        </w:r>
      </w:del>
      <w:r>
        <w:t xml:space="preserve">the Peak Units line and selecting other values to be shown on the graph.  </w:t>
      </w:r>
      <w:r w:rsidR="00F16505">
        <w:t xml:space="preserve">Below are the option choices for data </w:t>
      </w:r>
      <w:del w:id="1692" w:author="Heather Perreaux" w:date="2010-06-08T17:13:00Z">
        <w:r w:rsidR="00F16505" w:rsidDel="00BB7FBA">
          <w:delText xml:space="preserve">which </w:delText>
        </w:r>
      </w:del>
      <w:ins w:id="1693" w:author="Heather Perreaux" w:date="2010-06-08T17:13:00Z">
        <w:r w:rsidR="00BB7FBA">
          <w:t xml:space="preserve">that </w:t>
        </w:r>
      </w:ins>
      <w:r w:rsidR="00F16505">
        <w:t xml:space="preserve">is available to be shown using this view. </w:t>
      </w:r>
      <w:r>
        <w:t>Further customization is also available</w:t>
      </w:r>
      <w:r w:rsidR="00F16505">
        <w:t xml:space="preserve"> using the format bar available for the Resource Graph</w:t>
      </w:r>
      <w:ins w:id="1694" w:author="Heather Perreaux" w:date="2010-06-08T17:14:00Z">
        <w:r w:rsidR="00BB7FBA">
          <w:t xml:space="preserve"> shown below</w:t>
        </w:r>
      </w:ins>
      <w:r>
        <w:t xml:space="preserve">. </w:t>
      </w:r>
      <w:r w:rsidR="00F16505">
        <w:t xml:space="preserve"> </w:t>
      </w:r>
    </w:p>
    <w:p w:rsidR="009A74F4" w:rsidRDefault="009A74F4" w:rsidP="009833A4"/>
    <w:p w:rsidR="009A74F4" w:rsidRDefault="00797308" w:rsidP="009A74F4">
      <w:pPr>
        <w:pStyle w:val="Art"/>
        <w:jc w:val="center"/>
      </w:pPr>
      <w:r>
        <w:rPr>
          <w:noProof/>
        </w:rPr>
        <w:drawing>
          <wp:inline distT="0" distB="0" distL="0" distR="0">
            <wp:extent cx="1647825" cy="3046095"/>
            <wp:effectExtent l="0" t="0" r="9525" b="1905"/>
            <wp:docPr id="8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3046095"/>
                    </a:xfrm>
                    <a:prstGeom prst="rect">
                      <a:avLst/>
                    </a:prstGeom>
                    <a:noFill/>
                    <a:ln>
                      <a:noFill/>
                    </a:ln>
                  </pic:spPr>
                </pic:pic>
              </a:graphicData>
            </a:graphic>
          </wp:inline>
        </w:drawing>
      </w:r>
    </w:p>
    <w:p w:rsidR="009A74F4" w:rsidRDefault="009A74F4" w:rsidP="009833A4"/>
    <w:p w:rsidR="009A74F4" w:rsidRDefault="00F16505" w:rsidP="009833A4">
      <w:r>
        <w:t xml:space="preserve">To resolve </w:t>
      </w:r>
      <w:del w:id="1695" w:author="Heather Perreaux" w:date="2010-06-08T17:14:00Z">
        <w:r w:rsidDel="002C4A24">
          <w:delText xml:space="preserve">the </w:delText>
        </w:r>
      </w:del>
      <w:del w:id="1696" w:author="Heather Perreaux" w:date="2010-06-14T14:19:00Z">
        <w:r w:rsidDel="00FF0809">
          <w:delText>overalloc</w:delText>
        </w:r>
      </w:del>
      <w:ins w:id="1697" w:author="Heather Perreaux" w:date="2010-06-14T14:19:00Z">
        <w:r w:rsidR="00FF0809">
          <w:t>overalloc</w:t>
        </w:r>
      </w:ins>
      <w:r>
        <w:t>ations in the schedule, more information will be needed. W</w:t>
      </w:r>
      <w:r w:rsidR="009A74F4">
        <w:t xml:space="preserve">e still need to find out more information about what tasks are involved and for how many hours.  The Resource </w:t>
      </w:r>
      <w:r>
        <w:t>A</w:t>
      </w:r>
      <w:r w:rsidR="009A74F4">
        <w:t xml:space="preserve">llocation view is a split view with the Resource Usage view on the top and the Leveling Gantt </w:t>
      </w:r>
      <w:r>
        <w:t xml:space="preserve">view </w:t>
      </w:r>
      <w:r w:rsidR="009A74F4">
        <w:t xml:space="preserve">on the bottom.  This </w:t>
      </w:r>
      <w:r>
        <w:t xml:space="preserve">view </w:t>
      </w:r>
      <w:del w:id="1698" w:author="Heather Perreaux" w:date="2010-06-08T17:14:00Z">
        <w:r w:rsidR="009A74F4" w:rsidDel="002C4A24">
          <w:delText>will give</w:delText>
        </w:r>
      </w:del>
      <w:ins w:id="1699" w:author="Heather Perreaux" w:date="2010-06-08T17:14:00Z">
        <w:r w:rsidR="002C4A24">
          <w:t>allows</w:t>
        </w:r>
      </w:ins>
      <w:r w:rsidR="009A74F4">
        <w:t xml:space="preserve"> </w:t>
      </w:r>
      <w:r>
        <w:t>the scheduler</w:t>
      </w:r>
      <w:r w:rsidR="009A74F4">
        <w:t xml:space="preserve"> </w:t>
      </w:r>
      <w:del w:id="1700" w:author="Heather Perreaux" w:date="2010-06-08T17:14:00Z">
        <w:r w:rsidR="009A74F4" w:rsidDel="002C4A24">
          <w:delText xml:space="preserve">the ability </w:delText>
        </w:r>
      </w:del>
      <w:r w:rsidR="009A74F4">
        <w:t xml:space="preserve">to see what tasks are involved </w:t>
      </w:r>
      <w:del w:id="1701" w:author="Heather Perreaux" w:date="2010-06-08T17:15:00Z">
        <w:r w:rsidR="009A74F4" w:rsidDel="002C4A24">
          <w:delText xml:space="preserve">on </w:delText>
        </w:r>
      </w:del>
      <w:ins w:id="1702" w:author="Heather Perreaux" w:date="2010-06-08T17:15:00Z">
        <w:r w:rsidR="002C4A24">
          <w:t xml:space="preserve">and </w:t>
        </w:r>
      </w:ins>
      <w:r>
        <w:t>when they are scheduled</w:t>
      </w:r>
      <w:r w:rsidR="009A74F4">
        <w:t xml:space="preserve">.  </w:t>
      </w:r>
      <w:r>
        <w:t>Getting the full picture of what other tasks the resource is assigned to and who is assigned to the tasks with the resource</w:t>
      </w:r>
      <w:ins w:id="1703" w:author="Heather Perreaux" w:date="2010-06-08T17:15:00Z">
        <w:r w:rsidR="00492126">
          <w:t>,</w:t>
        </w:r>
      </w:ins>
      <w:r w:rsidR="00F13425">
        <w:t xml:space="preserve"> </w:t>
      </w:r>
      <w:r w:rsidR="009A74F4">
        <w:t xml:space="preserve">will </w:t>
      </w:r>
      <w:r w:rsidR="00F13425">
        <w:t xml:space="preserve">give the scheduler more information to make an informed decision.  </w:t>
      </w:r>
    </w:p>
    <w:p w:rsidR="009A74F4" w:rsidRDefault="009A74F4" w:rsidP="009833A4">
      <w:r>
        <w:t xml:space="preserve">To reveal the Resource Allocation view: </w:t>
      </w:r>
    </w:p>
    <w:p w:rsidR="009A74F4" w:rsidRPr="00492126" w:rsidRDefault="009A74F4" w:rsidP="009A74F4">
      <w:pPr>
        <w:pStyle w:val="ListParagraph"/>
        <w:numPr>
          <w:ilvl w:val="0"/>
          <w:numId w:val="31"/>
        </w:numPr>
        <w:rPr>
          <w:b/>
        </w:rPr>
      </w:pPr>
      <w:r w:rsidRPr="00492126">
        <w:rPr>
          <w:b/>
        </w:rPr>
        <w:t>Tasks</w:t>
      </w:r>
      <w:r w:rsidRPr="00492126">
        <w:rPr>
          <w:b/>
        </w:rPr>
        <w:sym w:font="Wingdings" w:char="F0E0"/>
      </w:r>
      <w:r w:rsidRPr="00492126">
        <w:rPr>
          <w:b/>
        </w:rPr>
        <w:t xml:space="preserve"> Gantt chart </w:t>
      </w:r>
      <w:r w:rsidRPr="00492126">
        <w:rPr>
          <w:b/>
        </w:rPr>
        <w:sym w:font="Wingdings" w:char="F0E0"/>
      </w:r>
      <w:r w:rsidRPr="00492126">
        <w:rPr>
          <w:b/>
        </w:rPr>
        <w:t xml:space="preserve"> </w:t>
      </w:r>
      <w:r w:rsidR="00F13425" w:rsidRPr="00492126">
        <w:rPr>
          <w:b/>
        </w:rPr>
        <w:t>M</w:t>
      </w:r>
      <w:r w:rsidRPr="00492126">
        <w:rPr>
          <w:b/>
        </w:rPr>
        <w:t xml:space="preserve">ore </w:t>
      </w:r>
      <w:r w:rsidR="00F13425" w:rsidRPr="00492126">
        <w:rPr>
          <w:b/>
        </w:rPr>
        <w:t>V</w:t>
      </w:r>
      <w:r w:rsidRPr="00492126">
        <w:rPr>
          <w:b/>
        </w:rPr>
        <w:t xml:space="preserve">iews </w:t>
      </w:r>
      <w:r w:rsidRPr="00492126">
        <w:rPr>
          <w:b/>
        </w:rPr>
        <w:sym w:font="Wingdings" w:char="F0E0"/>
      </w:r>
      <w:r w:rsidRPr="00492126">
        <w:rPr>
          <w:b/>
        </w:rPr>
        <w:t xml:space="preserve"> Resource Allocation view </w:t>
      </w:r>
      <w:r w:rsidRPr="00492126">
        <w:rPr>
          <w:b/>
        </w:rPr>
        <w:sym w:font="Wingdings" w:char="F0E0"/>
      </w:r>
      <w:r w:rsidRPr="00492126">
        <w:rPr>
          <w:b/>
        </w:rPr>
        <w:t xml:space="preserve"> Apply</w:t>
      </w:r>
    </w:p>
    <w:p w:rsidR="009A74F4" w:rsidRDefault="009A74F4" w:rsidP="009A74F4">
      <w:pPr>
        <w:pStyle w:val="ListParagraph"/>
        <w:numPr>
          <w:ilvl w:val="0"/>
          <w:numId w:val="31"/>
        </w:numPr>
      </w:pPr>
      <w:r>
        <w:t xml:space="preserve">Click on the </w:t>
      </w:r>
      <w:del w:id="1704" w:author="Heather Perreaux" w:date="2010-06-14T14:19:00Z">
        <w:r w:rsidR="00F13425" w:rsidDel="00FF0809">
          <w:delText>overalloc</w:delText>
        </w:r>
      </w:del>
      <w:ins w:id="1705" w:author="Heather Perreaux" w:date="2010-06-14T14:19:00Z">
        <w:r w:rsidR="00FF0809">
          <w:t>overalloc</w:t>
        </w:r>
      </w:ins>
      <w:r w:rsidR="00F13425">
        <w:t xml:space="preserve">ated </w:t>
      </w:r>
      <w:r>
        <w:t xml:space="preserve">resource </w:t>
      </w:r>
      <w:r w:rsidR="00F13425">
        <w:t>(in red)</w:t>
      </w:r>
    </w:p>
    <w:p w:rsidR="009A74F4" w:rsidRDefault="009A74F4" w:rsidP="009A74F4">
      <w:pPr>
        <w:pStyle w:val="ListParagraph"/>
        <w:numPr>
          <w:ilvl w:val="0"/>
          <w:numId w:val="31"/>
        </w:numPr>
      </w:pPr>
      <w:r>
        <w:t xml:space="preserve">Click </w:t>
      </w:r>
      <w:del w:id="1706" w:author="Heather Perreaux" w:date="2010-06-08T17:15:00Z">
        <w:r w:rsidDel="00492126">
          <w:delText xml:space="preserve">the </w:delText>
        </w:r>
      </w:del>
      <w:r w:rsidRPr="00492126">
        <w:rPr>
          <w:b/>
        </w:rPr>
        <w:t>Scroll</w:t>
      </w:r>
      <w:r>
        <w:t xml:space="preserve"> </w:t>
      </w:r>
      <w:r w:rsidRPr="00492126">
        <w:rPr>
          <w:b/>
        </w:rPr>
        <w:t>to task</w:t>
      </w:r>
      <w:r>
        <w:t xml:space="preserve"> </w:t>
      </w:r>
      <w:r w:rsidR="009D6D7A">
        <w:t xml:space="preserve">button </w:t>
      </w:r>
      <w:r>
        <w:t>to bring Mary’s work into view</w:t>
      </w:r>
      <w:r w:rsidR="00F13425">
        <w:br/>
      </w:r>
    </w:p>
    <w:p w:rsidR="00F13425" w:rsidDel="00D667B6" w:rsidRDefault="00F13425" w:rsidP="00F13425">
      <w:pPr>
        <w:rPr>
          <w:del w:id="1707" w:author="Heather Perreaux" w:date="2010-06-08T17:16:00Z"/>
        </w:rPr>
      </w:pPr>
    </w:p>
    <w:p w:rsidR="00F13425" w:rsidRDefault="00F13425" w:rsidP="00F13425">
      <w:pPr>
        <w:ind w:left="1080"/>
      </w:pPr>
      <w:r>
        <w:t xml:space="preserve">In the view below Mary is </w:t>
      </w:r>
      <w:del w:id="1708" w:author="Heather Perreaux" w:date="2010-06-08T17:16:00Z">
        <w:r w:rsidDel="00093DD8">
          <w:delText xml:space="preserve">overbooked </w:delText>
        </w:r>
      </w:del>
      <w:ins w:id="1709" w:author="Heather Perreaux" w:date="2010-06-14T14:19:00Z">
        <w:r w:rsidR="00FF0809">
          <w:t>overalloc</w:t>
        </w:r>
      </w:ins>
      <w:ins w:id="1710" w:author="Heather Perreaux" w:date="2010-06-08T17:16:00Z">
        <w:r w:rsidR="00093DD8">
          <w:t xml:space="preserve">ated </w:t>
        </w:r>
      </w:ins>
      <w:r>
        <w:t xml:space="preserve">between April 25 and April 30.  We can see that she is fully assigned </w:t>
      </w:r>
      <w:ins w:id="1711" w:author="Heather Perreaux" w:date="2010-06-08T17:16:00Z">
        <w:r w:rsidR="00093DD8">
          <w:t xml:space="preserve">at 100% </w:t>
        </w:r>
      </w:ins>
      <w:r>
        <w:t xml:space="preserve">to several tasks.  </w:t>
      </w:r>
      <w:del w:id="1712" w:author="Heather Perreaux" w:date="2010-06-08T17:16:00Z">
        <w:r w:rsidDel="00093DD8">
          <w:delText>A few</w:delText>
        </w:r>
      </w:del>
      <w:ins w:id="1713" w:author="Heather Perreaux" w:date="2010-06-08T17:16:00Z">
        <w:r w:rsidR="00093DD8">
          <w:t>Some</w:t>
        </w:r>
      </w:ins>
      <w:r>
        <w:t xml:space="preserve"> of the tasks have a second resource assigned.  </w:t>
      </w:r>
    </w:p>
    <w:p w:rsidR="009A74F4" w:rsidRDefault="009A74F4" w:rsidP="009833A4"/>
    <w:p w:rsidR="009A74F4" w:rsidRDefault="00797308" w:rsidP="009A74F4">
      <w:pPr>
        <w:pStyle w:val="Art"/>
      </w:pPr>
      <w:r>
        <w:rPr>
          <w:b w:val="0"/>
          <w:noProof/>
        </w:rPr>
        <w:drawing>
          <wp:inline distT="0" distB="0" distL="0" distR="0">
            <wp:extent cx="5716270" cy="3208020"/>
            <wp:effectExtent l="0" t="0" r="0" b="0"/>
            <wp:docPr id="8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3208020"/>
                    </a:xfrm>
                    <a:prstGeom prst="rect">
                      <a:avLst/>
                    </a:prstGeom>
                    <a:noFill/>
                    <a:ln>
                      <a:noFill/>
                    </a:ln>
                  </pic:spPr>
                </pic:pic>
              </a:graphicData>
            </a:graphic>
          </wp:inline>
        </w:drawing>
      </w:r>
    </w:p>
    <w:p w:rsidR="009A74F4" w:rsidRDefault="009A74F4" w:rsidP="009833A4"/>
    <w:p w:rsidR="009A74F4" w:rsidRDefault="009A74F4" w:rsidP="009833A4"/>
    <w:p w:rsidR="00031051" w:rsidRDefault="00031051" w:rsidP="009833A4">
      <w:del w:id="1714" w:author="Heather Perreaux" w:date="2010-06-08T17:17:00Z">
        <w:r w:rsidDel="00084B03">
          <w:delText xml:space="preserve">Here </w:delText>
        </w:r>
      </w:del>
      <w:ins w:id="1715" w:author="Heather Perreaux" w:date="2010-06-08T17:17:00Z">
        <w:r w:rsidR="00084B03">
          <w:t xml:space="preserve">The following  </w:t>
        </w:r>
      </w:ins>
      <w:r>
        <w:t xml:space="preserve">is the same information viewed through Team Planner:  </w:t>
      </w:r>
    </w:p>
    <w:p w:rsidR="00031051" w:rsidRDefault="00797308" w:rsidP="00031051">
      <w:pPr>
        <w:pStyle w:val="Art"/>
      </w:pPr>
      <w:r>
        <w:rPr>
          <w:noProof/>
        </w:rPr>
        <w:drawing>
          <wp:inline distT="0" distB="0" distL="0" distR="0">
            <wp:extent cx="5711190" cy="3569335"/>
            <wp:effectExtent l="0" t="0" r="3810" b="0"/>
            <wp:docPr id="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3569335"/>
                    </a:xfrm>
                    <a:prstGeom prst="rect">
                      <a:avLst/>
                    </a:prstGeom>
                    <a:noFill/>
                    <a:ln>
                      <a:noFill/>
                    </a:ln>
                  </pic:spPr>
                </pic:pic>
              </a:graphicData>
            </a:graphic>
          </wp:inline>
        </w:drawing>
      </w:r>
    </w:p>
    <w:p w:rsidR="00031051" w:rsidRDefault="00031051" w:rsidP="00031051"/>
    <w:p w:rsidR="00031051" w:rsidRPr="00031051" w:rsidRDefault="00031051" w:rsidP="00031051">
      <w:r>
        <w:t xml:space="preserve">Mary’s </w:t>
      </w:r>
      <w:del w:id="1716" w:author="Heather Perreaux" w:date="2010-06-14T14:19:00Z">
        <w:r w:rsidDel="00FF0809">
          <w:delText>overalloc</w:delText>
        </w:r>
      </w:del>
      <w:ins w:id="1717" w:author="Heather Perreaux" w:date="2010-06-14T14:19:00Z">
        <w:r w:rsidR="00FF0809">
          <w:t>overalloc</w:t>
        </w:r>
      </w:ins>
      <w:r>
        <w:t xml:space="preserve">ations are flagged in red with the background in pink.  </w:t>
      </w:r>
      <w:r w:rsidR="00F13425">
        <w:t>Multiple task assignments may be viewed simultaneously.</w:t>
      </w:r>
      <w:r>
        <w:t xml:space="preserve"> </w:t>
      </w:r>
    </w:p>
    <w:p w:rsidR="006C33D3" w:rsidRDefault="006C33D3" w:rsidP="006C33D3">
      <w:pPr>
        <w:pStyle w:val="Pb"/>
        <w:framePr w:wrap="around"/>
      </w:pPr>
    </w:p>
    <w:p w:rsidR="00D66EA2" w:rsidRDefault="00D66EA2" w:rsidP="00D66EA2">
      <w:pPr>
        <w:pStyle w:val="Heading2"/>
      </w:pPr>
      <w:bookmarkStart w:id="1718" w:name="_Toc267385171"/>
      <w:r>
        <w:t xml:space="preserve">Leveling </w:t>
      </w:r>
      <w:r w:rsidRPr="00D66EA2">
        <w:t>Resource</w:t>
      </w:r>
      <w:r>
        <w:t>s</w:t>
      </w:r>
      <w:r w:rsidRPr="00D66EA2">
        <w:t xml:space="preserve"> </w:t>
      </w:r>
      <w:r>
        <w:t>Manually</w:t>
      </w:r>
      <w:bookmarkEnd w:id="1718"/>
    </w:p>
    <w:p w:rsidR="00D66EA2" w:rsidRDefault="00797308" w:rsidP="00D66EA2">
      <w:pPr>
        <w:pStyle w:val="FormatPPT"/>
      </w:pPr>
      <w:r>
        <w:drawing>
          <wp:inline distT="0" distB="0" distL="0" distR="0">
            <wp:extent cx="3648075" cy="2303145"/>
            <wp:effectExtent l="0" t="0" r="9525" b="1905"/>
            <wp:docPr id="91"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D66EA2" w:rsidRPr="00FD0210" w:rsidRDefault="00D66EA2" w:rsidP="00D66EA2">
      <w:pPr>
        <w:pStyle w:val="Rule"/>
        <w:rPr>
          <w:b/>
        </w:rPr>
      </w:pPr>
    </w:p>
    <w:p w:rsidR="00D66EA2" w:rsidRDefault="00031051" w:rsidP="00D66EA2">
      <w:r>
        <w:t xml:space="preserve">Project 2010 has a </w:t>
      </w:r>
      <w:r w:rsidR="00923290">
        <w:t>function</w:t>
      </w:r>
      <w:r>
        <w:t xml:space="preserve"> called </w:t>
      </w:r>
      <w:r w:rsidR="009D6D7A">
        <w:t xml:space="preserve">Resource </w:t>
      </w:r>
      <w:r>
        <w:t>Leveling that c</w:t>
      </w:r>
      <w:del w:id="1719" w:author="Heather Perreaux" w:date="2010-06-08T17:18:00Z">
        <w:r w:rsidDel="00484E89">
          <w:delText>ould</w:delText>
        </w:r>
      </w:del>
      <w:ins w:id="1720" w:author="Heather Perreaux" w:date="2010-06-08T17:18:00Z">
        <w:r w:rsidR="00484E89">
          <w:t>an</w:t>
        </w:r>
      </w:ins>
      <w:r>
        <w:t xml:space="preserve"> </w:t>
      </w:r>
      <w:r w:rsidR="00923290">
        <w:t>help</w:t>
      </w:r>
      <w:r>
        <w:t xml:space="preserve"> level the work of the resources.  It is </w:t>
      </w:r>
      <w:del w:id="1721" w:author="Heather Perreaux" w:date="2010-06-08T17:18:00Z">
        <w:r w:rsidDel="00484E89">
          <w:delText xml:space="preserve">a </w:delText>
        </w:r>
        <w:r w:rsidR="00923290" w:rsidDel="00484E89">
          <w:delText>function</w:delText>
        </w:r>
        <w:r w:rsidDel="00484E89">
          <w:delText xml:space="preserve"> </w:delText>
        </w:r>
      </w:del>
      <w:r>
        <w:t>designed to move</w:t>
      </w:r>
      <w:del w:id="1722" w:author="Heather Perreaux" w:date="2010-06-08T17:24:00Z">
        <w:r w:rsidDel="00484E89">
          <w:delText xml:space="preserve"> the</w:delText>
        </w:r>
      </w:del>
      <w:r>
        <w:t xml:space="preserve"> </w:t>
      </w:r>
      <w:r w:rsidR="00633876">
        <w:t>assignments</w:t>
      </w:r>
      <w:r>
        <w:t xml:space="preserve"> forward or backward within time limits to attempt to level or smooth the workload for the resources</w:t>
      </w:r>
      <w:r w:rsidR="009D6D7A">
        <w:t xml:space="preserve"> and remove </w:t>
      </w:r>
      <w:r w:rsidR="00633876">
        <w:t xml:space="preserve">or lessen </w:t>
      </w:r>
      <w:del w:id="1723" w:author="Heather Perreaux" w:date="2010-06-08T17:24:00Z">
        <w:r w:rsidR="009D6D7A" w:rsidDel="00484E89">
          <w:delText xml:space="preserve">the </w:delText>
        </w:r>
      </w:del>
      <w:del w:id="1724" w:author="Heather Perreaux" w:date="2010-06-14T14:20:00Z">
        <w:r w:rsidR="009D6D7A" w:rsidDel="00FF0809">
          <w:delText>overalloc</w:delText>
        </w:r>
      </w:del>
      <w:ins w:id="1725" w:author="Heather Perreaux" w:date="2010-06-14T14:20:00Z">
        <w:r w:rsidR="00FF0809">
          <w:t>overalloc</w:t>
        </w:r>
      </w:ins>
      <w:r w:rsidR="009D6D7A">
        <w:t>ations</w:t>
      </w:r>
      <w:r>
        <w:t xml:space="preserve">.  </w:t>
      </w:r>
    </w:p>
    <w:p w:rsidR="00633876" w:rsidRDefault="00031051" w:rsidP="00D66EA2">
      <w:del w:id="1726" w:author="Heather Perreaux" w:date="2010-06-08T17:25:00Z">
        <w:r w:rsidDel="00484E89">
          <w:delText xml:space="preserve">Automatic resource leveling is </w:delText>
        </w:r>
        <w:r w:rsidR="00633876" w:rsidDel="00484E89">
          <w:delText xml:space="preserve">a </w:delText>
        </w:r>
        <w:r w:rsidDel="00484E89">
          <w:delText>software</w:delText>
        </w:r>
        <w:r w:rsidR="001950BE" w:rsidDel="00484E89">
          <w:delText xml:space="preserve"> </w:delText>
        </w:r>
        <w:r w:rsidR="00633876" w:rsidDel="00484E89">
          <w:delText xml:space="preserve">function </w:delText>
        </w:r>
        <w:r w:rsidR="001950BE" w:rsidDel="00484E89">
          <w:delText xml:space="preserve">and </w:delText>
        </w:r>
        <w:r w:rsidR="00633876" w:rsidDel="00484E89">
          <w:delText>software</w:delText>
        </w:r>
        <w:r w:rsidDel="00484E89">
          <w:delText xml:space="preserve"> does not know the human side of the work</w:delText>
        </w:r>
        <w:r w:rsidR="00633876" w:rsidDel="00484E89">
          <w:delText xml:space="preserve"> or the project</w:delText>
        </w:r>
        <w:r w:rsidDel="00484E89">
          <w:delText xml:space="preserve">.  </w:delText>
        </w:r>
      </w:del>
      <w:ins w:id="1727" w:author="Heather Perreaux" w:date="2010-06-08T17:25:00Z">
        <w:r w:rsidR="00484E89">
          <w:t xml:space="preserve">Automatic resource leveling in </w:t>
        </w:r>
      </w:ins>
      <w:r w:rsidR="00633876">
        <w:t>Project 2010</w:t>
      </w:r>
      <w:r>
        <w:t xml:space="preserve"> is </w:t>
      </w:r>
      <w:del w:id="1728" w:author="Heather Perreaux" w:date="2010-06-08T17:26:00Z">
        <w:r w:rsidDel="00484E89">
          <w:delText xml:space="preserve">programmed </w:delText>
        </w:r>
      </w:del>
      <w:ins w:id="1729" w:author="Heather Perreaux" w:date="2010-06-08T17:26:00Z">
        <w:r w:rsidR="00484E89">
          <w:t xml:space="preserve">designed </w:t>
        </w:r>
      </w:ins>
      <w:r>
        <w:t>to mo</w:t>
      </w:r>
      <w:r w:rsidR="001950BE">
        <w:t>v</w:t>
      </w:r>
      <w:r>
        <w:t xml:space="preserve">e </w:t>
      </w:r>
      <w:del w:id="1730" w:author="Heather Perreaux" w:date="2010-06-08T17:26:00Z">
        <w:r w:rsidDel="00484E89">
          <w:delText xml:space="preserve">the </w:delText>
        </w:r>
      </w:del>
      <w:ins w:id="1731" w:author="Heather Perreaux" w:date="2010-06-08T17:26:00Z">
        <w:r w:rsidR="00484E89">
          <w:t xml:space="preserve">resource </w:t>
        </w:r>
      </w:ins>
      <w:r w:rsidR="00F13425">
        <w:t>assignment</w:t>
      </w:r>
      <w:ins w:id="1732" w:author="Heather Perreaux" w:date="2010-06-08T17:27:00Z">
        <w:r w:rsidR="00484E89">
          <w:t>s</w:t>
        </w:r>
      </w:ins>
      <w:r>
        <w:t xml:space="preserve"> </w:t>
      </w:r>
      <w:r w:rsidR="001950BE">
        <w:t xml:space="preserve">to </w:t>
      </w:r>
      <w:del w:id="1733" w:author="Heather Perreaux" w:date="2010-06-08T17:25:00Z">
        <w:r w:rsidR="001950BE" w:rsidDel="00484E89">
          <w:delText xml:space="preserve">where </w:delText>
        </w:r>
      </w:del>
      <w:ins w:id="1734" w:author="Heather Perreaux" w:date="2010-06-08T17:25:00Z">
        <w:r w:rsidR="00484E89">
          <w:t>a point in time where</w:t>
        </w:r>
      </w:ins>
      <w:ins w:id="1735" w:author="Heather Perreaux" w:date="2010-06-08T17:27:00Z">
        <w:r w:rsidR="00484E89">
          <w:t>,</w:t>
        </w:r>
      </w:ins>
      <w:ins w:id="1736" w:author="Heather Perreaux" w:date="2010-06-08T17:25:00Z">
        <w:r w:rsidR="00484E89">
          <w:t xml:space="preserve"> </w:t>
        </w:r>
      </w:ins>
      <w:ins w:id="1737" w:author="Heather Perreaux" w:date="2010-06-08T17:26:00Z">
        <w:r w:rsidR="00484E89">
          <w:t xml:space="preserve">based on the resource calendar, </w:t>
        </w:r>
      </w:ins>
      <w:r w:rsidR="00F13425">
        <w:t xml:space="preserve">the resource has </w:t>
      </w:r>
      <w:r w:rsidR="00B128CE">
        <w:t>time available</w:t>
      </w:r>
      <w:r w:rsidR="00F13425">
        <w:t>.</w:t>
      </w:r>
      <w:r>
        <w:t xml:space="preserve">  If resources </w:t>
      </w:r>
      <w:r w:rsidR="00633876">
        <w:t>have</w:t>
      </w:r>
      <w:r>
        <w:t xml:space="preserve"> a capacity of 160 hours </w:t>
      </w:r>
      <w:ins w:id="1738" w:author="Heather Perreaux" w:date="2010-06-08T17:27:00Z">
        <w:r w:rsidR="00DE2E00">
          <w:t xml:space="preserve">of </w:t>
        </w:r>
      </w:ins>
      <w:r w:rsidR="00633876">
        <w:t xml:space="preserve">work available </w:t>
      </w:r>
      <w:r>
        <w:t xml:space="preserve">in a month and </w:t>
      </w:r>
      <w:r w:rsidR="00633876">
        <w:t>they are a</w:t>
      </w:r>
      <w:r>
        <w:t>ssigned to 200 hours</w:t>
      </w:r>
      <w:r w:rsidR="00633876">
        <w:t xml:space="preserve"> of work</w:t>
      </w:r>
      <w:r>
        <w:t xml:space="preserve">, the </w:t>
      </w:r>
      <w:r w:rsidR="009D6D7A">
        <w:t>project duration</w:t>
      </w:r>
      <w:r>
        <w:t xml:space="preserve"> will </w:t>
      </w:r>
      <w:r w:rsidR="009D6D7A">
        <w:t xml:space="preserve">extend </w:t>
      </w:r>
      <w:ins w:id="1739" w:author="Heather Perreaux" w:date="2010-06-08T17:27:00Z">
        <w:r w:rsidR="00DE2E00">
          <w:t xml:space="preserve">outwards </w:t>
        </w:r>
      </w:ins>
      <w:r w:rsidR="009D6D7A">
        <w:t xml:space="preserve">to </w:t>
      </w:r>
      <w:r w:rsidR="00633876">
        <w:t>schedule</w:t>
      </w:r>
      <w:r w:rsidR="009D6D7A">
        <w:t xml:space="preserve"> the work</w:t>
      </w:r>
      <w:r w:rsidR="00FC0075">
        <w:t xml:space="preserve"> </w:t>
      </w:r>
      <w:del w:id="1740" w:author="Heather Perreaux" w:date="2010-06-08T17:28:00Z">
        <w:r w:rsidR="00FC0075" w:rsidDel="00DE2E00">
          <w:delText xml:space="preserve">during </w:delText>
        </w:r>
      </w:del>
      <w:ins w:id="1741" w:author="Heather Perreaux" w:date="2010-06-08T17:28:00Z">
        <w:r w:rsidR="00DE2E00">
          <w:t xml:space="preserve">via </w:t>
        </w:r>
      </w:ins>
      <w:r w:rsidR="00FC0075">
        <w:t>resource leveling</w:t>
      </w:r>
      <w:r w:rsidR="00633876">
        <w:t xml:space="preserve">.  To </w:t>
      </w:r>
      <w:ins w:id="1742" w:author="Heather Perreaux" w:date="2010-06-08T17:28:00Z">
        <w:r w:rsidR="00DE2E00">
          <w:t xml:space="preserve">level resources, and </w:t>
        </w:r>
      </w:ins>
      <w:r w:rsidR="00633876">
        <w:t>keep t</w:t>
      </w:r>
      <w:del w:id="1743" w:author="Heather Perreaux" w:date="2010-06-08T17:28:00Z">
        <w:r w:rsidR="00633876" w:rsidDel="00DE2E00">
          <w:delText>he same</w:delText>
        </w:r>
      </w:del>
      <w:ins w:id="1744" w:author="Heather Perreaux" w:date="2010-06-08T17:28:00Z">
        <w:r w:rsidR="00DE2E00">
          <w:t>o the original</w:t>
        </w:r>
      </w:ins>
      <w:r w:rsidR="00633876">
        <w:t xml:space="preserve"> time line, </w:t>
      </w:r>
      <w:ins w:id="1745" w:author="Heather Perreaux" w:date="2010-06-08T17:29:00Z">
        <w:r w:rsidR="001004A1">
          <w:t xml:space="preserve">either or both of the following should occur:  </w:t>
        </w:r>
      </w:ins>
      <w:r w:rsidR="00633876">
        <w:t>t</w:t>
      </w:r>
      <w:r w:rsidR="009D6D7A">
        <w:t xml:space="preserve">he </w:t>
      </w:r>
      <w:ins w:id="1746" w:author="Heather Perreaux" w:date="2010-06-08T17:29:00Z">
        <w:r w:rsidR="001004A1">
          <w:t xml:space="preserve">percentage of </w:t>
        </w:r>
      </w:ins>
      <w:r w:rsidR="009D6D7A">
        <w:t xml:space="preserve">capacity of the resources </w:t>
      </w:r>
      <w:del w:id="1747" w:author="Heather Perreaux" w:date="2010-06-08T17:30:00Z">
        <w:r w:rsidR="00633876" w:rsidDel="001004A1">
          <w:delText>should be</w:delText>
        </w:r>
      </w:del>
      <w:ins w:id="1748" w:author="Heather Perreaux" w:date="2010-06-08T17:30:00Z">
        <w:r w:rsidR="001004A1">
          <w:t>is</w:t>
        </w:r>
      </w:ins>
      <w:r w:rsidR="00633876">
        <w:t xml:space="preserve"> increased,</w:t>
      </w:r>
      <w:ins w:id="1749" w:author="Heather Perreaux" w:date="2010-06-08T17:30:00Z">
        <w:r w:rsidR="001004A1">
          <w:t xml:space="preserve"> or</w:t>
        </w:r>
      </w:ins>
      <w:r w:rsidR="00633876">
        <w:t xml:space="preserve"> more resources </w:t>
      </w:r>
      <w:del w:id="1750" w:author="Heather Perreaux" w:date="2010-06-08T17:30:00Z">
        <w:r w:rsidR="00633876" w:rsidDel="001004A1">
          <w:delText>should be</w:delText>
        </w:r>
      </w:del>
      <w:ins w:id="1751" w:author="Heather Perreaux" w:date="2010-06-08T17:30:00Z">
        <w:r w:rsidR="001004A1">
          <w:t>are</w:t>
        </w:r>
      </w:ins>
      <w:r w:rsidR="00633876">
        <w:t xml:space="preserve"> added</w:t>
      </w:r>
      <w:ins w:id="1752" w:author="Heather Perreaux" w:date="2010-06-08T17:30:00Z">
        <w:r w:rsidR="001004A1">
          <w:t xml:space="preserve">.  </w:t>
        </w:r>
        <w:commentRangeStart w:id="1753"/>
        <w:r w:rsidR="001004A1">
          <w:t>Failure to do either</w:t>
        </w:r>
      </w:ins>
      <w:ins w:id="1754" w:author="Heather Perreaux" w:date="2010-06-08T17:32:00Z">
        <w:r w:rsidR="001004A1">
          <w:t xml:space="preserve"> will</w:t>
        </w:r>
      </w:ins>
      <w:ins w:id="1755" w:author="Heather Perreaux" w:date="2010-06-08T17:30:00Z">
        <w:r w:rsidR="001004A1">
          <w:t xml:space="preserve"> </w:t>
        </w:r>
      </w:ins>
      <w:ins w:id="1756" w:author="Heather Perreaux" w:date="2010-06-08T17:31:00Z">
        <w:r w:rsidR="001004A1">
          <w:t xml:space="preserve">result </w:t>
        </w:r>
      </w:ins>
      <w:ins w:id="1757" w:author="Heather Perreaux" w:date="2010-06-08T17:30:00Z">
        <w:r w:rsidR="001004A1">
          <w:t>in</w:t>
        </w:r>
      </w:ins>
      <w:r w:rsidR="00633876">
        <w:t xml:space="preserve"> </w:t>
      </w:r>
      <w:ins w:id="1758" w:author="Heather Perreaux" w:date="2010-06-08T17:32:00Z">
        <w:r w:rsidR="001004A1">
          <w:t xml:space="preserve">an inability to complete </w:t>
        </w:r>
      </w:ins>
      <w:del w:id="1759" w:author="Heather Perreaux" w:date="2010-06-08T17:30:00Z">
        <w:r w:rsidR="00633876" w:rsidDel="001004A1">
          <w:delText xml:space="preserve">or </w:delText>
        </w:r>
      </w:del>
      <w:r w:rsidR="00633876">
        <w:t xml:space="preserve">some of the </w:t>
      </w:r>
      <w:ins w:id="1760" w:author="Heather Perreaux" w:date="2010-06-08T17:32:00Z">
        <w:r w:rsidR="001004A1">
          <w:t xml:space="preserve">planned </w:t>
        </w:r>
      </w:ins>
      <w:r w:rsidR="00633876">
        <w:t>work</w:t>
      </w:r>
      <w:del w:id="1761" w:author="Heather Perreaux" w:date="2010-06-08T17:32:00Z">
        <w:r w:rsidR="00633876" w:rsidDel="001004A1">
          <w:delText xml:space="preserve"> can</w:delText>
        </w:r>
      </w:del>
      <w:del w:id="1762" w:author="Heather Perreaux" w:date="2010-06-08T17:28:00Z">
        <w:r w:rsidR="00633876" w:rsidDel="00DE2E00">
          <w:delText xml:space="preserve"> </w:delText>
        </w:r>
      </w:del>
      <w:del w:id="1763" w:author="Heather Perreaux" w:date="2010-06-08T17:32:00Z">
        <w:r w:rsidR="00633876" w:rsidDel="001004A1">
          <w:delText>not be accomplished</w:delText>
        </w:r>
      </w:del>
      <w:r w:rsidR="00633876">
        <w:t xml:space="preserve">. </w:t>
      </w:r>
      <w:commentRangeEnd w:id="1753"/>
      <w:r w:rsidR="001004A1">
        <w:rPr>
          <w:rStyle w:val="CommentReference"/>
        </w:rPr>
        <w:commentReference w:id="1753"/>
      </w:r>
      <w:r w:rsidR="009D6D7A">
        <w:t xml:space="preserve"> </w:t>
      </w:r>
    </w:p>
    <w:p w:rsidR="008F6919" w:rsidRDefault="00265B16" w:rsidP="00D66EA2">
      <w:pPr>
        <w:rPr>
          <w:ins w:id="1764" w:author="Heather Perreaux" w:date="2010-06-08T17:45:00Z"/>
        </w:rPr>
      </w:pPr>
      <w:ins w:id="1765" w:author="Heather Perreaux" w:date="2010-06-08T17:33:00Z">
        <w:r>
          <w:t xml:space="preserve">Manual resource leveling should always be tried </w:t>
        </w:r>
      </w:ins>
      <w:del w:id="1766" w:author="Heather Perreaux" w:date="2010-06-08T17:33:00Z">
        <w:r w:rsidR="00031051" w:rsidDel="00265B16">
          <w:delText>B</w:delText>
        </w:r>
      </w:del>
      <w:ins w:id="1767" w:author="Heather Perreaux" w:date="2010-06-08T17:33:00Z">
        <w:r>
          <w:t>b</w:t>
        </w:r>
      </w:ins>
      <w:r w:rsidR="00031051">
        <w:t>efore</w:t>
      </w:r>
      <w:ins w:id="1768" w:author="Heather Perreaux" w:date="2010-06-08T17:33:00Z">
        <w:r>
          <w:t xml:space="preserve"> attempting</w:t>
        </w:r>
      </w:ins>
      <w:r w:rsidR="00031051">
        <w:t xml:space="preserve"> automatic leveling</w:t>
      </w:r>
      <w:del w:id="1769" w:author="Heather Perreaux" w:date="2010-06-08T17:36:00Z">
        <w:r w:rsidR="00633876" w:rsidDel="00265B16">
          <w:delText xml:space="preserve"> is attempted</w:delText>
        </w:r>
        <w:r w:rsidR="00031051" w:rsidDel="00265B16">
          <w:delText>, manual leveling should be tried first</w:delText>
        </w:r>
      </w:del>
      <w:r w:rsidR="00031051">
        <w:t xml:space="preserve">.  </w:t>
      </w:r>
      <w:ins w:id="1770" w:author="Heather Perreaux" w:date="2010-06-08T17:39:00Z">
        <w:r w:rsidR="007650C5">
          <w:t xml:space="preserve">Leveling is most effective when </w:t>
        </w:r>
      </w:ins>
      <w:del w:id="1771" w:author="Heather Perreaux" w:date="2010-06-08T17:40:00Z">
        <w:r w:rsidR="00FC0075" w:rsidDel="007650C5">
          <w:delText>The</w:delText>
        </w:r>
        <w:r w:rsidR="00031051" w:rsidDel="007650C5">
          <w:delText xml:space="preserve"> </w:delText>
        </w:r>
        <w:r w:rsidR="001950BE" w:rsidDel="007650C5">
          <w:delText xml:space="preserve">best leveling is the leveling </w:delText>
        </w:r>
      </w:del>
      <w:r w:rsidR="00FC0075">
        <w:t>performed</w:t>
      </w:r>
      <w:r w:rsidR="001950BE">
        <w:t xml:space="preserve"> by a project manager who </w:t>
      </w:r>
      <w:ins w:id="1772" w:author="Heather Perreaux" w:date="2010-06-08T17:40:00Z">
        <w:r w:rsidR="007650C5">
          <w:t xml:space="preserve">is most familiar </w:t>
        </w:r>
      </w:ins>
      <w:del w:id="1773" w:author="Heather Perreaux" w:date="2010-06-08T17:40:00Z">
        <w:r w:rsidR="001950BE" w:rsidDel="007650C5">
          <w:delText xml:space="preserve">knows </w:delText>
        </w:r>
      </w:del>
      <w:ins w:id="1774" w:author="Heather Perreaux" w:date="2010-06-08T17:40:00Z">
        <w:r w:rsidR="007650C5">
          <w:t xml:space="preserve">with </w:t>
        </w:r>
      </w:ins>
      <w:r w:rsidR="001950BE">
        <w:t xml:space="preserve">the work and the people. </w:t>
      </w:r>
    </w:p>
    <w:p w:rsidR="00031051" w:rsidDel="008F6919" w:rsidRDefault="001950BE">
      <w:pPr>
        <w:rPr>
          <w:del w:id="1775" w:author="Heather Perreaux" w:date="2010-06-08T17:46:00Z"/>
        </w:rPr>
      </w:pPr>
      <w:del w:id="1776" w:author="Heather Perreaux" w:date="2010-06-08T17:45:00Z">
        <w:r w:rsidDel="008F6919">
          <w:delText xml:space="preserve">Below </w:delText>
        </w:r>
      </w:del>
      <w:ins w:id="1777" w:author="Heather Perreaux" w:date="2010-06-08T17:45:00Z">
        <w:r w:rsidR="008F6919">
          <w:t xml:space="preserve">The following </w:t>
        </w:r>
      </w:ins>
      <w:r>
        <w:t xml:space="preserve">are some suggestions for effective </w:t>
      </w:r>
      <w:ins w:id="1778" w:author="Heather Perreaux" w:date="2010-06-08T17:46:00Z">
        <w:r w:rsidR="008F6919">
          <w:t xml:space="preserve">manual </w:t>
        </w:r>
      </w:ins>
      <w:r>
        <w:t>resource leveling</w:t>
      </w:r>
      <w:del w:id="1779" w:author="Heather Perreaux" w:date="2010-06-08T17:46:00Z">
        <w:r w:rsidDel="008F6919">
          <w:delText xml:space="preserve"> that should be tried before</w:delText>
        </w:r>
      </w:del>
      <w:del w:id="1780" w:author="Heather Perreaux" w:date="2010-06-08T17:42:00Z">
        <w:r w:rsidDel="008F6919">
          <w:delText xml:space="preserve"> </w:delText>
        </w:r>
      </w:del>
      <w:del w:id="1781" w:author="Heather Perreaux" w:date="2010-06-08T17:46:00Z">
        <w:r w:rsidR="00FC0075" w:rsidDel="008F6919">
          <w:delText>the</w:delText>
        </w:r>
        <w:r w:rsidDel="008F6919">
          <w:delText xml:space="preserve"> automatic software solution. </w:delText>
        </w:r>
      </w:del>
    </w:p>
    <w:p w:rsidR="001950BE" w:rsidRDefault="001950BE" w:rsidP="008F6919">
      <w:del w:id="1782" w:author="Heather Perreaux" w:date="2010-06-08T17:46:00Z">
        <w:r w:rsidDel="008F6919">
          <w:delText>Some suggestions are</w:delText>
        </w:r>
      </w:del>
      <w:r>
        <w:t xml:space="preserve">: </w:t>
      </w:r>
    </w:p>
    <w:p w:rsidR="001950BE" w:rsidRDefault="00923290" w:rsidP="001950BE">
      <w:pPr>
        <w:pStyle w:val="ListParagraph"/>
        <w:numPr>
          <w:ilvl w:val="0"/>
          <w:numId w:val="32"/>
        </w:numPr>
      </w:pPr>
      <w:r>
        <w:t>Add</w:t>
      </w:r>
      <w:r w:rsidR="001950BE">
        <w:t xml:space="preserve"> more people</w:t>
      </w:r>
      <w:r w:rsidR="000A59CE">
        <w:t xml:space="preserve"> </w:t>
      </w:r>
      <w:del w:id="1783" w:author="Heather Perreaux" w:date="2010-06-08T17:47:00Z">
        <w:r w:rsidR="000A59CE" w:rsidDel="00CD107A">
          <w:delText>of the</w:delText>
        </w:r>
      </w:del>
      <w:ins w:id="1784" w:author="Heather Perreaux" w:date="2010-06-08T17:47:00Z">
        <w:r w:rsidR="00CD107A">
          <w:t>necessary</w:t>
        </w:r>
      </w:ins>
      <w:del w:id="1785" w:author="Heather Perreaux" w:date="2010-06-08T17:47:00Z">
        <w:r w:rsidR="000A59CE" w:rsidDel="00CD107A">
          <w:delText xml:space="preserve"> correct</w:delText>
        </w:r>
      </w:del>
      <w:r w:rsidR="000A59CE">
        <w:t xml:space="preserve"> skills</w:t>
      </w:r>
      <w:r>
        <w:t xml:space="preserve"> to </w:t>
      </w:r>
      <w:del w:id="1786" w:author="Heather Perreaux" w:date="2010-06-08T17:47:00Z">
        <w:r w:rsidDel="00CD107A">
          <w:delText xml:space="preserve">the </w:delText>
        </w:r>
      </w:del>
      <w:r>
        <w:t>tasks</w:t>
      </w:r>
    </w:p>
    <w:p w:rsidR="001950BE" w:rsidRDefault="00923290" w:rsidP="001950BE">
      <w:pPr>
        <w:pStyle w:val="ListParagraph"/>
        <w:numPr>
          <w:ilvl w:val="0"/>
          <w:numId w:val="32"/>
        </w:numPr>
      </w:pPr>
      <w:r>
        <w:t>Obtain</w:t>
      </w:r>
      <w:r w:rsidR="001950BE">
        <w:t xml:space="preserve"> more time from the people you </w:t>
      </w:r>
      <w:ins w:id="1787" w:author="Heather Perreaux" w:date="2010-06-08T17:47:00Z">
        <w:r w:rsidR="00CD107A">
          <w:t xml:space="preserve">already </w:t>
        </w:r>
      </w:ins>
      <w:r w:rsidR="001950BE">
        <w:t xml:space="preserve">have </w:t>
      </w:r>
      <w:r w:rsidR="00633876">
        <w:t>(nights, weekends, etc)</w:t>
      </w:r>
    </w:p>
    <w:p w:rsidR="003E6721" w:rsidRDefault="00633876" w:rsidP="001950BE">
      <w:pPr>
        <w:pStyle w:val="ListParagraph"/>
        <w:numPr>
          <w:ilvl w:val="0"/>
          <w:numId w:val="32"/>
        </w:numPr>
      </w:pPr>
      <w:r>
        <w:t>O</w:t>
      </w:r>
      <w:r w:rsidR="003E6721">
        <w:t>utsourc</w:t>
      </w:r>
      <w:r>
        <w:t>e</w:t>
      </w:r>
      <w:r w:rsidR="003E6721">
        <w:t xml:space="preserve"> </w:t>
      </w:r>
      <w:del w:id="1788" w:author="Heather Perreaux" w:date="2010-06-08T17:47:00Z">
        <w:r w:rsidR="003E6721" w:rsidDel="00CD107A">
          <w:delText xml:space="preserve">some </w:delText>
        </w:r>
      </w:del>
      <w:ins w:id="1789" w:author="Heather Perreaux" w:date="2010-06-08T17:47:00Z">
        <w:r w:rsidR="00CD107A">
          <w:t xml:space="preserve">a portion </w:t>
        </w:r>
      </w:ins>
      <w:r w:rsidR="003E6721">
        <w:t xml:space="preserve">of the work </w:t>
      </w:r>
    </w:p>
    <w:p w:rsidR="001950BE" w:rsidRDefault="00923290" w:rsidP="001950BE">
      <w:pPr>
        <w:pStyle w:val="ListParagraph"/>
        <w:numPr>
          <w:ilvl w:val="0"/>
          <w:numId w:val="32"/>
        </w:numPr>
      </w:pPr>
      <w:r>
        <w:t xml:space="preserve">Negotiate deadlines </w:t>
      </w:r>
      <w:r w:rsidR="00633876">
        <w:t>to see if extensions are possib</w:t>
      </w:r>
      <w:del w:id="1790" w:author="Heather Perreaux" w:date="2010-06-08T17:37:00Z">
        <w:r w:rsidR="00633876" w:rsidDel="00265B16">
          <w:delText>i</w:delText>
        </w:r>
      </w:del>
      <w:r w:rsidR="00633876">
        <w:t>le</w:t>
      </w:r>
    </w:p>
    <w:p w:rsidR="001950BE" w:rsidRDefault="00923290" w:rsidP="001950BE">
      <w:pPr>
        <w:pStyle w:val="ListParagraph"/>
        <w:numPr>
          <w:ilvl w:val="0"/>
          <w:numId w:val="32"/>
        </w:numPr>
      </w:pPr>
      <w:r>
        <w:t>Move the</w:t>
      </w:r>
      <w:r w:rsidR="001950BE">
        <w:t xml:space="preserve"> best resources to the most critical tasks.  There is less risk and </w:t>
      </w:r>
      <w:del w:id="1791" w:author="Heather Perreaux" w:date="2010-06-08T17:48:00Z">
        <w:r w:rsidR="001950BE" w:rsidDel="00CD107A">
          <w:delText>more probably</w:delText>
        </w:r>
      </w:del>
      <w:ins w:id="1792" w:author="Heather Perreaux" w:date="2010-06-08T17:48:00Z">
        <w:r w:rsidR="00CD107A">
          <w:t>greater probability</w:t>
        </w:r>
      </w:ins>
      <w:r w:rsidR="001950BE">
        <w:t xml:space="preserve"> of</w:t>
      </w:r>
      <w:ins w:id="1793" w:author="Heather Perreaux" w:date="2010-06-08T17:48:00Z">
        <w:r w:rsidR="00CD107A">
          <w:t xml:space="preserve"> </w:t>
        </w:r>
      </w:ins>
      <w:del w:id="1794" w:author="Heather Perreaux" w:date="2010-06-08T17:48:00Z">
        <w:r w:rsidR="001950BE" w:rsidDel="00CD107A">
          <w:delText xml:space="preserve"> </w:delText>
        </w:r>
      </w:del>
      <w:r>
        <w:t>these resources</w:t>
      </w:r>
      <w:r w:rsidR="001950BE">
        <w:t xml:space="preserve"> </w:t>
      </w:r>
      <w:del w:id="1795" w:author="Heather Perreaux" w:date="2010-06-08T17:48:00Z">
        <w:r w:rsidR="001950BE" w:rsidDel="00CD107A">
          <w:delText xml:space="preserve">getting </w:delText>
        </w:r>
      </w:del>
      <w:ins w:id="1796" w:author="Heather Perreaux" w:date="2010-06-08T17:48:00Z">
        <w:r w:rsidR="00CD107A">
          <w:t xml:space="preserve">completing </w:t>
        </w:r>
      </w:ins>
      <w:r w:rsidR="001950BE">
        <w:t>the tasks</w:t>
      </w:r>
      <w:del w:id="1797" w:author="Heather Perreaux" w:date="2010-06-08T17:48:00Z">
        <w:r w:rsidR="001950BE" w:rsidDel="00CD107A">
          <w:delText xml:space="preserve"> </w:delText>
        </w:r>
        <w:r w:rsidDel="00CD107A">
          <w:delText>accomplished</w:delText>
        </w:r>
        <w:r w:rsidR="001950BE" w:rsidDel="00CD107A">
          <w:delText xml:space="preserve"> on time</w:delText>
        </w:r>
      </w:del>
      <w:ins w:id="1798" w:author="Heather Perreaux" w:date="2010-06-08T17:48:00Z">
        <w:r w:rsidR="00CD107A">
          <w:t xml:space="preserve"> on time</w:t>
        </w:r>
      </w:ins>
      <w:r w:rsidR="001950BE">
        <w:t xml:space="preserve">. </w:t>
      </w:r>
    </w:p>
    <w:p w:rsidR="001950BE" w:rsidRDefault="001950BE" w:rsidP="001950BE">
      <w:pPr>
        <w:pStyle w:val="ListParagraph"/>
        <w:numPr>
          <w:ilvl w:val="0"/>
          <w:numId w:val="32"/>
        </w:numPr>
      </w:pPr>
      <w:r>
        <w:t xml:space="preserve">Give a lesser skilled resource to a highly skilled resource as an assistant.  This is a win-win.  The highly skilled resource </w:t>
      </w:r>
      <w:r w:rsidR="00633876">
        <w:t>will</w:t>
      </w:r>
      <w:r>
        <w:t xml:space="preserve"> give the lesser skilled resource some of the lower level work.  The lesser skilled resource will learn something new. </w:t>
      </w:r>
      <w:r w:rsidR="00633876">
        <w:t xml:space="preserve">Might increase cost. </w:t>
      </w:r>
    </w:p>
    <w:p w:rsidR="001950BE" w:rsidRDefault="001950BE" w:rsidP="001950BE">
      <w:pPr>
        <w:pStyle w:val="ListParagraph"/>
        <w:numPr>
          <w:ilvl w:val="0"/>
          <w:numId w:val="32"/>
        </w:numPr>
      </w:pPr>
      <w:r>
        <w:t>Cancel vacations</w:t>
      </w:r>
    </w:p>
    <w:p w:rsidR="009D6D7A" w:rsidRDefault="00923290" w:rsidP="001950BE">
      <w:pPr>
        <w:pStyle w:val="ListParagraph"/>
        <w:numPr>
          <w:ilvl w:val="0"/>
          <w:numId w:val="32"/>
        </w:numPr>
      </w:pPr>
      <w:r>
        <w:t xml:space="preserve">Adjust </w:t>
      </w:r>
      <w:r w:rsidR="009D6D7A">
        <w:t xml:space="preserve">relationships </w:t>
      </w:r>
    </w:p>
    <w:p w:rsidR="001950BE" w:rsidRDefault="001950BE" w:rsidP="001950BE">
      <w:pPr>
        <w:pStyle w:val="ListParagraph"/>
        <w:numPr>
          <w:ilvl w:val="0"/>
          <w:numId w:val="32"/>
        </w:numPr>
      </w:pPr>
      <w:r>
        <w:t xml:space="preserve">Break long tasks up into shorter tasks and divide the work </w:t>
      </w:r>
      <w:r w:rsidR="00633876">
        <w:t>over</w:t>
      </w:r>
      <w:r>
        <w:t xml:space="preserve"> more resources if possible.  </w:t>
      </w:r>
      <w:r w:rsidR="00923290">
        <w:t>Under</w:t>
      </w:r>
      <w:ins w:id="1799" w:author="Heather Perreaux" w:date="2010-06-08T17:45:00Z">
        <w:r w:rsidR="008F6919">
          <w:t>-</w:t>
        </w:r>
      </w:ins>
      <w:r w:rsidR="00923290">
        <w:t xml:space="preserve">allocated resources </w:t>
      </w:r>
      <w:r>
        <w:t xml:space="preserve">will be </w:t>
      </w:r>
      <w:r w:rsidR="00923290">
        <w:t>better utilized</w:t>
      </w:r>
      <w:r>
        <w:t xml:space="preserve"> </w:t>
      </w:r>
    </w:p>
    <w:p w:rsidR="001950BE" w:rsidRDefault="001950BE" w:rsidP="001950BE">
      <w:pPr>
        <w:pStyle w:val="ListParagraph"/>
        <w:numPr>
          <w:ilvl w:val="0"/>
          <w:numId w:val="32"/>
        </w:numPr>
      </w:pPr>
      <w:r>
        <w:t xml:space="preserve">Break long tasks around fixed dates.  Do some of the work before and complete the work after. </w:t>
      </w:r>
    </w:p>
    <w:p w:rsidR="00D66EA2" w:rsidRDefault="00D66EA2" w:rsidP="00D66EA2">
      <w:pPr>
        <w:pStyle w:val="Pb"/>
        <w:framePr w:wrap="around"/>
      </w:pPr>
    </w:p>
    <w:p w:rsidR="006C33D3" w:rsidRDefault="00D66EA2" w:rsidP="006C33D3">
      <w:pPr>
        <w:pStyle w:val="Heading2"/>
      </w:pPr>
      <w:bookmarkStart w:id="1800" w:name="_Toc267385172"/>
      <w:r>
        <w:t xml:space="preserve">Leveling </w:t>
      </w:r>
      <w:r w:rsidRPr="00D66EA2">
        <w:t>Resources Automatic</w:t>
      </w:r>
      <w:r>
        <w:t>ally</w:t>
      </w:r>
      <w:bookmarkEnd w:id="1800"/>
    </w:p>
    <w:p w:rsidR="006C33D3" w:rsidRDefault="00797308" w:rsidP="006C33D3">
      <w:pPr>
        <w:pStyle w:val="FormatPPT"/>
      </w:pPr>
      <w:r>
        <w:drawing>
          <wp:inline distT="0" distB="0" distL="0" distR="0">
            <wp:extent cx="3648075" cy="2303145"/>
            <wp:effectExtent l="0" t="0" r="9525" b="1905"/>
            <wp:docPr id="92"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8075" cy="2303145"/>
                    </a:xfrm>
                    <a:prstGeom prst="rect">
                      <a:avLst/>
                    </a:prstGeom>
                    <a:solidFill>
                      <a:srgbClr val="FFFFFF"/>
                    </a:solidFill>
                    <a:ln>
                      <a:noFill/>
                    </a:ln>
                  </pic:spPr>
                </pic:pic>
              </a:graphicData>
            </a:graphic>
          </wp:inline>
        </w:drawing>
      </w:r>
    </w:p>
    <w:p w:rsidR="006C33D3" w:rsidRPr="00FD0210" w:rsidRDefault="006C33D3" w:rsidP="006C33D3">
      <w:pPr>
        <w:pStyle w:val="Rule"/>
        <w:rPr>
          <w:b/>
        </w:rPr>
      </w:pPr>
    </w:p>
    <w:p w:rsidR="006C33D3" w:rsidRDefault="007368D9" w:rsidP="006C33D3">
      <w:r>
        <w:t xml:space="preserve">Once </w:t>
      </w:r>
      <w:r w:rsidR="00295758">
        <w:t>the</w:t>
      </w:r>
      <w:r>
        <w:t xml:space="preserve"> </w:t>
      </w:r>
      <w:r w:rsidR="00295758">
        <w:t>decision is made</w:t>
      </w:r>
      <w:r>
        <w:t xml:space="preserve"> </w:t>
      </w:r>
      <w:r w:rsidR="00C644A2">
        <w:t>that</w:t>
      </w:r>
      <w:r>
        <w:t xml:space="preserve"> leveling needs to occur, there are several ways to level resources </w:t>
      </w:r>
      <w:r w:rsidR="00295758">
        <w:t>with</w:t>
      </w:r>
      <w:r>
        <w:t xml:space="preserve">in the software.   The different options are: </w:t>
      </w:r>
    </w:p>
    <w:p w:rsidR="007368D9" w:rsidRDefault="007368D9" w:rsidP="0077506B">
      <w:pPr>
        <w:pStyle w:val="ListParagraph"/>
        <w:numPr>
          <w:ilvl w:val="0"/>
          <w:numId w:val="33"/>
        </w:numPr>
      </w:pPr>
      <w:r>
        <w:t>Team planner – manually move assignments around</w:t>
      </w:r>
    </w:p>
    <w:p w:rsidR="007368D9" w:rsidRDefault="007368D9" w:rsidP="0077506B">
      <w:pPr>
        <w:pStyle w:val="ListParagraph"/>
        <w:numPr>
          <w:ilvl w:val="0"/>
          <w:numId w:val="33"/>
        </w:numPr>
      </w:pPr>
      <w:r>
        <w:t xml:space="preserve">Format ribbon bar – prevent </w:t>
      </w:r>
      <w:del w:id="1801" w:author="Heather Perreaux" w:date="2010-06-14T14:20:00Z">
        <w:r w:rsidDel="00FF0809">
          <w:delText>overalloc</w:delText>
        </w:r>
      </w:del>
      <w:ins w:id="1802" w:author="Heather Perreaux" w:date="2010-06-14T14:20:00Z">
        <w:r w:rsidR="00FF0809">
          <w:t>overalloc</w:t>
        </w:r>
      </w:ins>
      <w:r>
        <w:t>ations</w:t>
      </w:r>
    </w:p>
    <w:p w:rsidR="007368D9" w:rsidRDefault="007368D9" w:rsidP="0077506B">
      <w:pPr>
        <w:pStyle w:val="ListParagraph"/>
        <w:numPr>
          <w:ilvl w:val="0"/>
          <w:numId w:val="33"/>
        </w:numPr>
      </w:pPr>
      <w:r>
        <w:t xml:space="preserve">Resource ribbon bar – level one </w:t>
      </w:r>
      <w:ins w:id="1803" w:author="Heather Perreaux" w:date="2010-06-14T13:12:00Z">
        <w:r w:rsidR="00123F64">
          <w:t xml:space="preserve">or all </w:t>
        </w:r>
      </w:ins>
      <w:r>
        <w:t>resource</w:t>
      </w:r>
      <w:ins w:id="1804" w:author="Heather Perreaux" w:date="2010-06-14T13:12:00Z">
        <w:r w:rsidR="00123F64">
          <w:t>s</w:t>
        </w:r>
      </w:ins>
      <w:del w:id="1805" w:author="Heather Perreaux" w:date="2010-06-14T13:12:00Z">
        <w:r w:rsidDel="00123F64">
          <w:delText xml:space="preserve"> or all</w:delText>
        </w:r>
      </w:del>
    </w:p>
    <w:p w:rsidR="007368D9" w:rsidRDefault="007368D9" w:rsidP="0077506B">
      <w:pPr>
        <w:pStyle w:val="ListParagraph"/>
        <w:numPr>
          <w:ilvl w:val="0"/>
          <w:numId w:val="33"/>
        </w:numPr>
      </w:pPr>
      <w:r>
        <w:t>Resource ribbon bar – leveling options to control how leveling occurs</w:t>
      </w:r>
    </w:p>
    <w:p w:rsidR="00295758" w:rsidRDefault="007368D9" w:rsidP="00295758">
      <w:pPr>
        <w:pStyle w:val="ListParagraph"/>
        <w:numPr>
          <w:ilvl w:val="0"/>
          <w:numId w:val="33"/>
        </w:numPr>
      </w:pPr>
      <w:r>
        <w:t>Resource ribbon bar – clear leveling</w:t>
      </w:r>
      <w:r w:rsidR="00295758">
        <w:t xml:space="preserve"> </w:t>
      </w:r>
    </w:p>
    <w:p w:rsidR="0077506B" w:rsidDel="00123F64" w:rsidRDefault="0077506B" w:rsidP="00295758">
      <w:pPr>
        <w:pStyle w:val="Art"/>
        <w:rPr>
          <w:del w:id="1806" w:author="Heather Perreaux" w:date="2010-06-14T13:11:00Z"/>
        </w:rPr>
      </w:pPr>
    </w:p>
    <w:p w:rsidR="00295758" w:rsidDel="00123F64" w:rsidRDefault="00295758" w:rsidP="0077506B">
      <w:pPr>
        <w:rPr>
          <w:del w:id="1807" w:author="Heather Perreaux" w:date="2010-06-14T13:11:00Z"/>
        </w:rPr>
      </w:pPr>
    </w:p>
    <w:p w:rsidR="003F78BE" w:rsidRDefault="003F78BE" w:rsidP="0077506B">
      <w:r>
        <w:t>The Gantt chart</w:t>
      </w:r>
      <w:ins w:id="1808" w:author="Heather Perreaux" w:date="2010-06-14T13:12:00Z">
        <w:r w:rsidR="00D82404">
          <w:t xml:space="preserve"> below</w:t>
        </w:r>
      </w:ins>
      <w:r>
        <w:t xml:space="preserve"> </w:t>
      </w:r>
      <w:del w:id="1809" w:author="Heather Perreaux" w:date="2010-06-14T13:12:00Z">
        <w:r w:rsidDel="00D82404">
          <w:delText xml:space="preserve">is </w:delText>
        </w:r>
      </w:del>
      <w:r>
        <w:t>show</w:t>
      </w:r>
      <w:del w:id="1810" w:author="Heather Perreaux" w:date="2010-06-14T13:12:00Z">
        <w:r w:rsidDel="00D82404">
          <w:delText>ing</w:delText>
        </w:r>
      </w:del>
      <w:ins w:id="1811" w:author="Heather Perreaux" w:date="2010-06-14T13:12:00Z">
        <w:r w:rsidR="00D82404">
          <w:t>s</w:t>
        </w:r>
      </w:ins>
      <w:r>
        <w:t xml:space="preserve"> a summary group of </w:t>
      </w:r>
      <w:r w:rsidR="00BB5CD2">
        <w:t xml:space="preserve">automatically scheduled </w:t>
      </w:r>
      <w:r>
        <w:t>tasks</w:t>
      </w:r>
      <w:ins w:id="1812" w:author="Heather Perreaux" w:date="2010-06-14T13:16:00Z">
        <w:r w:rsidR="007F2441">
          <w:t>.</w:t>
        </w:r>
      </w:ins>
      <w:r>
        <w:t xml:space="preserve"> </w:t>
      </w:r>
      <w:del w:id="1813" w:author="Heather Perreaux" w:date="2010-06-14T13:13:00Z">
        <w:r w:rsidDel="00D82404">
          <w:delText xml:space="preserve">which </w:delText>
        </w:r>
      </w:del>
      <w:ins w:id="1814" w:author="Heather Perreaux" w:date="2010-06-14T13:16:00Z">
        <w:r w:rsidR="007F2441">
          <w:t xml:space="preserve">The tasks </w:t>
        </w:r>
      </w:ins>
      <w:r>
        <w:t>are</w:t>
      </w:r>
      <w:ins w:id="1815" w:author="Heather Perreaux" w:date="2010-06-14T13:17:00Z">
        <w:r w:rsidR="007F2441">
          <w:t xml:space="preserve"> all</w:t>
        </w:r>
      </w:ins>
      <w:r>
        <w:t xml:space="preserve"> scheduled to complete on May 3.  </w:t>
      </w:r>
      <w:del w:id="1816" w:author="Heather Perreaux" w:date="2010-06-14T13:17:00Z">
        <w:r w:rsidDel="007F2441">
          <w:delText xml:space="preserve">As you can see, </w:delText>
        </w:r>
      </w:del>
      <w:del w:id="1817" w:author="Heather Perreaux" w:date="2010-06-14T13:14:00Z">
        <w:r w:rsidDel="00D82404">
          <w:delText xml:space="preserve">the </w:delText>
        </w:r>
      </w:del>
      <w:ins w:id="1818" w:author="Heather Perreaux" w:date="2010-06-14T13:17:00Z">
        <w:r w:rsidR="007F2441">
          <w:t>E</w:t>
        </w:r>
      </w:ins>
      <w:ins w:id="1819" w:author="Heather Perreaux" w:date="2010-06-14T13:14:00Z">
        <w:r w:rsidR="00D82404">
          <w:t xml:space="preserve">ach </w:t>
        </w:r>
      </w:ins>
      <w:r>
        <w:t>task</w:t>
      </w:r>
      <w:del w:id="1820" w:author="Heather Perreaux" w:date="2010-06-14T13:14:00Z">
        <w:r w:rsidDel="00D82404">
          <w:delText>s</w:delText>
        </w:r>
      </w:del>
      <w:r>
        <w:t xml:space="preserve"> </w:t>
      </w:r>
      <w:del w:id="1821" w:author="Heather Perreaux" w:date="2010-06-14T13:14:00Z">
        <w:r w:rsidDel="00D82404">
          <w:delText xml:space="preserve">have </w:delText>
        </w:r>
      </w:del>
      <w:ins w:id="1822" w:author="Heather Perreaux" w:date="2010-06-14T13:14:00Z">
        <w:r w:rsidR="00D82404">
          <w:t xml:space="preserve">has </w:t>
        </w:r>
      </w:ins>
      <w:r>
        <w:t xml:space="preserve">2 </w:t>
      </w:r>
      <w:ins w:id="1823" w:author="Heather Perreaux" w:date="2010-06-14T13:14:00Z">
        <w:r w:rsidR="00D82404">
          <w:t xml:space="preserve">assigned </w:t>
        </w:r>
      </w:ins>
      <w:r>
        <w:t>resources, Mary Hill and Larry Adams</w:t>
      </w:r>
      <w:del w:id="1824" w:author="Heather Perreaux" w:date="2010-06-14T13:14:00Z">
        <w:r w:rsidDel="00D82404">
          <w:delText xml:space="preserve"> assigned</w:delText>
        </w:r>
      </w:del>
      <w:r>
        <w:t xml:space="preserve">. </w:t>
      </w:r>
      <w:r w:rsidR="00295758">
        <w:t xml:space="preserve">  They also have indicators that each of the tasks </w:t>
      </w:r>
      <w:r w:rsidR="00C644A2">
        <w:t>is</w:t>
      </w:r>
      <w:r w:rsidR="00295758">
        <w:t xml:space="preserve"> </w:t>
      </w:r>
      <w:del w:id="1825" w:author="Heather Perreaux" w:date="2010-06-14T14:20:00Z">
        <w:r w:rsidR="00295758" w:rsidDel="00FF0809">
          <w:delText>overalloc</w:delText>
        </w:r>
      </w:del>
      <w:ins w:id="1826" w:author="Heather Perreaux" w:date="2010-06-14T14:20:00Z">
        <w:r w:rsidR="00FF0809">
          <w:t>overalloc</w:t>
        </w:r>
      </w:ins>
      <w:r w:rsidR="00295758">
        <w:t xml:space="preserve">ated. </w:t>
      </w:r>
    </w:p>
    <w:p w:rsidR="003F78BE" w:rsidRDefault="003F78BE" w:rsidP="0077506B"/>
    <w:p w:rsidR="003F78BE" w:rsidRDefault="00797308" w:rsidP="003F78BE">
      <w:pPr>
        <w:pStyle w:val="Art"/>
      </w:pPr>
      <w:r>
        <w:rPr>
          <w:noProof/>
        </w:rPr>
        <w:drawing>
          <wp:inline distT="0" distB="0" distL="0" distR="0">
            <wp:extent cx="5716270" cy="1750695"/>
            <wp:effectExtent l="0" t="0" r="0" b="1905"/>
            <wp:docPr id="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1750695"/>
                    </a:xfrm>
                    <a:prstGeom prst="rect">
                      <a:avLst/>
                    </a:prstGeom>
                    <a:noFill/>
                    <a:ln>
                      <a:noFill/>
                    </a:ln>
                  </pic:spPr>
                </pic:pic>
              </a:graphicData>
            </a:graphic>
          </wp:inline>
        </w:drawing>
      </w:r>
    </w:p>
    <w:p w:rsidR="00295758" w:rsidRDefault="00295758" w:rsidP="0077506B"/>
    <w:p w:rsidR="0077506B" w:rsidRDefault="0077506B" w:rsidP="0077506B">
      <w:r>
        <w:t xml:space="preserve">Team planner:  </w:t>
      </w:r>
    </w:p>
    <w:p w:rsidR="0077506B" w:rsidRDefault="0077506B" w:rsidP="0077506B">
      <w:r>
        <w:t xml:space="preserve">In the team planner view below, Mary </w:t>
      </w:r>
      <w:r w:rsidR="00F03C4A">
        <w:t xml:space="preserve">Hill </w:t>
      </w:r>
      <w:r>
        <w:t xml:space="preserve">and Larry </w:t>
      </w:r>
      <w:r w:rsidR="00F03C4A">
        <w:t xml:space="preserve">Adams </w:t>
      </w:r>
      <w:r>
        <w:t xml:space="preserve">are both </w:t>
      </w:r>
      <w:del w:id="1827" w:author="Heather Perreaux" w:date="2010-06-14T14:20:00Z">
        <w:r w:rsidDel="00FF0809">
          <w:delText>overalloc</w:delText>
        </w:r>
      </w:del>
      <w:ins w:id="1828" w:author="Heather Perreaux" w:date="2010-06-14T14:20:00Z">
        <w:r w:rsidR="00FF0809">
          <w:t>overalloc</w:t>
        </w:r>
      </w:ins>
      <w:r>
        <w:t>ated and require leveling</w:t>
      </w:r>
      <w:r w:rsidR="00295758">
        <w:t xml:space="preserve">.  </w:t>
      </w:r>
      <w:ins w:id="1829" w:author="Heather Perreaux" w:date="2010-06-14T13:21:00Z">
        <w:r w:rsidR="00573320">
          <w:t xml:space="preserve">Overallocated </w:t>
        </w:r>
      </w:ins>
      <w:del w:id="1830" w:author="Heather Perreaux" w:date="2010-06-14T13:21:00Z">
        <w:r w:rsidR="00295758" w:rsidDel="00573320">
          <w:delText xml:space="preserve">The </w:delText>
        </w:r>
      </w:del>
      <w:r w:rsidR="00295758">
        <w:t xml:space="preserve">tasks </w:t>
      </w:r>
      <w:del w:id="1831" w:author="Heather Perreaux" w:date="2010-06-14T13:21:00Z">
        <w:r w:rsidR="00295758" w:rsidDel="00573320">
          <w:delText xml:space="preserve">have </w:delText>
        </w:r>
      </w:del>
      <w:ins w:id="1832" w:author="Heather Perreaux" w:date="2010-06-14T13:21:00Z">
        <w:r w:rsidR="00573320">
          <w:t xml:space="preserve">are represented by displaying </w:t>
        </w:r>
      </w:ins>
      <w:r w:rsidR="00295758">
        <w:t xml:space="preserve">red lines around them. </w:t>
      </w:r>
      <w:r>
        <w:t xml:space="preserve"> </w:t>
      </w:r>
    </w:p>
    <w:p w:rsidR="0077506B" w:rsidRDefault="0077506B" w:rsidP="0077506B"/>
    <w:p w:rsidR="0077506B" w:rsidRDefault="00797308" w:rsidP="003F78BE">
      <w:pPr>
        <w:pStyle w:val="Art"/>
      </w:pPr>
      <w:r>
        <w:rPr>
          <w:noProof/>
        </w:rPr>
        <w:drawing>
          <wp:inline distT="0" distB="0" distL="0" distR="0">
            <wp:extent cx="5716270" cy="3383915"/>
            <wp:effectExtent l="0" t="0" r="0" b="6985"/>
            <wp:docPr id="9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3383915"/>
                    </a:xfrm>
                    <a:prstGeom prst="rect">
                      <a:avLst/>
                    </a:prstGeom>
                    <a:noFill/>
                    <a:ln>
                      <a:noFill/>
                    </a:ln>
                  </pic:spPr>
                </pic:pic>
              </a:graphicData>
            </a:graphic>
          </wp:inline>
        </w:drawing>
      </w:r>
    </w:p>
    <w:p w:rsidR="0077506B" w:rsidRDefault="0077506B" w:rsidP="0077506B"/>
    <w:p w:rsidR="003F78BE" w:rsidRDefault="003F78BE" w:rsidP="0077506B">
      <w:r>
        <w:t xml:space="preserve">The resource ribbon bar </w:t>
      </w:r>
      <w:del w:id="1833" w:author="Heather Perreaux" w:date="2010-06-14T13:22:00Z">
        <w:r w:rsidDel="0049377A">
          <w:delText xml:space="preserve">show </w:delText>
        </w:r>
      </w:del>
      <w:ins w:id="1834" w:author="Heather Perreaux" w:date="2010-06-14T13:22:00Z">
        <w:r w:rsidR="0049377A">
          <w:t xml:space="preserve">offers </w:t>
        </w:r>
      </w:ins>
      <w:r>
        <w:t xml:space="preserve">several leveling options: </w:t>
      </w:r>
    </w:p>
    <w:p w:rsidR="003F78BE" w:rsidRDefault="003F78BE" w:rsidP="0077506B"/>
    <w:p w:rsidR="003F78BE" w:rsidRDefault="00BE1CB8" w:rsidP="003F78BE">
      <w:pPr>
        <w:pStyle w:val="Art"/>
      </w:pPr>
      <w:r>
        <w:rPr>
          <w:noProof/>
        </w:rPr>
        <w:pict>
          <v:rect id="Rectangle 63" o:spid="_x0000_s1028" style="position:absolute;margin-left:280.95pt;margin-top:8.7pt;width:172.2pt;height:56.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" filled="f" strokecolor="red" strokeweight="1pt"/>
        </w:pict>
      </w:r>
      <w:r w:rsidR="00797308">
        <w:rPr>
          <w:noProof/>
        </w:rPr>
        <w:drawing>
          <wp:inline distT="0" distB="0" distL="0" distR="0">
            <wp:extent cx="5711190" cy="816610"/>
            <wp:effectExtent l="0" t="0" r="3810" b="2540"/>
            <wp:docPr id="9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816610"/>
                    </a:xfrm>
                    <a:prstGeom prst="rect">
                      <a:avLst/>
                    </a:prstGeom>
                    <a:noFill/>
                    <a:ln>
                      <a:noFill/>
                    </a:ln>
                  </pic:spPr>
                </pic:pic>
              </a:graphicData>
            </a:graphic>
          </wp:inline>
        </w:drawing>
      </w:r>
    </w:p>
    <w:p w:rsidR="003F78BE" w:rsidRDefault="003F78BE" w:rsidP="0077506B"/>
    <w:p w:rsidR="004A445B" w:rsidRDefault="00295758" w:rsidP="0077506B">
      <w:pPr>
        <w:rPr>
          <w:ins w:id="1835" w:author="Heather Perreaux" w:date="2010-06-14T13:25:00Z"/>
        </w:rPr>
      </w:pPr>
      <w:r>
        <w:t xml:space="preserve">Select </w:t>
      </w:r>
      <w:r w:rsidR="003F78BE">
        <w:t xml:space="preserve">one </w:t>
      </w:r>
      <w:r>
        <w:t>resource</w:t>
      </w:r>
      <w:r w:rsidRPr="00295758">
        <w:t xml:space="preserve"> </w:t>
      </w:r>
      <w:r w:rsidR="003F78BE">
        <w:t xml:space="preserve">and click </w:t>
      </w:r>
      <w:del w:id="1836" w:author="Heather Perreaux" w:date="2010-06-14T13:22:00Z">
        <w:r w:rsidR="003F78BE" w:rsidDel="0049377A">
          <w:delText xml:space="preserve">on </w:delText>
        </w:r>
      </w:del>
      <w:r w:rsidR="003F78BE" w:rsidRPr="0049377A">
        <w:rPr>
          <w:b/>
        </w:rPr>
        <w:t xml:space="preserve">Level </w:t>
      </w:r>
      <w:r w:rsidR="00CF3453" w:rsidRPr="0049377A">
        <w:rPr>
          <w:b/>
        </w:rPr>
        <w:t>Selection</w:t>
      </w:r>
      <w:r w:rsidR="00CF3453">
        <w:t xml:space="preserve">.  The result is </w:t>
      </w:r>
      <w:del w:id="1837" w:author="Heather Perreaux" w:date="2010-06-14T13:23:00Z">
        <w:r w:rsidR="00CF3453" w:rsidDel="0049377A">
          <w:delText xml:space="preserve">that </w:delText>
        </w:r>
      </w:del>
      <w:r w:rsidR="00CF3453">
        <w:t xml:space="preserve">the selected resource will be leveled. When leveling resources from the Team Planner view, </w:t>
      </w:r>
      <w:ins w:id="1838" w:author="Heather Perreaux" w:date="2010-06-14T13:23:00Z">
        <w:r w:rsidR="0049377A">
          <w:t xml:space="preserve">only </w:t>
        </w:r>
      </w:ins>
      <w:r w:rsidR="00CF3453">
        <w:t xml:space="preserve">the assignment is adjusted and not the entire task.  </w:t>
      </w:r>
      <w:r w:rsidR="003F78BE">
        <w:t xml:space="preserve">Click </w:t>
      </w:r>
      <w:del w:id="1839" w:author="Heather Perreaux" w:date="2010-06-14T13:24:00Z">
        <w:r w:rsidR="003F78BE" w:rsidDel="0049377A">
          <w:delText xml:space="preserve">on </w:delText>
        </w:r>
      </w:del>
      <w:r w:rsidR="003F78BE" w:rsidRPr="0049377A">
        <w:rPr>
          <w:b/>
        </w:rPr>
        <w:t>Level All</w:t>
      </w:r>
      <w:r w:rsidR="00CF3453">
        <w:t xml:space="preserve"> </w:t>
      </w:r>
      <w:del w:id="1840" w:author="Heather Perreaux" w:date="2010-06-14T13:24:00Z">
        <w:r w:rsidR="00CF3453" w:rsidDel="0049377A">
          <w:delText xml:space="preserve">button </w:delText>
        </w:r>
      </w:del>
      <w:del w:id="1841" w:author="Heather Perreaux" w:date="2010-06-14T13:25:00Z">
        <w:r w:rsidR="00CF3453" w:rsidDel="0049377A">
          <w:delText>and</w:delText>
        </w:r>
      </w:del>
      <w:ins w:id="1842" w:author="Heather Perreaux" w:date="2010-06-14T13:25:00Z">
        <w:r w:rsidR="0049377A">
          <w:t>to level</w:t>
        </w:r>
      </w:ins>
      <w:r w:rsidR="00CF3453">
        <w:t xml:space="preserve"> </w:t>
      </w:r>
      <w:ins w:id="1843" w:author="Heather Perreaux" w:date="2010-06-14T13:24:00Z">
        <w:r w:rsidR="0049377A">
          <w:t>all tasks for the</w:t>
        </w:r>
      </w:ins>
      <w:del w:id="1844" w:author="Heather Perreaux" w:date="2010-06-14T13:24:00Z">
        <w:r w:rsidR="00CF3453" w:rsidDel="0049377A">
          <w:delText xml:space="preserve">the </w:delText>
        </w:r>
      </w:del>
      <w:ins w:id="1845" w:author="Heather Perreaux" w:date="2010-06-14T13:24:00Z">
        <w:r w:rsidR="0049377A">
          <w:t xml:space="preserve"> </w:t>
        </w:r>
      </w:ins>
      <w:r w:rsidR="00CF3453">
        <w:t>entire project</w:t>
      </w:r>
      <w:del w:id="1846" w:author="Heather Perreaux" w:date="2010-06-14T13:25:00Z">
        <w:r w:rsidR="00CF3453" w:rsidDel="0049377A">
          <w:delText xml:space="preserve"> </w:delText>
        </w:r>
        <w:r w:rsidR="003F78BE" w:rsidDel="0049377A">
          <w:delText>will level</w:delText>
        </w:r>
      </w:del>
      <w:del w:id="1847" w:author="Heather Perreaux" w:date="2010-06-14T13:24:00Z">
        <w:r w:rsidR="003F78BE" w:rsidDel="0049377A">
          <w:delText xml:space="preserve"> all tasks</w:delText>
        </w:r>
      </w:del>
      <w:r w:rsidR="00CF3453">
        <w:t>.</w:t>
      </w:r>
      <w:r w:rsidR="003F78BE">
        <w:t xml:space="preserve"> </w:t>
      </w:r>
    </w:p>
    <w:p w:rsidR="003F78BE" w:rsidRDefault="003F78BE" w:rsidP="0077506B">
      <w:r>
        <w:t xml:space="preserve">Below is </w:t>
      </w:r>
      <w:r w:rsidR="00CF3453">
        <w:t xml:space="preserve">the Team Planner view with all </w:t>
      </w:r>
      <w:r>
        <w:t xml:space="preserve">resources leveled. </w:t>
      </w:r>
      <w:ins w:id="1848" w:author="Heather Perreaux" w:date="2010-06-14T13:26:00Z">
        <w:r w:rsidR="004A445B">
          <w:t xml:space="preserve"> </w:t>
        </w:r>
      </w:ins>
      <w:r w:rsidR="00CF3453">
        <w:t>Before leveling</w:t>
      </w:r>
      <w:ins w:id="1849" w:author="Heather Perreaux" w:date="2010-06-14T13:25:00Z">
        <w:r w:rsidR="004A445B">
          <w:t>,</w:t>
        </w:r>
      </w:ins>
      <w:r w:rsidR="00CF3453">
        <w:t xml:space="preserve"> the project was scheduled to complete on May 3</w:t>
      </w:r>
      <w:r w:rsidR="00CF3453" w:rsidRPr="00CF3453">
        <w:rPr>
          <w:vertAlign w:val="superscript"/>
        </w:rPr>
        <w:t>rd</w:t>
      </w:r>
      <w:r w:rsidR="00CF3453">
        <w:t xml:space="preserve">.  After leveling, the project will </w:t>
      </w:r>
      <w:ins w:id="1850" w:author="Heather Perreaux" w:date="2010-06-14T13:26:00Z">
        <w:r w:rsidR="004A445B">
          <w:t xml:space="preserve">now </w:t>
        </w:r>
      </w:ins>
      <w:r w:rsidR="00CF3453">
        <w:t>complete on May 23</w:t>
      </w:r>
      <w:r w:rsidR="00CF3453" w:rsidRPr="00CF3453">
        <w:rPr>
          <w:vertAlign w:val="superscript"/>
        </w:rPr>
        <w:t>rd</w:t>
      </w:r>
      <w:r w:rsidR="00CF3453">
        <w:t xml:space="preserve">. </w:t>
      </w:r>
    </w:p>
    <w:p w:rsidR="003F78BE" w:rsidRDefault="003F78BE" w:rsidP="0077506B"/>
    <w:p w:rsidR="003F78BE" w:rsidRDefault="00797308" w:rsidP="003F78BE">
      <w:pPr>
        <w:pStyle w:val="Art"/>
      </w:pPr>
      <w:r>
        <w:rPr>
          <w:noProof/>
        </w:rPr>
        <w:drawing>
          <wp:inline distT="0" distB="0" distL="0" distR="0">
            <wp:extent cx="5711190" cy="1153795"/>
            <wp:effectExtent l="0" t="0" r="3810" b="8255"/>
            <wp:docPr id="9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1153795"/>
                    </a:xfrm>
                    <a:prstGeom prst="rect">
                      <a:avLst/>
                    </a:prstGeom>
                    <a:noFill/>
                    <a:ln>
                      <a:noFill/>
                    </a:ln>
                  </pic:spPr>
                </pic:pic>
              </a:graphicData>
            </a:graphic>
          </wp:inline>
        </w:drawing>
      </w:r>
    </w:p>
    <w:p w:rsidR="003F78BE" w:rsidRDefault="003F78BE" w:rsidP="0077506B"/>
    <w:p w:rsidR="003F78BE" w:rsidRDefault="003F78BE" w:rsidP="0077506B">
      <w:r>
        <w:t xml:space="preserve">Leveling </w:t>
      </w:r>
      <w:r w:rsidR="00CF3453">
        <w:t>does not hurt the schedule and should be t</w:t>
      </w:r>
      <w:del w:id="1851" w:author="Heather Perreaux" w:date="2010-06-14T13:26:00Z">
        <w:r w:rsidR="00CF3453" w:rsidDel="004A445B">
          <w:delText>ri</w:delText>
        </w:r>
      </w:del>
      <w:r w:rsidR="00CF3453">
        <w:t>e</w:t>
      </w:r>
      <w:ins w:id="1852" w:author="Heather Perreaux" w:date="2010-06-14T13:26:00Z">
        <w:r w:rsidR="004A445B">
          <w:t>ste</w:t>
        </w:r>
      </w:ins>
      <w:r w:rsidR="00CF3453">
        <w:t xml:space="preserve">d to see the results.  Leveling </w:t>
      </w:r>
      <w:r>
        <w:t xml:space="preserve">can be removed at any time.  </w:t>
      </w:r>
      <w:commentRangeStart w:id="1853"/>
      <w:r>
        <w:t xml:space="preserve">To the right of the Level </w:t>
      </w:r>
      <w:r w:rsidR="00F03C4A">
        <w:t>A</w:t>
      </w:r>
      <w:r>
        <w:t>ll button, there is a Clear leveling option</w:t>
      </w:r>
      <w:commentRangeEnd w:id="1853"/>
      <w:r w:rsidR="004A7AED">
        <w:rPr>
          <w:rStyle w:val="CommentReference"/>
        </w:rPr>
        <w:commentReference w:id="1853"/>
      </w:r>
      <w:r>
        <w:t xml:space="preserve">. </w:t>
      </w:r>
    </w:p>
    <w:p w:rsidR="00CF3453" w:rsidRDefault="00CF3453" w:rsidP="0077506B">
      <w:del w:id="1854" w:author="Heather Perreaux" w:date="2010-06-14T13:28:00Z">
        <w:r w:rsidDel="004A7AED">
          <w:delText xml:space="preserve">With </w:delText>
        </w:r>
      </w:del>
      <w:ins w:id="1855" w:author="Heather Perreaux" w:date="2010-06-14T13:28:00Z">
        <w:r w:rsidR="004A7AED">
          <w:t xml:space="preserve">In </w:t>
        </w:r>
      </w:ins>
      <w:del w:id="1856" w:author="Heather Perreaux" w:date="2010-06-14T13:28:00Z">
        <w:r w:rsidDel="004A7AED">
          <w:delText xml:space="preserve">the </w:delText>
        </w:r>
      </w:del>
      <w:r>
        <w:t>Team Planner view</w:t>
      </w:r>
      <w:del w:id="1857" w:author="Heather Perreaux" w:date="2010-06-14T13:29:00Z">
        <w:r w:rsidDel="004A7AED">
          <w:delText xml:space="preserve"> showing</w:delText>
        </w:r>
      </w:del>
      <w:r>
        <w:t xml:space="preserve">, click </w:t>
      </w:r>
      <w:r w:rsidRPr="004A7AED">
        <w:rPr>
          <w:b/>
        </w:rPr>
        <w:t>Format</w:t>
      </w:r>
      <w:r>
        <w:t xml:space="preserve"> </w:t>
      </w:r>
      <w:del w:id="1858" w:author="Heather Perreaux" w:date="2010-06-14T13:29:00Z">
        <w:r w:rsidDel="004A7AED">
          <w:delText xml:space="preserve">button </w:delText>
        </w:r>
      </w:del>
      <w:ins w:id="1859" w:author="Heather Perreaux" w:date="2010-06-14T13:29:00Z">
        <w:r w:rsidR="004A7AED">
          <w:t xml:space="preserve">tab </w:t>
        </w:r>
      </w:ins>
      <w:del w:id="1860" w:author="Heather Perreaux" w:date="2010-06-14T13:29:00Z">
        <w:r w:rsidDel="004A7AED">
          <w:delText xml:space="preserve">and </w:delText>
        </w:r>
      </w:del>
      <w:ins w:id="1861" w:author="Heather Perreaux" w:date="2010-06-14T13:29:00Z">
        <w:r w:rsidR="004A7AED">
          <w:t xml:space="preserve">to </w:t>
        </w:r>
      </w:ins>
      <w:r>
        <w:t xml:space="preserve">view the </w:t>
      </w:r>
      <w:r w:rsidRPr="004A7AED">
        <w:t>Forma</w:t>
      </w:r>
      <w:del w:id="1862" w:author="Heather Perreaux" w:date="2010-06-14T13:28:00Z">
        <w:r w:rsidRPr="004A7AED" w:rsidDel="004A7AED">
          <w:delText>r</w:delText>
        </w:r>
      </w:del>
      <w:r w:rsidRPr="004A7AED">
        <w:t>t</w:t>
      </w:r>
      <w:ins w:id="1863" w:author="Heather Perreaux" w:date="2010-06-14T13:32:00Z">
        <w:r w:rsidR="004A7AED">
          <w:t xml:space="preserve"> menu</w:t>
        </w:r>
      </w:ins>
      <w:r>
        <w:t xml:space="preserve"> bar.  There is an option button</w:t>
      </w:r>
      <w:r w:rsidR="00BB5CD2">
        <w:t xml:space="preserve"> </w:t>
      </w:r>
      <w:del w:id="1864" w:author="Heather Perreaux" w:date="2010-06-14T13:30:00Z">
        <w:r w:rsidR="00BB5CD2" w:rsidDel="004A7AED">
          <w:delText xml:space="preserve">called </w:delText>
        </w:r>
      </w:del>
      <w:ins w:id="1865" w:author="Heather Perreaux" w:date="2010-06-14T13:30:00Z">
        <w:r w:rsidR="004A7AED">
          <w:t xml:space="preserve">labeled </w:t>
        </w:r>
      </w:ins>
      <w:r w:rsidR="00BB5CD2">
        <w:t>Prevent Overallocations</w:t>
      </w:r>
      <w:r>
        <w:t xml:space="preserve">. </w:t>
      </w:r>
      <w:r w:rsidR="00BB5CD2">
        <w:t xml:space="preserve"> </w:t>
      </w:r>
      <w:r>
        <w:t>When this option is turned on, all resources will be leveled and continuously re</w:t>
      </w:r>
      <w:ins w:id="1866" w:author="Heather Perreaux" w:date="2010-06-14T13:31:00Z">
        <w:r w:rsidR="004A7AED">
          <w:t>-</w:t>
        </w:r>
      </w:ins>
      <w:r>
        <w:t>leveled with e</w:t>
      </w:r>
      <w:del w:id="1867" w:author="Heather Perreaux" w:date="2010-06-14T13:38:00Z">
        <w:r w:rsidDel="00A10F21">
          <w:delText>very</w:delText>
        </w:r>
      </w:del>
      <w:ins w:id="1868" w:author="Heather Perreaux" w:date="2010-06-14T13:38:00Z">
        <w:r w:rsidR="00A10F21">
          <w:t>ach</w:t>
        </w:r>
      </w:ins>
      <w:r>
        <w:t xml:space="preserve"> task change. </w:t>
      </w:r>
      <w:r w:rsidR="00085A62">
        <w:t xml:space="preserve"> </w:t>
      </w:r>
      <w:commentRangeStart w:id="1869"/>
      <w:r w:rsidR="00085A62">
        <w:t>Additional assignments are created in other views.</w:t>
      </w:r>
      <w:commentRangeEnd w:id="1869"/>
      <w:r w:rsidR="00A10F21">
        <w:rPr>
          <w:rStyle w:val="CommentReference"/>
        </w:rPr>
        <w:commentReference w:id="1869"/>
      </w:r>
      <w:r w:rsidR="00085A62">
        <w:t xml:space="preserve">  </w:t>
      </w:r>
      <w:del w:id="1870" w:author="Heather Perreaux" w:date="2010-06-14T13:33:00Z">
        <w:r w:rsidR="00085A62" w:rsidDel="004A7AED">
          <w:delText>The l</w:delText>
        </w:r>
      </w:del>
      <w:ins w:id="1871" w:author="Heather Perreaux" w:date="2010-06-14T13:34:00Z">
        <w:r w:rsidR="004A7AED">
          <w:t>R</w:t>
        </w:r>
      </w:ins>
      <w:del w:id="1872" w:author="Heather Perreaux" w:date="2010-06-14T13:34:00Z">
        <w:r w:rsidR="00085A62" w:rsidDel="004A7AED">
          <w:delText xml:space="preserve">eveling will </w:delText>
        </w:r>
      </w:del>
      <w:del w:id="1873" w:author="Heather Perreaux" w:date="2010-06-14T13:33:00Z">
        <w:r w:rsidR="00085A62" w:rsidDel="004A7AED">
          <w:delText xml:space="preserve">be </w:delText>
        </w:r>
      </w:del>
      <w:del w:id="1874" w:author="Heather Perreaux" w:date="2010-06-14T13:34:00Z">
        <w:r w:rsidR="00085A62" w:rsidDel="004A7AED">
          <w:delText>refresh</w:delText>
        </w:r>
      </w:del>
      <w:del w:id="1875" w:author="Heather Perreaux" w:date="2010-06-14T13:33:00Z">
        <w:r w:rsidR="00085A62" w:rsidDel="004A7AED">
          <w:delText>ed</w:delText>
        </w:r>
      </w:del>
      <w:del w:id="1876" w:author="Heather Perreaux" w:date="2010-06-14T13:34:00Z">
        <w:r w:rsidR="00085A62" w:rsidDel="004A7AED">
          <w:delText xml:space="preserve"> </w:delText>
        </w:r>
      </w:del>
      <w:del w:id="1877" w:author="Heather Perreaux" w:date="2010-06-14T13:33:00Z">
        <w:r w:rsidR="00085A62" w:rsidDel="004A7AED">
          <w:delText>as a result of</w:delText>
        </w:r>
      </w:del>
      <w:del w:id="1878" w:author="Heather Perreaux" w:date="2010-06-14T13:34:00Z">
        <w:r w:rsidR="00085A62" w:rsidDel="004A7AED">
          <w:delText xml:space="preserve"> r</w:delText>
        </w:r>
      </w:del>
      <w:r w:rsidR="00085A62">
        <w:t>eturn</w:t>
      </w:r>
      <w:ins w:id="1879" w:author="Heather Perreaux" w:date="2010-06-14T13:34:00Z">
        <w:r w:rsidR="004A7AED">
          <w:t>ing</w:t>
        </w:r>
      </w:ins>
      <w:del w:id="1880" w:author="Heather Perreaux" w:date="2010-06-14T13:34:00Z">
        <w:r w:rsidR="00085A62" w:rsidDel="004A7AED">
          <w:delText>ing</w:delText>
        </w:r>
      </w:del>
      <w:r w:rsidR="00085A62">
        <w:t xml:space="preserve"> to </w:t>
      </w:r>
      <w:del w:id="1881" w:author="Heather Perreaux" w:date="2010-06-14T13:34:00Z">
        <w:r w:rsidR="00085A62" w:rsidDel="004A7AED">
          <w:delText xml:space="preserve">the </w:delText>
        </w:r>
      </w:del>
      <w:r w:rsidR="00085A62">
        <w:t>Team Planner view</w:t>
      </w:r>
      <w:ins w:id="1882" w:author="Heather Perreaux" w:date="2010-06-14T13:34:00Z">
        <w:r w:rsidR="004A7AED">
          <w:t xml:space="preserve"> will refresh leveling</w:t>
        </w:r>
      </w:ins>
      <w:r w:rsidR="00085A62">
        <w:t xml:space="preserve">. </w:t>
      </w:r>
    </w:p>
    <w:p w:rsidR="00085A62" w:rsidRDefault="00085A62" w:rsidP="0077506B"/>
    <w:p w:rsidR="00CF3453" w:rsidRDefault="00BE1CB8" w:rsidP="00CF3453">
      <w:pPr>
        <w:pStyle w:val="Art"/>
        <w:jc w:val="center"/>
      </w:pPr>
      <w:r>
        <w:rPr>
          <w:noProof/>
        </w:rPr>
        <w:pict>
          <v:rect id="Rectangle 64" o:spid="_x0000_s1027" style="position:absolute;left:0;text-align:left;margin-left:291.45pt;margin-top:7.2pt;width:65.1pt;height:66.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" filled="f" strokecolor="red" strokeweight="1pt"/>
        </w:pict>
      </w:r>
      <w:r w:rsidR="00797308">
        <w:rPr>
          <w:noProof/>
        </w:rPr>
        <w:drawing>
          <wp:inline distT="0" distB="0" distL="0" distR="0">
            <wp:extent cx="5716270" cy="929005"/>
            <wp:effectExtent l="0" t="0" r="0" b="4445"/>
            <wp:docPr id="9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929005"/>
                    </a:xfrm>
                    <a:prstGeom prst="rect">
                      <a:avLst/>
                    </a:prstGeom>
                    <a:noFill/>
                    <a:ln>
                      <a:noFill/>
                    </a:ln>
                  </pic:spPr>
                </pic:pic>
              </a:graphicData>
            </a:graphic>
          </wp:inline>
        </w:drawing>
      </w:r>
    </w:p>
    <w:p w:rsidR="00085A62" w:rsidRDefault="00085A62" w:rsidP="0077506B"/>
    <w:p w:rsidR="00085A62" w:rsidRDefault="00085A62" w:rsidP="0077506B">
      <w:del w:id="1883" w:author="Heather Perreaux" w:date="2010-06-14T13:38:00Z">
        <w:r w:rsidDel="00ED6E85">
          <w:delText>A feature of the</w:delText>
        </w:r>
      </w:del>
      <w:ins w:id="1884" w:author="Heather Perreaux" w:date="2010-06-14T13:38:00Z">
        <w:r w:rsidR="00ED6E85">
          <w:t>In the</w:t>
        </w:r>
      </w:ins>
      <w:r w:rsidR="00BB5CD2">
        <w:t xml:space="preserve"> Team Planner </w:t>
      </w:r>
      <w:ins w:id="1885" w:author="Heather Perreaux" w:date="2010-06-14T13:39:00Z">
        <w:r w:rsidR="00ED6E85">
          <w:t xml:space="preserve">allows </w:t>
        </w:r>
      </w:ins>
      <w:del w:id="1886" w:author="Heather Perreaux" w:date="2010-06-14T13:39:00Z">
        <w:r w:rsidR="00BB5CD2" w:rsidDel="00ED6E85">
          <w:delText>view</w:delText>
        </w:r>
        <w:r w:rsidDel="00ED6E85">
          <w:delText xml:space="preserve"> is the ability to </w:delText>
        </w:r>
      </w:del>
      <w:r>
        <w:t>drag and drop assignments to aid in the leveling process. T</w:t>
      </w:r>
      <w:r w:rsidR="00BB5CD2">
        <w:t xml:space="preserve">asks may be manually move </w:t>
      </w:r>
      <w:del w:id="1887" w:author="Heather Perreaux" w:date="2010-06-14T13:39:00Z">
        <w:r w:rsidR="00BB5CD2" w:rsidDel="00F634A3">
          <w:delText xml:space="preserve">around </w:delText>
        </w:r>
      </w:del>
      <w:r w:rsidR="00BB5CD2">
        <w:t>and reassigned as needed</w:t>
      </w:r>
      <w:r>
        <w:t>.</w:t>
      </w:r>
      <w:r w:rsidR="00BB5CD2">
        <w:t xml:space="preserve"> </w:t>
      </w:r>
    </w:p>
    <w:p w:rsidR="00085A62" w:rsidRDefault="00085A62" w:rsidP="0077506B">
      <w:r>
        <w:t>In the</w:t>
      </w:r>
      <w:r w:rsidR="00BB5CD2">
        <w:t xml:space="preserve"> example below</w:t>
      </w:r>
      <w:ins w:id="1888" w:author="Heather Perreaux" w:date="2010-06-14T13:39:00Z">
        <w:r w:rsidR="005A2CB5">
          <w:t>,</w:t>
        </w:r>
      </w:ins>
      <w:r w:rsidR="00BB5CD2">
        <w:t xml:space="preserve"> </w:t>
      </w:r>
      <w:r>
        <w:t>the</w:t>
      </w:r>
      <w:r w:rsidR="00BB5CD2">
        <w:t xml:space="preserve"> Resource Allocation view </w:t>
      </w:r>
      <w:r>
        <w:t xml:space="preserve">is shown </w:t>
      </w:r>
      <w:r w:rsidR="00BB5CD2">
        <w:t xml:space="preserve">with Mary Hill selected in the top pane.  </w:t>
      </w:r>
      <w:r w:rsidR="002A41A5">
        <w:t xml:space="preserve">When leveling </w:t>
      </w:r>
      <w:r>
        <w:t>resources</w:t>
      </w:r>
      <w:ins w:id="1889" w:author="Heather Perreaux" w:date="2010-06-14T13:40:00Z">
        <w:r w:rsidR="005A2CB5">
          <w:t>,</w:t>
        </w:r>
      </w:ins>
      <w:r>
        <w:t xml:space="preserve"> the </w:t>
      </w:r>
      <w:r w:rsidR="002A41A5">
        <w:t>Resource Allocation view</w:t>
      </w:r>
      <w:r>
        <w:t xml:space="preserve"> is e</w:t>
      </w:r>
      <w:r w:rsidR="002A41A5">
        <w:t>ffect</w:t>
      </w:r>
      <w:r>
        <w:t>ive for viewing the result</w:t>
      </w:r>
      <w:ins w:id="1890" w:author="Heather Perreaux" w:date="2010-06-14T13:40:00Z">
        <w:r w:rsidR="005A2CB5">
          <w:t>s</w:t>
        </w:r>
      </w:ins>
      <w:r>
        <w:t xml:space="preserve"> of </w:t>
      </w:r>
      <w:del w:id="1891" w:author="Heather Perreaux" w:date="2010-06-14T13:40:00Z">
        <w:r w:rsidDel="005A2CB5">
          <w:delText xml:space="preserve">the </w:delText>
        </w:r>
      </w:del>
      <w:r>
        <w:t>leveling</w:t>
      </w:r>
      <w:del w:id="1892" w:author="Heather Perreaux" w:date="2010-06-14T13:40:00Z">
        <w:r w:rsidDel="005A2CB5">
          <w:delText xml:space="preserve"> program</w:delText>
        </w:r>
      </w:del>
      <w:r>
        <w:t xml:space="preserve">. </w:t>
      </w:r>
    </w:p>
    <w:p w:rsidR="00BB5CD2" w:rsidRDefault="00085A62" w:rsidP="0077506B">
      <w:pPr>
        <w:rPr>
          <w:b/>
        </w:rPr>
      </w:pPr>
      <w:r w:rsidRPr="00085A62">
        <w:rPr>
          <w:b/>
        </w:rPr>
        <w:t xml:space="preserve">To </w:t>
      </w:r>
      <w:del w:id="1893" w:author="Heather Perreaux" w:date="2010-06-14T13:40:00Z">
        <w:r w:rsidRPr="00085A62" w:rsidDel="00580D61">
          <w:rPr>
            <w:b/>
          </w:rPr>
          <w:delText>reveal the</w:delText>
        </w:r>
      </w:del>
      <w:ins w:id="1894" w:author="Heather Perreaux" w:date="2010-06-14T13:40:00Z">
        <w:r w:rsidR="00580D61">
          <w:rPr>
            <w:b/>
          </w:rPr>
          <w:t>display</w:t>
        </w:r>
      </w:ins>
      <w:r w:rsidRPr="00085A62">
        <w:rPr>
          <w:b/>
        </w:rPr>
        <w:t xml:space="preserve"> Resource Allocation view: </w:t>
      </w:r>
      <w:r w:rsidR="002A41A5" w:rsidRPr="00085A62">
        <w:rPr>
          <w:b/>
        </w:rPr>
        <w:t xml:space="preserve"> </w:t>
      </w:r>
    </w:p>
    <w:p w:rsidR="00085A62" w:rsidRPr="00085A62" w:rsidRDefault="00085A62" w:rsidP="0077506B">
      <w:r w:rsidRPr="00085A62">
        <w:t xml:space="preserve">Click </w:t>
      </w:r>
      <w:r w:rsidRPr="00580D61">
        <w:rPr>
          <w:b/>
        </w:rPr>
        <w:t xml:space="preserve">Task </w:t>
      </w:r>
      <w:r w:rsidRPr="00580D61">
        <w:rPr>
          <w:b/>
        </w:rPr>
        <w:sym w:font="Wingdings" w:char="F0E0"/>
      </w:r>
      <w:r w:rsidRPr="00580D61">
        <w:rPr>
          <w:b/>
        </w:rPr>
        <w:t xml:space="preserve"> Gantt chart </w:t>
      </w:r>
      <w:r w:rsidRPr="00580D61">
        <w:rPr>
          <w:b/>
        </w:rPr>
        <w:sym w:font="Wingdings" w:char="F0E0"/>
      </w:r>
      <w:r w:rsidRPr="00580D61">
        <w:rPr>
          <w:b/>
        </w:rPr>
        <w:t xml:space="preserve"> Move Views </w:t>
      </w:r>
      <w:r w:rsidRPr="00580D61">
        <w:rPr>
          <w:b/>
        </w:rPr>
        <w:sym w:font="Wingdings" w:char="F0E0"/>
      </w:r>
      <w:r w:rsidRPr="00580D61">
        <w:rPr>
          <w:b/>
        </w:rPr>
        <w:t xml:space="preserve"> Resource Allocation view </w:t>
      </w:r>
      <w:r w:rsidRPr="00580D61">
        <w:rPr>
          <w:b/>
        </w:rPr>
        <w:sym w:font="Wingdings" w:char="F0E0"/>
      </w:r>
      <w:r w:rsidRPr="00580D61">
        <w:rPr>
          <w:b/>
        </w:rPr>
        <w:t xml:space="preserve"> Apply</w:t>
      </w:r>
    </w:p>
    <w:p w:rsidR="002A41A5" w:rsidRDefault="002A41A5" w:rsidP="0077506B"/>
    <w:p w:rsidR="002A41A5" w:rsidRDefault="00797308" w:rsidP="002A41A5">
      <w:pPr>
        <w:pStyle w:val="Art"/>
      </w:pPr>
      <w:r>
        <w:rPr>
          <w:noProof/>
        </w:rPr>
        <w:drawing>
          <wp:inline distT="0" distB="0" distL="0" distR="0">
            <wp:extent cx="5711190" cy="3041650"/>
            <wp:effectExtent l="0" t="0" r="3810" b="6350"/>
            <wp:docPr id="9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1190" cy="3041650"/>
                    </a:xfrm>
                    <a:prstGeom prst="rect">
                      <a:avLst/>
                    </a:prstGeom>
                    <a:noFill/>
                    <a:ln>
                      <a:noFill/>
                    </a:ln>
                  </pic:spPr>
                </pic:pic>
              </a:graphicData>
            </a:graphic>
          </wp:inline>
        </w:drawing>
      </w:r>
    </w:p>
    <w:p w:rsidR="00BB5CD2" w:rsidRDefault="00BB5CD2" w:rsidP="0077506B"/>
    <w:p w:rsidR="0079494F" w:rsidRDefault="00085A62" w:rsidP="0077506B">
      <w:r>
        <w:t>Another</w:t>
      </w:r>
      <w:ins w:id="1895" w:author="Heather Perreaux" w:date="2010-06-14T13:41:00Z">
        <w:r w:rsidR="006C5CFF">
          <w:t xml:space="preserve"> approach to leveling</w:t>
        </w:r>
      </w:ins>
      <w:r>
        <w:t xml:space="preserve"> </w:t>
      </w:r>
      <w:del w:id="1896" w:author="Heather Perreaux" w:date="2010-06-14T13:41:00Z">
        <w:r w:rsidDel="006C5CFF">
          <w:delText xml:space="preserve">tool </w:delText>
        </w:r>
      </w:del>
      <w:r>
        <w:t xml:space="preserve">is </w:t>
      </w:r>
      <w:del w:id="1897" w:author="Heather Perreaux" w:date="2010-06-14T13:42:00Z">
        <w:r w:rsidDel="006C5CFF">
          <w:delText xml:space="preserve">the </w:delText>
        </w:r>
      </w:del>
      <w:r>
        <w:t xml:space="preserve">Leveling Options </w:t>
      </w:r>
      <w:del w:id="1898" w:author="Heather Perreaux" w:date="2010-06-14T13:42:00Z">
        <w:r w:rsidDel="00D71039">
          <w:delText xml:space="preserve">button </w:delText>
        </w:r>
      </w:del>
      <w:r>
        <w:t xml:space="preserve">on the Resource bar.  </w:t>
      </w:r>
      <w:r w:rsidR="0079494F">
        <w:t>When l</w:t>
      </w:r>
      <w:r w:rsidR="002A41A5">
        <w:t xml:space="preserve">eveling </w:t>
      </w:r>
      <w:r w:rsidR="0079494F">
        <w:t xml:space="preserve">the schedule </w:t>
      </w:r>
      <w:r w:rsidR="002A41A5">
        <w:t xml:space="preserve">using the </w:t>
      </w:r>
      <w:ins w:id="1899" w:author="Heather Perreaux" w:date="2010-06-14T13:43:00Z">
        <w:r w:rsidR="00D71039">
          <w:t xml:space="preserve">Resource </w:t>
        </w:r>
      </w:ins>
      <w:del w:id="1900" w:author="Heather Perreaux" w:date="2010-06-14T13:43:00Z">
        <w:r w:rsidR="002A41A5" w:rsidDel="00D71039">
          <w:delText>l</w:delText>
        </w:r>
      </w:del>
      <w:ins w:id="1901" w:author="Heather Perreaux" w:date="2010-06-14T13:43:00Z">
        <w:r w:rsidR="00D71039">
          <w:t>L</w:t>
        </w:r>
      </w:ins>
      <w:r w:rsidR="002A41A5">
        <w:t xml:space="preserve">eveling </w:t>
      </w:r>
      <w:del w:id="1902" w:author="Heather Perreaux" w:date="2010-06-14T13:43:00Z">
        <w:r w:rsidR="0079494F" w:rsidDel="00D71039">
          <w:delText xml:space="preserve">options </w:delText>
        </w:r>
      </w:del>
      <w:ins w:id="1903" w:author="Heather Perreaux" w:date="2010-06-14T13:43:00Z">
        <w:r w:rsidR="00D71039">
          <w:t xml:space="preserve">dialog </w:t>
        </w:r>
      </w:ins>
      <w:r w:rsidR="0079494F">
        <w:t>box</w:t>
      </w:r>
      <w:ins w:id="1904" w:author="Heather Perreaux" w:date="2010-06-14T13:42:00Z">
        <w:r w:rsidR="00D71039">
          <w:t>,</w:t>
        </w:r>
      </w:ins>
      <w:r w:rsidR="0079494F">
        <w:t xml:space="preserve"> leveling </w:t>
      </w:r>
      <w:r w:rsidR="002A41A5">
        <w:t>may be performed for resources</w:t>
      </w:r>
      <w:ins w:id="1905" w:author="Heather Perreaux" w:date="2010-06-14T13:43:00Z">
        <w:r w:rsidR="00D71039">
          <w:t>,</w:t>
        </w:r>
      </w:ins>
      <w:del w:id="1906" w:author="Heather Perreaux" w:date="2010-06-14T13:43:00Z">
        <w:r w:rsidR="002A41A5" w:rsidDel="00D71039">
          <w:delText xml:space="preserve"> o</w:delText>
        </w:r>
        <w:r w:rsidR="00F03C4A" w:rsidDel="00D71039">
          <w:delText>r</w:delText>
        </w:r>
      </w:del>
      <w:r w:rsidR="002A41A5">
        <w:t xml:space="preserve"> </w:t>
      </w:r>
      <w:r w:rsidR="0079494F">
        <w:t xml:space="preserve">individual </w:t>
      </w:r>
      <w:r w:rsidR="00F03C4A">
        <w:t>tasks o</w:t>
      </w:r>
      <w:r w:rsidR="0079494F">
        <w:t xml:space="preserve">r </w:t>
      </w:r>
      <w:r w:rsidR="00F03C4A">
        <w:t xml:space="preserve">the </w:t>
      </w:r>
      <w:r w:rsidR="002A41A5">
        <w:t xml:space="preserve">entire project.  </w:t>
      </w:r>
      <w:r w:rsidR="00F03C4A">
        <w:t xml:space="preserve">After </w:t>
      </w:r>
      <w:del w:id="1907" w:author="Heather Perreaux" w:date="2010-06-14T13:43:00Z">
        <w:r w:rsidR="00F03C4A" w:rsidDel="00D71039">
          <w:delText xml:space="preserve">the </w:delText>
        </w:r>
      </w:del>
      <w:r w:rsidR="00F03C4A">
        <w:t>leveling is applied</w:t>
      </w:r>
      <w:ins w:id="1908" w:author="Heather Perreaux" w:date="2010-06-14T13:43:00Z">
        <w:r w:rsidR="00D71039">
          <w:t>,</w:t>
        </w:r>
      </w:ins>
      <w:r w:rsidR="00F03C4A">
        <w:t xml:space="preserve"> t</w:t>
      </w:r>
      <w:r w:rsidR="002A41A5">
        <w:t xml:space="preserve">he Leveling Gantt in the </w:t>
      </w:r>
      <w:del w:id="1909" w:author="Heather Perreaux" w:date="2010-06-14T13:43:00Z">
        <w:r w:rsidR="002A41A5" w:rsidDel="00D71039">
          <w:delText xml:space="preserve">bottom </w:delText>
        </w:r>
      </w:del>
      <w:ins w:id="1910" w:author="Heather Perreaux" w:date="2010-06-14T13:43:00Z">
        <w:r w:rsidR="00D71039">
          <w:t xml:space="preserve">lower </w:t>
        </w:r>
      </w:ins>
      <w:r w:rsidR="002A41A5">
        <w:t xml:space="preserve">pane will </w:t>
      </w:r>
      <w:del w:id="1911" w:author="Heather Perreaux" w:date="2010-06-14T13:44:00Z">
        <w:r w:rsidR="002A41A5" w:rsidDel="00D71039">
          <w:delText xml:space="preserve">show </w:delText>
        </w:r>
      </w:del>
      <w:ins w:id="1912" w:author="Heather Perreaux" w:date="2010-06-14T13:44:00Z">
        <w:r w:rsidR="00D71039">
          <w:t xml:space="preserve">display a comparison of </w:t>
        </w:r>
      </w:ins>
      <w:r w:rsidR="002A41A5">
        <w:t xml:space="preserve">the original schedule </w:t>
      </w:r>
      <w:del w:id="1913" w:author="Heather Perreaux" w:date="2010-06-14T13:44:00Z">
        <w:r w:rsidR="0079494F" w:rsidDel="00D71039">
          <w:delText xml:space="preserve">with </w:delText>
        </w:r>
      </w:del>
      <w:ins w:id="1914" w:author="Heather Perreaux" w:date="2010-06-14T13:44:00Z">
        <w:r w:rsidR="00D71039">
          <w:t xml:space="preserve">represented with </w:t>
        </w:r>
      </w:ins>
      <w:r w:rsidR="0079494F">
        <w:t>tan</w:t>
      </w:r>
      <w:r w:rsidR="002A41A5">
        <w:t xml:space="preserve"> </w:t>
      </w:r>
      <w:r w:rsidR="0079494F">
        <w:t xml:space="preserve">bars </w:t>
      </w:r>
      <w:r w:rsidR="002A41A5">
        <w:t xml:space="preserve">and the result of </w:t>
      </w:r>
      <w:del w:id="1915" w:author="Heather Perreaux" w:date="2010-06-14T13:44:00Z">
        <w:r w:rsidR="002A41A5" w:rsidDel="00D71039">
          <w:delText xml:space="preserve">the </w:delText>
        </w:r>
      </w:del>
      <w:r w:rsidR="002A41A5">
        <w:t xml:space="preserve">leveling </w:t>
      </w:r>
      <w:r w:rsidR="0079494F">
        <w:t>with blue bars</w:t>
      </w:r>
      <w:r w:rsidR="002A41A5">
        <w:t xml:space="preserve">.  </w:t>
      </w:r>
    </w:p>
    <w:p w:rsidR="0079494F" w:rsidRPr="0079494F" w:rsidRDefault="0079494F" w:rsidP="0077506B">
      <w:pPr>
        <w:rPr>
          <w:b/>
        </w:rPr>
      </w:pPr>
      <w:r w:rsidRPr="0079494F">
        <w:rPr>
          <w:b/>
        </w:rPr>
        <w:t xml:space="preserve">To </w:t>
      </w:r>
      <w:del w:id="1916" w:author="Heather Perreaux" w:date="2010-06-14T13:44:00Z">
        <w:r w:rsidRPr="0079494F" w:rsidDel="00DA419F">
          <w:rPr>
            <w:b/>
          </w:rPr>
          <w:delText xml:space="preserve">reveal </w:delText>
        </w:r>
      </w:del>
      <w:ins w:id="1917" w:author="Heather Perreaux" w:date="2010-06-14T13:44:00Z">
        <w:r w:rsidR="00DA419F">
          <w:rPr>
            <w:b/>
          </w:rPr>
          <w:t>display</w:t>
        </w:r>
        <w:r w:rsidR="00DA419F" w:rsidRPr="0079494F">
          <w:rPr>
            <w:b/>
          </w:rPr>
          <w:t xml:space="preserve"> </w:t>
        </w:r>
      </w:ins>
      <w:del w:id="1918" w:author="Heather Perreaux" w:date="2010-06-14T13:45:00Z">
        <w:r w:rsidRPr="0079494F" w:rsidDel="00DA419F">
          <w:rPr>
            <w:b/>
          </w:rPr>
          <w:delText xml:space="preserve">the </w:delText>
        </w:r>
      </w:del>
      <w:ins w:id="1919" w:author="Heather Perreaux" w:date="2010-06-14T13:45:00Z">
        <w:r w:rsidR="00DA419F">
          <w:rPr>
            <w:b/>
          </w:rPr>
          <w:t xml:space="preserve">Resource </w:t>
        </w:r>
      </w:ins>
      <w:r w:rsidRPr="0079494F">
        <w:rPr>
          <w:b/>
        </w:rPr>
        <w:t xml:space="preserve">Leveling </w:t>
      </w:r>
      <w:del w:id="1920" w:author="Heather Perreaux" w:date="2010-06-14T13:45:00Z">
        <w:r w:rsidRPr="0079494F" w:rsidDel="00DA419F">
          <w:rPr>
            <w:b/>
          </w:rPr>
          <w:delText>options</w:delText>
        </w:r>
      </w:del>
      <w:ins w:id="1921" w:author="Heather Perreaux" w:date="2010-06-14T13:45:00Z">
        <w:r w:rsidR="00DA419F">
          <w:rPr>
            <w:b/>
          </w:rPr>
          <w:t>dialog box</w:t>
        </w:r>
      </w:ins>
      <w:r w:rsidRPr="0079494F">
        <w:rPr>
          <w:b/>
        </w:rPr>
        <w:t xml:space="preserve">: </w:t>
      </w:r>
    </w:p>
    <w:p w:rsidR="002A41A5" w:rsidRPr="00E847F4" w:rsidRDefault="002A41A5" w:rsidP="0077506B">
      <w:pPr>
        <w:rPr>
          <w:b/>
        </w:rPr>
      </w:pPr>
      <w:r w:rsidRPr="00E847F4">
        <w:rPr>
          <w:b/>
        </w:rPr>
        <w:t xml:space="preserve">Resource </w:t>
      </w:r>
      <w:r w:rsidRPr="00E847F4">
        <w:rPr>
          <w:b/>
        </w:rPr>
        <w:sym w:font="Wingdings" w:char="F0E0"/>
      </w:r>
      <w:r w:rsidRPr="00E847F4">
        <w:rPr>
          <w:b/>
        </w:rPr>
        <w:t xml:space="preserve"> Leveling options </w:t>
      </w:r>
    </w:p>
    <w:p w:rsidR="002A41A5" w:rsidRDefault="002A41A5" w:rsidP="0077506B"/>
    <w:p w:rsidR="002A41A5" w:rsidRDefault="00797308" w:rsidP="002A41A5">
      <w:pPr>
        <w:pStyle w:val="Art"/>
        <w:jc w:val="center"/>
      </w:pPr>
      <w:r>
        <w:rPr>
          <w:noProof/>
        </w:rPr>
        <w:drawing>
          <wp:inline distT="0" distB="0" distL="0" distR="0">
            <wp:extent cx="4273550" cy="3794760"/>
            <wp:effectExtent l="0" t="0" r="0" b="0"/>
            <wp:docPr id="9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3550" cy="3794760"/>
                    </a:xfrm>
                    <a:prstGeom prst="rect">
                      <a:avLst/>
                    </a:prstGeom>
                    <a:noFill/>
                    <a:ln>
                      <a:noFill/>
                    </a:ln>
                  </pic:spPr>
                </pic:pic>
              </a:graphicData>
            </a:graphic>
          </wp:inline>
        </w:drawing>
      </w:r>
    </w:p>
    <w:p w:rsidR="002A41A5" w:rsidRDefault="002A41A5" w:rsidP="0077506B"/>
    <w:p w:rsidR="002A41A5" w:rsidRDefault="002A41A5" w:rsidP="0077506B">
      <w:r>
        <w:t xml:space="preserve">The values in the form </w:t>
      </w:r>
      <w:r w:rsidR="0079494F">
        <w:t>are as follows</w:t>
      </w:r>
      <w:r>
        <w:t xml:space="preserve">: </w:t>
      </w:r>
    </w:p>
    <w:p w:rsidR="0079494F" w:rsidRPr="0079494F" w:rsidRDefault="008E03AA" w:rsidP="008E03AA">
      <w:pPr>
        <w:numPr>
          <w:ilvl w:val="0"/>
          <w:numId w:val="34"/>
        </w:numPr>
        <w:spacing w:after="0" w:line="240" w:lineRule="auto"/>
        <w:rPr>
          <w:lang w:val="de-DE"/>
        </w:rPr>
      </w:pPr>
      <w:r w:rsidRPr="0079494F">
        <w:rPr>
          <w:b/>
          <w:lang w:val="de-DE"/>
        </w:rPr>
        <w:t>Automatic or Manual</w:t>
      </w:r>
      <w:del w:id="1922" w:author="Heather Perreaux" w:date="2010-06-14T13:46:00Z">
        <w:r w:rsidRPr="0079494F" w:rsidDel="00E847F4">
          <w:rPr>
            <w:lang w:val="de-DE"/>
          </w:rPr>
          <w:delText>.</w:delText>
        </w:r>
      </w:del>
      <w:ins w:id="1923" w:author="Heather Perreaux" w:date="2010-06-14T13:46:00Z">
        <w:r w:rsidR="00E847F4">
          <w:rPr>
            <w:lang w:val="de-DE"/>
          </w:rPr>
          <w:t>:</w:t>
        </w:r>
      </w:ins>
      <w:r w:rsidRPr="0079494F">
        <w:rPr>
          <w:lang w:val="de-DE"/>
        </w:rPr>
        <w:t xml:space="preserve">  </w:t>
      </w:r>
      <w:del w:id="1924" w:author="Heather Perreaux" w:date="2010-06-14T13:46:00Z">
        <w:r w:rsidR="0079494F" w:rsidRPr="0079494F" w:rsidDel="00E847F4">
          <w:rPr>
            <w:lang w:val="de-DE"/>
          </w:rPr>
          <w:delText>T</w:delText>
        </w:r>
      </w:del>
      <w:ins w:id="1925" w:author="Heather Perreaux" w:date="2010-06-14T13:46:00Z">
        <w:r w:rsidR="00E847F4">
          <w:rPr>
            <w:lang w:val="de-DE"/>
          </w:rPr>
          <w:t>t</w:t>
        </w:r>
      </w:ins>
      <w:r w:rsidR="0079494F" w:rsidRPr="0079494F">
        <w:rPr>
          <w:lang w:val="de-DE"/>
        </w:rPr>
        <w:t xml:space="preserve">he automatice option will level the schedule with </w:t>
      </w:r>
      <w:del w:id="1926" w:author="Heather Perreaux" w:date="2010-06-14T13:47:00Z">
        <w:r w:rsidR="0079494F" w:rsidRPr="0079494F" w:rsidDel="00E847F4">
          <w:rPr>
            <w:lang w:val="de-DE"/>
          </w:rPr>
          <w:delText xml:space="preserve">every </w:delText>
        </w:r>
      </w:del>
      <w:ins w:id="1927" w:author="Heather Perreaux" w:date="2010-06-14T13:47:00Z">
        <w:r w:rsidR="00E847F4" w:rsidRPr="0079494F">
          <w:rPr>
            <w:lang w:val="de-DE"/>
          </w:rPr>
          <w:t>e</w:t>
        </w:r>
        <w:r w:rsidR="00E847F4">
          <w:rPr>
            <w:lang w:val="de-DE"/>
          </w:rPr>
          <w:t>ach</w:t>
        </w:r>
        <w:r w:rsidR="00E847F4" w:rsidRPr="0079494F">
          <w:rPr>
            <w:lang w:val="de-DE"/>
          </w:rPr>
          <w:t xml:space="preserve"> </w:t>
        </w:r>
      </w:ins>
      <w:r w:rsidR="0079494F" w:rsidRPr="0079494F">
        <w:rPr>
          <w:lang w:val="de-DE"/>
        </w:rPr>
        <w:t xml:space="preserve">task change.  </w:t>
      </w:r>
      <w:ins w:id="1928" w:author="Heather Perreaux" w:date="2010-06-14T13:47:00Z">
        <w:r w:rsidR="00E847F4">
          <w:rPr>
            <w:lang w:val="de-DE"/>
          </w:rPr>
          <w:t xml:space="preserve">For greater leveling control, </w:t>
        </w:r>
      </w:ins>
      <w:r w:rsidR="0079494F" w:rsidRPr="0079494F">
        <w:rPr>
          <w:lang w:val="de-DE"/>
        </w:rPr>
        <w:t xml:space="preserve">Manual </w:t>
      </w:r>
      <w:ins w:id="1929" w:author="Heather Perreaux" w:date="2010-06-14T13:47:00Z">
        <w:r w:rsidR="00E847F4">
          <w:rPr>
            <w:lang w:val="de-DE"/>
          </w:rPr>
          <w:t xml:space="preserve">leveling </w:t>
        </w:r>
      </w:ins>
      <w:r w:rsidR="0079494F" w:rsidRPr="0079494F">
        <w:rPr>
          <w:lang w:val="de-DE"/>
        </w:rPr>
        <w:t xml:space="preserve">is </w:t>
      </w:r>
      <w:del w:id="1930" w:author="Heather Perreaux" w:date="2010-06-14T13:47:00Z">
        <w:r w:rsidR="0079494F" w:rsidRPr="0079494F" w:rsidDel="00E847F4">
          <w:rPr>
            <w:lang w:val="de-DE"/>
          </w:rPr>
          <w:delText xml:space="preserve">the </w:delText>
        </w:r>
      </w:del>
      <w:r w:rsidR="0079494F" w:rsidRPr="0079494F">
        <w:rPr>
          <w:lang w:val="de-DE"/>
        </w:rPr>
        <w:t>recommended</w:t>
      </w:r>
      <w:del w:id="1931" w:author="Heather Perreaux" w:date="2010-06-14T13:47:00Z">
        <w:r w:rsidR="0079494F" w:rsidRPr="0079494F" w:rsidDel="00E847F4">
          <w:rPr>
            <w:lang w:val="de-DE"/>
          </w:rPr>
          <w:delText xml:space="preserve"> choice for this reason</w:delText>
        </w:r>
      </w:del>
      <w:r w:rsidR="0079494F" w:rsidRPr="0079494F">
        <w:rPr>
          <w:lang w:val="de-DE"/>
        </w:rPr>
        <w:t xml:space="preserve">. </w:t>
      </w:r>
      <w:r w:rsidR="0079494F">
        <w:rPr>
          <w:lang w:val="de-DE"/>
        </w:rPr>
        <w:br/>
      </w:r>
    </w:p>
    <w:p w:rsidR="00B234FE" w:rsidRPr="00B234FE" w:rsidRDefault="008E03AA" w:rsidP="008E03AA">
      <w:pPr>
        <w:numPr>
          <w:ilvl w:val="0"/>
          <w:numId w:val="34"/>
        </w:numPr>
        <w:spacing w:after="0" w:line="240" w:lineRule="auto"/>
        <w:rPr>
          <w:lang w:val="de-DE"/>
        </w:rPr>
      </w:pPr>
      <w:r w:rsidRPr="00B234FE">
        <w:rPr>
          <w:b/>
          <w:lang w:val="de-DE"/>
        </w:rPr>
        <w:t>Look for over</w:t>
      </w:r>
      <w:del w:id="1932" w:author="Heather Perreaux" w:date="2010-06-14T14:20:00Z">
        <w:r w:rsidRPr="00B234FE" w:rsidDel="00FF0809">
          <w:rPr>
            <w:b/>
            <w:lang w:val="de-DE"/>
          </w:rPr>
          <w:delText>-</w:delText>
        </w:r>
      </w:del>
      <w:r w:rsidRPr="00B234FE">
        <w:rPr>
          <w:b/>
          <w:lang w:val="de-DE"/>
        </w:rPr>
        <w:t>allocations on a:</w:t>
      </w:r>
      <w:r w:rsidRPr="00B234FE">
        <w:rPr>
          <w:lang w:val="de-DE"/>
        </w:rPr>
        <w:t xml:space="preserve">  </w:t>
      </w:r>
      <w:del w:id="1933" w:author="Heather Perreaux" w:date="2010-06-14T13:48:00Z">
        <w:r w:rsidR="00B234FE" w:rsidRPr="00B234FE" w:rsidDel="00F133B5">
          <w:rPr>
            <w:lang w:val="de-DE"/>
          </w:rPr>
          <w:delText>D</w:delText>
        </w:r>
      </w:del>
      <w:r w:rsidRPr="00B234FE">
        <w:rPr>
          <w:lang w:val="de-DE"/>
        </w:rPr>
        <w:t>day by day</w:t>
      </w:r>
      <w:r w:rsidR="00B234FE" w:rsidRPr="00B234FE">
        <w:rPr>
          <w:lang w:val="de-DE"/>
        </w:rPr>
        <w:t xml:space="preserve"> is the default value. T</w:t>
      </w:r>
      <w:r w:rsidRPr="00B234FE">
        <w:rPr>
          <w:lang w:val="de-DE"/>
        </w:rPr>
        <w:t xml:space="preserve">he program will </w:t>
      </w:r>
      <w:ins w:id="1934" w:author="Heather Perreaux" w:date="2010-06-14T13:48:00Z">
        <w:r w:rsidR="00F133B5">
          <w:rPr>
            <w:lang w:val="de-DE"/>
          </w:rPr>
          <w:t>attempt</w:t>
        </w:r>
      </w:ins>
      <w:del w:id="1935" w:author="Heather Perreaux" w:date="2010-06-14T13:48:00Z">
        <w:r w:rsidRPr="00B234FE" w:rsidDel="00F133B5">
          <w:rPr>
            <w:lang w:val="de-DE"/>
          </w:rPr>
          <w:delText>try</w:delText>
        </w:r>
      </w:del>
      <w:r w:rsidRPr="00B234FE">
        <w:rPr>
          <w:lang w:val="de-DE"/>
        </w:rPr>
        <w:t xml:space="preserve"> to make sure that all resources are not overbooked by even 1 minute during any day.    Week by week </w:t>
      </w:r>
      <w:r w:rsidR="00B234FE" w:rsidRPr="00B234FE">
        <w:rPr>
          <w:lang w:val="de-DE"/>
        </w:rPr>
        <w:t xml:space="preserve">allows </w:t>
      </w:r>
      <w:r w:rsidRPr="00B234FE">
        <w:rPr>
          <w:lang w:val="de-DE"/>
        </w:rPr>
        <w:t xml:space="preserve">some days </w:t>
      </w:r>
      <w:r w:rsidR="00B234FE" w:rsidRPr="00B234FE">
        <w:rPr>
          <w:lang w:val="de-DE"/>
        </w:rPr>
        <w:t xml:space="preserve">to </w:t>
      </w:r>
      <w:r w:rsidRPr="00B234FE">
        <w:rPr>
          <w:lang w:val="de-DE"/>
        </w:rPr>
        <w:t xml:space="preserve">be </w:t>
      </w:r>
      <w:del w:id="1936" w:author="Heather Perreaux" w:date="2010-06-14T13:49:00Z">
        <w:r w:rsidR="00B234FE" w:rsidRPr="00B234FE" w:rsidDel="00F133B5">
          <w:rPr>
            <w:lang w:val="de-DE"/>
          </w:rPr>
          <w:delText>higher</w:delText>
        </w:r>
        <w:r w:rsidRPr="00B234FE" w:rsidDel="00F133B5">
          <w:rPr>
            <w:lang w:val="de-DE"/>
          </w:rPr>
          <w:delText xml:space="preserve"> </w:delText>
        </w:r>
      </w:del>
      <w:ins w:id="1937" w:author="Heather Perreaux" w:date="2010-06-14T13:49:00Z">
        <w:r w:rsidR="00F133B5">
          <w:rPr>
            <w:lang w:val="de-DE"/>
          </w:rPr>
          <w:t>longer</w:t>
        </w:r>
        <w:r w:rsidR="00F133B5" w:rsidRPr="00B234FE">
          <w:rPr>
            <w:lang w:val="de-DE"/>
          </w:rPr>
          <w:t xml:space="preserve"> </w:t>
        </w:r>
      </w:ins>
      <w:r w:rsidRPr="00B234FE">
        <w:rPr>
          <w:lang w:val="de-DE"/>
        </w:rPr>
        <w:t xml:space="preserve">and </w:t>
      </w:r>
      <w:del w:id="1938" w:author="Heather Perreaux" w:date="2010-06-14T13:49:00Z">
        <w:r w:rsidRPr="00B234FE" w:rsidDel="00F133B5">
          <w:rPr>
            <w:lang w:val="de-DE"/>
          </w:rPr>
          <w:delText>some days</w:delText>
        </w:r>
      </w:del>
      <w:ins w:id="1939" w:author="Heather Perreaux" w:date="2010-06-14T13:49:00Z">
        <w:r w:rsidR="00F133B5">
          <w:rPr>
            <w:lang w:val="de-DE"/>
          </w:rPr>
          <w:t>others</w:t>
        </w:r>
      </w:ins>
      <w:r w:rsidR="00B234FE" w:rsidRPr="00B234FE">
        <w:rPr>
          <w:lang w:val="de-DE"/>
        </w:rPr>
        <w:t xml:space="preserve"> may</w:t>
      </w:r>
      <w:r w:rsidRPr="00B234FE">
        <w:rPr>
          <w:lang w:val="de-DE"/>
        </w:rPr>
        <w:t xml:space="preserve"> be short</w:t>
      </w:r>
      <w:r w:rsidR="00B234FE" w:rsidRPr="00B234FE">
        <w:rPr>
          <w:lang w:val="de-DE"/>
        </w:rPr>
        <w:t>er</w:t>
      </w:r>
      <w:r w:rsidRPr="00B234FE">
        <w:rPr>
          <w:lang w:val="de-DE"/>
        </w:rPr>
        <w:t xml:space="preserve"> but the total</w:t>
      </w:r>
      <w:ins w:id="1940" w:author="Heather Perreaux" w:date="2010-06-14T13:49:00Z">
        <w:r w:rsidR="00F133B5">
          <w:rPr>
            <w:lang w:val="de-DE"/>
          </w:rPr>
          <w:t xml:space="preserve"> hours</w:t>
        </w:r>
      </w:ins>
      <w:r w:rsidRPr="00B234FE">
        <w:rPr>
          <w:lang w:val="de-DE"/>
        </w:rPr>
        <w:t xml:space="preserve"> for the week </w:t>
      </w:r>
      <w:del w:id="1941" w:author="Heather Perreaux" w:date="2010-06-14T13:49:00Z">
        <w:r w:rsidRPr="00B234FE" w:rsidDel="00F133B5">
          <w:rPr>
            <w:lang w:val="de-DE"/>
          </w:rPr>
          <w:delText xml:space="preserve">will </w:delText>
        </w:r>
      </w:del>
      <w:ins w:id="1942" w:author="Heather Perreaux" w:date="2010-06-14T13:49:00Z">
        <w:r w:rsidR="00F133B5">
          <w:rPr>
            <w:lang w:val="de-DE"/>
          </w:rPr>
          <w:t>must</w:t>
        </w:r>
        <w:r w:rsidR="00F133B5" w:rsidRPr="00B234FE">
          <w:rPr>
            <w:lang w:val="de-DE"/>
          </w:rPr>
          <w:t xml:space="preserve"> </w:t>
        </w:r>
      </w:ins>
      <w:r w:rsidRPr="00B234FE">
        <w:rPr>
          <w:lang w:val="de-DE"/>
        </w:rPr>
        <w:t>match the availability calendar</w:t>
      </w:r>
      <w:r w:rsidR="00B234FE" w:rsidRPr="00B234FE">
        <w:rPr>
          <w:lang w:val="de-DE"/>
        </w:rPr>
        <w:t>.</w:t>
      </w:r>
      <w:r w:rsidRPr="00B234FE">
        <w:rPr>
          <w:lang w:val="de-DE"/>
        </w:rPr>
        <w:t xml:space="preserve">  </w:t>
      </w:r>
      <w:r w:rsidR="00B47498" w:rsidRPr="00B234FE">
        <w:rPr>
          <w:lang w:val="de-DE"/>
        </w:rPr>
        <w:t xml:space="preserve">Consider the length of the project when making this choice. </w:t>
      </w:r>
      <w:ins w:id="1943" w:author="Heather Perreaux" w:date="2010-06-14T13:50:00Z">
        <w:r w:rsidR="0013594E">
          <w:rPr>
            <w:lang w:val="de-DE"/>
          </w:rPr>
          <w:t xml:space="preserve"> A</w:t>
        </w:r>
      </w:ins>
      <w:del w:id="1944" w:author="Heather Perreaux" w:date="2010-06-14T13:50:00Z">
        <w:r w:rsidR="00B234FE" w:rsidDel="0013594E">
          <w:rPr>
            <w:lang w:val="de-DE"/>
          </w:rPr>
          <w:delText>V</w:delText>
        </w:r>
      </w:del>
      <w:ins w:id="1945" w:author="Heather Perreaux" w:date="2010-06-14T13:50:00Z">
        <w:r w:rsidR="0013594E">
          <w:rPr>
            <w:lang w:val="de-DE"/>
          </w:rPr>
          <w:t>v</w:t>
        </w:r>
      </w:ins>
      <w:r w:rsidR="00B234FE">
        <w:rPr>
          <w:lang w:val="de-DE"/>
        </w:rPr>
        <w:t xml:space="preserve">ery short project </w:t>
      </w:r>
      <w:del w:id="1946" w:author="Heather Perreaux" w:date="2010-06-14T13:50:00Z">
        <w:r w:rsidR="00B234FE" w:rsidDel="0013594E">
          <w:rPr>
            <w:lang w:val="de-DE"/>
          </w:rPr>
          <w:delText>will work</w:delText>
        </w:r>
      </w:del>
      <w:ins w:id="1947" w:author="Heather Perreaux" w:date="2010-06-14T13:50:00Z">
        <w:r w:rsidR="0013594E">
          <w:rPr>
            <w:lang w:val="de-DE"/>
          </w:rPr>
          <w:t>is</w:t>
        </w:r>
      </w:ins>
      <w:r w:rsidR="00B234FE">
        <w:rPr>
          <w:lang w:val="de-DE"/>
        </w:rPr>
        <w:t xml:space="preserve"> better</w:t>
      </w:r>
      <w:ins w:id="1948" w:author="Heather Perreaux" w:date="2010-06-14T13:50:00Z">
        <w:r w:rsidR="0013594E">
          <w:rPr>
            <w:lang w:val="de-DE"/>
          </w:rPr>
          <w:t xml:space="preserve"> suited</w:t>
        </w:r>
      </w:ins>
      <w:r w:rsidR="00B234FE">
        <w:rPr>
          <w:lang w:val="de-DE"/>
        </w:rPr>
        <w:t xml:space="preserve"> </w:t>
      </w:r>
      <w:del w:id="1949" w:author="Heather Perreaux" w:date="2010-06-14T13:50:00Z">
        <w:r w:rsidR="00B234FE" w:rsidDel="0013594E">
          <w:rPr>
            <w:lang w:val="de-DE"/>
          </w:rPr>
          <w:delText xml:space="preserve">with </w:delText>
        </w:r>
      </w:del>
      <w:ins w:id="1950" w:author="Heather Perreaux" w:date="2010-06-14T13:50:00Z">
        <w:r w:rsidR="0013594E">
          <w:rPr>
            <w:lang w:val="de-DE"/>
          </w:rPr>
          <w:t xml:space="preserve">to </w:t>
        </w:r>
      </w:ins>
      <w:r w:rsidR="00B234FE">
        <w:rPr>
          <w:lang w:val="de-DE"/>
        </w:rPr>
        <w:t xml:space="preserve">the day by day option. </w:t>
      </w:r>
      <w:r w:rsidR="00B234FE">
        <w:rPr>
          <w:lang w:val="de-DE"/>
        </w:rPr>
        <w:br/>
      </w:r>
    </w:p>
    <w:p w:rsidR="008E03AA" w:rsidRPr="00B234FE" w:rsidRDefault="008E03AA" w:rsidP="008E03AA">
      <w:pPr>
        <w:numPr>
          <w:ilvl w:val="0"/>
          <w:numId w:val="34"/>
        </w:numPr>
        <w:spacing w:after="0" w:line="240" w:lineRule="auto"/>
        <w:rPr>
          <w:lang w:val="de-DE"/>
        </w:rPr>
      </w:pPr>
      <w:r w:rsidRPr="00B234FE">
        <w:rPr>
          <w:b/>
          <w:lang w:val="de-DE"/>
        </w:rPr>
        <w:t>Clear leveling values before leveling:</w:t>
      </w:r>
      <w:r w:rsidRPr="00B234FE">
        <w:rPr>
          <w:lang w:val="de-DE"/>
        </w:rPr>
        <w:t xml:space="preserve">  </w:t>
      </w:r>
      <w:commentRangeStart w:id="1951"/>
      <w:r w:rsidR="00B234FE" w:rsidRPr="00B234FE">
        <w:rPr>
          <w:lang w:val="de-DE"/>
        </w:rPr>
        <w:t>Clear</w:t>
      </w:r>
      <w:ins w:id="1952" w:author="Heather Perreaux" w:date="2010-06-14T13:50:00Z">
        <w:r w:rsidR="008501D2">
          <w:rPr>
            <w:lang w:val="de-DE"/>
          </w:rPr>
          <w:t>s</w:t>
        </w:r>
      </w:ins>
      <w:r w:rsidR="00B234FE" w:rsidRPr="00B234FE">
        <w:rPr>
          <w:lang w:val="de-DE"/>
        </w:rPr>
        <w:t xml:space="preserve"> </w:t>
      </w:r>
      <w:del w:id="1953" w:author="Heather Perreaux" w:date="2010-06-14T13:51:00Z">
        <w:r w:rsidR="00B234FE" w:rsidRPr="00B234FE" w:rsidDel="008501D2">
          <w:rPr>
            <w:lang w:val="de-DE"/>
          </w:rPr>
          <w:delText xml:space="preserve">any </w:delText>
        </w:r>
      </w:del>
      <w:r w:rsidR="00B234FE" w:rsidRPr="00B234FE">
        <w:rPr>
          <w:lang w:val="de-DE"/>
        </w:rPr>
        <w:t>leveling from other leveling attempts.</w:t>
      </w:r>
      <w:commentRangeEnd w:id="1951"/>
      <w:r w:rsidR="008501D2">
        <w:rPr>
          <w:rStyle w:val="CommentReference"/>
        </w:rPr>
        <w:commentReference w:id="1951"/>
      </w:r>
      <w:r w:rsidR="00B234FE" w:rsidRPr="00B234FE">
        <w:rPr>
          <w:lang w:val="de-DE"/>
        </w:rPr>
        <w:t xml:space="preserve"> </w:t>
      </w:r>
      <w:r w:rsidR="00B234FE">
        <w:rPr>
          <w:lang w:val="de-DE"/>
        </w:rPr>
        <w:br/>
      </w:r>
    </w:p>
    <w:p w:rsidR="008E03AA" w:rsidRDefault="008E03AA" w:rsidP="008E03AA">
      <w:pPr>
        <w:numPr>
          <w:ilvl w:val="0"/>
          <w:numId w:val="34"/>
        </w:numPr>
        <w:spacing w:after="0" w:line="240" w:lineRule="auto"/>
        <w:rPr>
          <w:lang w:val="de-DE"/>
        </w:rPr>
      </w:pPr>
      <w:r w:rsidRPr="00590F70">
        <w:rPr>
          <w:b/>
          <w:lang w:val="de-DE"/>
        </w:rPr>
        <w:t>Entire project or range of dates:</w:t>
      </w:r>
      <w:r w:rsidRPr="00590F70">
        <w:rPr>
          <w:lang w:val="de-DE"/>
        </w:rPr>
        <w:t xml:space="preserve">  </w:t>
      </w:r>
      <w:r w:rsidR="00B234FE">
        <w:rPr>
          <w:lang w:val="de-DE"/>
        </w:rPr>
        <w:t xml:space="preserve">Start with the entire project.  Smaller timeframes may be used for future leveling actions. </w:t>
      </w:r>
    </w:p>
    <w:p w:rsidR="00590F70" w:rsidRDefault="00590F70" w:rsidP="00590F70">
      <w:pPr>
        <w:pStyle w:val="ListParagraph"/>
        <w:rPr>
          <w:lang w:val="de-DE"/>
        </w:rPr>
      </w:pPr>
    </w:p>
    <w:p w:rsidR="0082325C" w:rsidRPr="0082325C" w:rsidRDefault="00590F70" w:rsidP="0082325C">
      <w:pPr>
        <w:pStyle w:val="ListParagraph"/>
        <w:numPr>
          <w:ilvl w:val="0"/>
          <w:numId w:val="34"/>
        </w:numPr>
        <w:spacing w:after="0" w:line="240" w:lineRule="auto"/>
        <w:rPr>
          <w:lang w:val="de-DE"/>
        </w:rPr>
      </w:pPr>
      <w:r w:rsidRPr="0082325C">
        <w:rPr>
          <w:b/>
          <w:lang w:val="de-DE"/>
        </w:rPr>
        <w:t xml:space="preserve">Leveling Order: </w:t>
      </w:r>
    </w:p>
    <w:p w:rsidR="0082325C" w:rsidRPr="0082325C" w:rsidRDefault="0082325C" w:rsidP="0082325C">
      <w:pPr>
        <w:pStyle w:val="ListParagraph"/>
        <w:rPr>
          <w:lang w:val="de-DE"/>
        </w:rPr>
      </w:pPr>
    </w:p>
    <w:p w:rsidR="0082325C" w:rsidRDefault="00590F70" w:rsidP="0082325C">
      <w:pPr>
        <w:pStyle w:val="ListParagraph"/>
        <w:numPr>
          <w:ilvl w:val="0"/>
          <w:numId w:val="37"/>
        </w:numPr>
        <w:spacing w:after="0" w:line="240" w:lineRule="auto"/>
        <w:rPr>
          <w:lang w:val="de-DE"/>
        </w:rPr>
      </w:pPr>
      <w:r w:rsidRPr="00DF57AF">
        <w:rPr>
          <w:b/>
          <w:lang w:val="de-DE"/>
        </w:rPr>
        <w:t>ID Only</w:t>
      </w:r>
      <w:ins w:id="1954" w:author="Heather Perreaux" w:date="2010-06-14T13:52:00Z">
        <w:r w:rsidR="00DF57AF">
          <w:rPr>
            <w:b/>
            <w:lang w:val="de-DE"/>
          </w:rPr>
          <w:t>:</w:t>
        </w:r>
      </w:ins>
      <w:r w:rsidRPr="0082325C">
        <w:rPr>
          <w:lang w:val="de-DE"/>
        </w:rPr>
        <w:t xml:space="preserve"> </w:t>
      </w:r>
      <w:del w:id="1955" w:author="Heather Perreaux" w:date="2010-06-14T13:52:00Z">
        <w:r w:rsidR="0082325C" w:rsidRPr="0082325C" w:rsidDel="00DF57AF">
          <w:rPr>
            <w:lang w:val="de-DE"/>
          </w:rPr>
          <w:delText xml:space="preserve"> -</w:delText>
        </w:r>
      </w:del>
      <w:r w:rsidR="0082325C" w:rsidRPr="0082325C">
        <w:rPr>
          <w:lang w:val="de-DE"/>
        </w:rPr>
        <w:t xml:space="preserve"> </w:t>
      </w:r>
      <w:del w:id="1956" w:author="Heather Perreaux" w:date="2010-06-14T13:53:00Z">
        <w:r w:rsidR="0082325C" w:rsidRPr="0082325C" w:rsidDel="00DF57AF">
          <w:rPr>
            <w:lang w:val="de-DE"/>
          </w:rPr>
          <w:delText xml:space="preserve">this leveling order will </w:delText>
        </w:r>
      </w:del>
      <w:r w:rsidR="0082325C" w:rsidRPr="0082325C">
        <w:rPr>
          <w:lang w:val="de-DE"/>
        </w:rPr>
        <w:t>level</w:t>
      </w:r>
      <w:ins w:id="1957" w:author="Heather Perreaux" w:date="2010-06-14T13:53:00Z">
        <w:r w:rsidR="00DF57AF">
          <w:rPr>
            <w:lang w:val="de-DE"/>
          </w:rPr>
          <w:t>s</w:t>
        </w:r>
      </w:ins>
      <w:r w:rsidR="0082325C" w:rsidRPr="0082325C">
        <w:rPr>
          <w:lang w:val="de-DE"/>
        </w:rPr>
        <w:t xml:space="preserve"> tasks with higher ID number first. </w:t>
      </w:r>
    </w:p>
    <w:p w:rsidR="0082325C" w:rsidRDefault="00590F70" w:rsidP="0082325C">
      <w:pPr>
        <w:pStyle w:val="ListParagraph"/>
        <w:numPr>
          <w:ilvl w:val="0"/>
          <w:numId w:val="37"/>
        </w:numPr>
        <w:spacing w:after="0" w:line="240" w:lineRule="auto"/>
        <w:rPr>
          <w:lang w:val="de-DE"/>
        </w:rPr>
      </w:pPr>
      <w:r w:rsidRPr="00DF57AF">
        <w:rPr>
          <w:b/>
          <w:lang w:val="de-DE"/>
        </w:rPr>
        <w:t>Standard</w:t>
      </w:r>
      <w:del w:id="1958" w:author="Heather Perreaux" w:date="2010-06-14T13:53:00Z">
        <w:r w:rsidR="0082325C" w:rsidRPr="00DF57AF" w:rsidDel="00DF57AF">
          <w:rPr>
            <w:b/>
            <w:lang w:val="de-DE"/>
          </w:rPr>
          <w:delText xml:space="preserve"> –</w:delText>
        </w:r>
      </w:del>
      <w:ins w:id="1959" w:author="Heather Perreaux" w:date="2010-06-14T13:53:00Z">
        <w:r w:rsidR="00DF57AF" w:rsidRPr="00DF57AF">
          <w:rPr>
            <w:b/>
            <w:lang w:val="de-DE"/>
          </w:rPr>
          <w:t>:</w:t>
        </w:r>
        <w:r w:rsidR="00DF57AF">
          <w:rPr>
            <w:lang w:val="de-DE"/>
          </w:rPr>
          <w:t xml:space="preserve"> </w:t>
        </w:r>
      </w:ins>
      <w:r w:rsidR="0082325C" w:rsidRPr="0082325C">
        <w:rPr>
          <w:lang w:val="de-DE"/>
        </w:rPr>
        <w:t xml:space="preserve"> </w:t>
      </w:r>
      <w:del w:id="1960" w:author="Heather Perreaux" w:date="2010-06-14T13:53:00Z">
        <w:r w:rsidR="0082325C" w:rsidRPr="0082325C" w:rsidDel="00DF57AF">
          <w:rPr>
            <w:lang w:val="de-DE"/>
          </w:rPr>
          <w:delText xml:space="preserve">this order will </w:delText>
        </w:r>
      </w:del>
      <w:r w:rsidR="0082325C" w:rsidRPr="0082325C">
        <w:rPr>
          <w:lang w:val="de-DE"/>
        </w:rPr>
        <w:t>use</w:t>
      </w:r>
      <w:ins w:id="1961" w:author="Heather Perreaux" w:date="2010-06-14T13:53:00Z">
        <w:r w:rsidR="00DF57AF">
          <w:rPr>
            <w:lang w:val="de-DE"/>
          </w:rPr>
          <w:t>s</w:t>
        </w:r>
      </w:ins>
      <w:r w:rsidR="0082325C" w:rsidRPr="0082325C">
        <w:rPr>
          <w:lang w:val="de-DE"/>
        </w:rPr>
        <w:t xml:space="preserve"> task duration, dependencies, slack, task dates, constraints, tasks without successors and priorities to level the tasks. </w:t>
      </w:r>
    </w:p>
    <w:p w:rsidR="00590F70" w:rsidRPr="0082325C" w:rsidRDefault="00590F70" w:rsidP="0082325C">
      <w:pPr>
        <w:pStyle w:val="ListParagraph"/>
        <w:numPr>
          <w:ilvl w:val="0"/>
          <w:numId w:val="37"/>
        </w:numPr>
        <w:spacing w:after="0" w:line="240" w:lineRule="auto"/>
        <w:rPr>
          <w:lang w:val="de-DE"/>
        </w:rPr>
      </w:pPr>
      <w:r w:rsidRPr="00DF57AF">
        <w:rPr>
          <w:b/>
          <w:lang w:val="de-DE"/>
        </w:rPr>
        <w:t>Priority Standard</w:t>
      </w:r>
      <w:del w:id="1962" w:author="Heather Perreaux" w:date="2010-06-14T13:53:00Z">
        <w:r w:rsidRPr="00DF57AF" w:rsidDel="00DF57AF">
          <w:rPr>
            <w:b/>
            <w:lang w:val="de-DE"/>
          </w:rPr>
          <w:delText xml:space="preserve"> – </w:delText>
        </w:r>
      </w:del>
      <w:ins w:id="1963" w:author="Heather Perreaux" w:date="2010-06-14T13:54:00Z">
        <w:r w:rsidR="00DF57AF" w:rsidRPr="00DF57AF">
          <w:rPr>
            <w:b/>
            <w:lang w:val="de-DE"/>
          </w:rPr>
          <w:t>:</w:t>
        </w:r>
        <w:r w:rsidR="00DF57AF">
          <w:rPr>
            <w:lang w:val="de-DE"/>
          </w:rPr>
          <w:t xml:space="preserve"> </w:t>
        </w:r>
      </w:ins>
      <w:r w:rsidRPr="0082325C">
        <w:rPr>
          <w:lang w:val="de-DE"/>
        </w:rPr>
        <w:t xml:space="preserve">all tasks and projects have a priority setting of 1-1000 with 1000 being the highest.  </w:t>
      </w:r>
      <w:del w:id="1964" w:author="Heather Perreaux" w:date="2010-06-14T13:54:00Z">
        <w:r w:rsidRPr="0082325C" w:rsidDel="00DF57AF">
          <w:rPr>
            <w:lang w:val="de-DE"/>
          </w:rPr>
          <w:delText>If t</w:delText>
        </w:r>
      </w:del>
      <w:ins w:id="1965" w:author="Heather Perreaux" w:date="2010-06-14T13:54:00Z">
        <w:r w:rsidR="00DF57AF">
          <w:rPr>
            <w:lang w:val="de-DE"/>
          </w:rPr>
          <w:t>T</w:t>
        </w:r>
      </w:ins>
      <w:r w:rsidRPr="0082325C">
        <w:rPr>
          <w:lang w:val="de-DE"/>
        </w:rPr>
        <w:t>his leveling option</w:t>
      </w:r>
      <w:del w:id="1966" w:author="Heather Perreaux" w:date="2010-06-14T13:54:00Z">
        <w:r w:rsidRPr="0082325C" w:rsidDel="00DF57AF">
          <w:rPr>
            <w:lang w:val="de-DE"/>
          </w:rPr>
          <w:delText xml:space="preserve"> is used</w:delText>
        </w:r>
      </w:del>
      <w:r w:rsidRPr="0082325C">
        <w:rPr>
          <w:lang w:val="de-DE"/>
        </w:rPr>
        <w:t xml:space="preserve">, </w:t>
      </w:r>
      <w:del w:id="1967" w:author="Heather Perreaux" w:date="2010-06-14T13:54:00Z">
        <w:r w:rsidRPr="0082325C" w:rsidDel="00DF57AF">
          <w:rPr>
            <w:lang w:val="de-DE"/>
          </w:rPr>
          <w:delText xml:space="preserve">it will </w:delText>
        </w:r>
      </w:del>
      <w:r w:rsidR="00B234FE">
        <w:rPr>
          <w:lang w:val="de-DE"/>
        </w:rPr>
        <w:t>award</w:t>
      </w:r>
      <w:ins w:id="1968" w:author="Heather Perreaux" w:date="2010-06-14T13:54:00Z">
        <w:r w:rsidR="00DF57AF">
          <w:rPr>
            <w:lang w:val="de-DE"/>
          </w:rPr>
          <w:t>s</w:t>
        </w:r>
      </w:ins>
      <w:r w:rsidRPr="0082325C">
        <w:rPr>
          <w:lang w:val="de-DE"/>
        </w:rPr>
        <w:t xml:space="preserve"> priority to the higher priority value tasks</w:t>
      </w:r>
      <w:r w:rsidR="0082325C" w:rsidRPr="0082325C">
        <w:rPr>
          <w:lang w:val="de-DE"/>
        </w:rPr>
        <w:t xml:space="preserve"> and </w:t>
      </w:r>
      <w:r w:rsidR="00B234FE">
        <w:rPr>
          <w:lang w:val="de-DE"/>
        </w:rPr>
        <w:t xml:space="preserve">those tasks </w:t>
      </w:r>
      <w:del w:id="1969" w:author="Heather Perreaux" w:date="2010-06-14T13:54:00Z">
        <w:r w:rsidR="00B234FE" w:rsidDel="00DF57AF">
          <w:rPr>
            <w:lang w:val="de-DE"/>
          </w:rPr>
          <w:delText>will</w:delText>
        </w:r>
        <w:r w:rsidR="0082325C" w:rsidRPr="0082325C" w:rsidDel="00DF57AF">
          <w:rPr>
            <w:lang w:val="de-DE"/>
          </w:rPr>
          <w:delText xml:space="preserve"> b</w:delText>
        </w:r>
      </w:del>
      <w:ins w:id="1970" w:author="Heather Perreaux" w:date="2010-06-14T13:54:00Z">
        <w:r w:rsidR="00DF57AF">
          <w:rPr>
            <w:lang w:val="de-DE"/>
          </w:rPr>
          <w:t>ar</w:t>
        </w:r>
      </w:ins>
      <w:r w:rsidR="0082325C" w:rsidRPr="0082325C">
        <w:rPr>
          <w:lang w:val="de-DE"/>
        </w:rPr>
        <w:t xml:space="preserve">e </w:t>
      </w:r>
      <w:r w:rsidR="00B234FE" w:rsidRPr="0082325C">
        <w:rPr>
          <w:lang w:val="de-DE"/>
        </w:rPr>
        <w:t>consider</w:t>
      </w:r>
      <w:r w:rsidR="00B234FE">
        <w:rPr>
          <w:lang w:val="de-DE"/>
        </w:rPr>
        <w:t>ed</w:t>
      </w:r>
      <w:r w:rsidR="00B234FE" w:rsidRPr="0082325C">
        <w:rPr>
          <w:lang w:val="de-DE"/>
        </w:rPr>
        <w:t xml:space="preserve"> </w:t>
      </w:r>
      <w:r w:rsidR="0082325C" w:rsidRPr="0082325C">
        <w:rPr>
          <w:lang w:val="de-DE"/>
        </w:rPr>
        <w:t>first during leveling</w:t>
      </w:r>
      <w:r w:rsidRPr="0082325C">
        <w:rPr>
          <w:lang w:val="de-DE"/>
        </w:rPr>
        <w:t xml:space="preserve">. </w:t>
      </w:r>
      <w:r w:rsidRPr="0082325C">
        <w:rPr>
          <w:lang w:val="de-DE"/>
        </w:rPr>
        <w:br/>
      </w:r>
    </w:p>
    <w:p w:rsidR="008E03AA" w:rsidRPr="00B234FE" w:rsidRDefault="008E03AA" w:rsidP="008E03AA">
      <w:pPr>
        <w:numPr>
          <w:ilvl w:val="0"/>
          <w:numId w:val="34"/>
        </w:numPr>
        <w:spacing w:after="0" w:line="240" w:lineRule="auto"/>
        <w:rPr>
          <w:lang w:val="de-DE"/>
        </w:rPr>
      </w:pPr>
      <w:r w:rsidRPr="00B234FE">
        <w:rPr>
          <w:b/>
          <w:lang w:val="de-DE"/>
        </w:rPr>
        <w:t>Level within available slack:</w:t>
      </w:r>
      <w:r w:rsidRPr="00B234FE">
        <w:rPr>
          <w:lang w:val="de-DE"/>
        </w:rPr>
        <w:t xml:space="preserve">  </w:t>
      </w:r>
      <w:del w:id="1971" w:author="Heather Perreaux" w:date="2010-06-14T13:55:00Z">
        <w:r w:rsidR="00B234FE" w:rsidRPr="00B234FE" w:rsidDel="00007A55">
          <w:rPr>
            <w:lang w:val="de-DE"/>
          </w:rPr>
          <w:delText>Turning this on will l</w:delText>
        </w:r>
      </w:del>
      <w:ins w:id="1972" w:author="Heather Perreaux" w:date="2010-06-14T13:55:00Z">
        <w:r w:rsidR="00007A55">
          <w:rPr>
            <w:lang w:val="de-DE"/>
          </w:rPr>
          <w:t>l</w:t>
        </w:r>
      </w:ins>
      <w:r w:rsidR="00B234FE" w:rsidRPr="00B234FE">
        <w:rPr>
          <w:lang w:val="de-DE"/>
        </w:rPr>
        <w:t>ock</w:t>
      </w:r>
      <w:ins w:id="1973" w:author="Heather Perreaux" w:date="2010-06-14T13:55:00Z">
        <w:r w:rsidR="00007A55">
          <w:rPr>
            <w:lang w:val="de-DE"/>
          </w:rPr>
          <w:t>s</w:t>
        </w:r>
      </w:ins>
      <w:r w:rsidR="00B234FE" w:rsidRPr="00B234FE">
        <w:rPr>
          <w:lang w:val="de-DE"/>
        </w:rPr>
        <w:t xml:space="preserve"> the </w:t>
      </w:r>
      <w:ins w:id="1974" w:author="Heather Perreaux" w:date="2010-06-14T13:55:00Z">
        <w:r w:rsidR="00007A55">
          <w:rPr>
            <w:lang w:val="de-DE"/>
          </w:rPr>
          <w:t xml:space="preserve">project </w:t>
        </w:r>
      </w:ins>
      <w:r w:rsidR="00B234FE" w:rsidRPr="00B234FE">
        <w:rPr>
          <w:lang w:val="de-DE"/>
        </w:rPr>
        <w:t>end</w:t>
      </w:r>
      <w:del w:id="1975" w:author="Heather Perreaux" w:date="2010-06-14T13:55:00Z">
        <w:r w:rsidR="00B234FE" w:rsidRPr="00B234FE" w:rsidDel="00007A55">
          <w:rPr>
            <w:lang w:val="de-DE"/>
          </w:rPr>
          <w:delText>ing</w:delText>
        </w:r>
      </w:del>
      <w:r w:rsidR="00B234FE" w:rsidRPr="00B234FE">
        <w:rPr>
          <w:lang w:val="de-DE"/>
        </w:rPr>
        <w:t xml:space="preserve"> date and all tasks will be leveled within the current time period.  </w:t>
      </w:r>
      <w:r w:rsidR="00B234FE">
        <w:rPr>
          <w:lang w:val="de-DE"/>
        </w:rPr>
        <w:br/>
      </w:r>
    </w:p>
    <w:p w:rsidR="008E03AA" w:rsidRPr="00B234FE" w:rsidRDefault="008E03AA" w:rsidP="008E03AA">
      <w:pPr>
        <w:numPr>
          <w:ilvl w:val="0"/>
          <w:numId w:val="34"/>
        </w:numPr>
        <w:spacing w:after="0" w:line="240" w:lineRule="auto"/>
        <w:rPr>
          <w:lang w:val="de-DE"/>
        </w:rPr>
      </w:pPr>
      <w:r w:rsidRPr="00B234FE">
        <w:rPr>
          <w:b/>
          <w:lang w:val="de-DE"/>
        </w:rPr>
        <w:t xml:space="preserve">Leveling can adjust individual assignments on a task: </w:t>
      </w:r>
      <w:del w:id="1976" w:author="Heather Perreaux" w:date="2010-06-14T13:56:00Z">
        <w:r w:rsidRPr="00B234FE" w:rsidDel="00007A55">
          <w:rPr>
            <w:lang w:val="de-DE"/>
          </w:rPr>
          <w:delText>L</w:delText>
        </w:r>
      </w:del>
      <w:ins w:id="1977" w:author="Heather Perreaux" w:date="2010-06-14T13:56:00Z">
        <w:r w:rsidR="00007A55">
          <w:rPr>
            <w:lang w:val="de-DE"/>
          </w:rPr>
          <w:t>l</w:t>
        </w:r>
      </w:ins>
      <w:r w:rsidRPr="00B234FE">
        <w:rPr>
          <w:lang w:val="de-DE"/>
        </w:rPr>
        <w:t xml:space="preserve">eveling </w:t>
      </w:r>
      <w:r w:rsidR="00B234FE" w:rsidRPr="00B234FE">
        <w:rPr>
          <w:lang w:val="de-DE"/>
        </w:rPr>
        <w:t>will</w:t>
      </w:r>
      <w:r w:rsidRPr="00B234FE">
        <w:rPr>
          <w:lang w:val="de-DE"/>
        </w:rPr>
        <w:t xml:space="preserve"> never remove or replace a resource on a task.  This option refers to the concept of keeping all resources together on the task or can they perform their work individually.  </w:t>
      </w:r>
      <w:commentRangeStart w:id="1978"/>
      <w:r w:rsidRPr="00B234FE">
        <w:rPr>
          <w:lang w:val="de-DE"/>
        </w:rPr>
        <w:t>This option is being set for the entire schedule which might not be the case.  There is a field on each task that will control this option called Level Assignments.  To make this a task level value, insert the column Level Assignments and</w:t>
      </w:r>
      <w:r w:rsidR="00B234FE" w:rsidRPr="00B234FE">
        <w:rPr>
          <w:lang w:val="de-DE"/>
        </w:rPr>
        <w:t xml:space="preserve"> set the value for individual tasks.</w:t>
      </w:r>
      <w:r w:rsidRPr="00B234FE">
        <w:rPr>
          <w:lang w:val="de-DE"/>
        </w:rPr>
        <w:t xml:space="preserve"> </w:t>
      </w:r>
      <w:r w:rsidR="00B234FE">
        <w:rPr>
          <w:lang w:val="de-DE"/>
        </w:rPr>
        <w:br/>
      </w:r>
      <w:commentRangeEnd w:id="1978"/>
      <w:r w:rsidR="00007A55">
        <w:rPr>
          <w:rStyle w:val="CommentReference"/>
        </w:rPr>
        <w:commentReference w:id="1978"/>
      </w:r>
    </w:p>
    <w:p w:rsidR="008E03AA" w:rsidRDefault="008E03AA" w:rsidP="008E03AA">
      <w:pPr>
        <w:numPr>
          <w:ilvl w:val="0"/>
          <w:numId w:val="34"/>
        </w:numPr>
        <w:spacing w:after="0" w:line="240" w:lineRule="auto"/>
        <w:rPr>
          <w:lang w:val="de-DE"/>
        </w:rPr>
      </w:pPr>
      <w:r w:rsidRPr="00545C60">
        <w:rPr>
          <w:b/>
          <w:lang w:val="de-DE"/>
        </w:rPr>
        <w:t xml:space="preserve">Leveling can create splits in remaining work:  </w:t>
      </w:r>
      <w:del w:id="1979" w:author="Heather Perreaux" w:date="2010-06-14T14:04:00Z">
        <w:r w:rsidDel="00007A55">
          <w:rPr>
            <w:lang w:val="de-DE"/>
          </w:rPr>
          <w:delText xml:space="preserve">Does </w:delText>
        </w:r>
      </w:del>
      <w:ins w:id="1980" w:author="Heather Perreaux" w:date="2010-06-14T14:05:00Z">
        <w:r w:rsidR="00007A55">
          <w:rPr>
            <w:lang w:val="de-DE"/>
          </w:rPr>
          <w:t>a</w:t>
        </w:r>
      </w:ins>
      <w:ins w:id="1981" w:author="Heather Perreaux" w:date="2010-06-14T14:07:00Z">
        <w:r w:rsidR="00462554">
          <w:rPr>
            <w:lang w:val="de-DE"/>
          </w:rPr>
          <w:t>llows the</w:t>
        </w:r>
      </w:ins>
      <w:del w:id="1982" w:author="Heather Perreaux" w:date="2010-06-14T14:05:00Z">
        <w:r w:rsidDel="00007A55">
          <w:rPr>
            <w:lang w:val="de-DE"/>
          </w:rPr>
          <w:delText>the</w:delText>
        </w:r>
      </w:del>
      <w:r>
        <w:rPr>
          <w:lang w:val="de-DE"/>
        </w:rPr>
        <w:t xml:space="preserve"> remaining work o</w:t>
      </w:r>
      <w:del w:id="1983" w:author="Heather Perreaux" w:date="2010-06-14T14:05:00Z">
        <w:r w:rsidDel="00007A55">
          <w:rPr>
            <w:lang w:val="de-DE"/>
          </w:rPr>
          <w:delText>n</w:delText>
        </w:r>
      </w:del>
      <w:ins w:id="1984" w:author="Heather Perreaux" w:date="2010-06-14T14:05:00Z">
        <w:r w:rsidR="00007A55">
          <w:rPr>
            <w:lang w:val="de-DE"/>
          </w:rPr>
          <w:t>f</w:t>
        </w:r>
      </w:ins>
      <w:r>
        <w:rPr>
          <w:lang w:val="de-DE"/>
        </w:rPr>
        <w:t xml:space="preserve"> a task </w:t>
      </w:r>
      <w:del w:id="1985" w:author="Heather Perreaux" w:date="2010-06-14T14:04:00Z">
        <w:r w:rsidDel="00007A55">
          <w:rPr>
            <w:lang w:val="de-DE"/>
          </w:rPr>
          <w:delText>have to</w:delText>
        </w:r>
      </w:del>
      <w:ins w:id="1986" w:author="Heather Perreaux" w:date="2010-06-14T14:05:00Z">
        <w:r w:rsidR="00007A55">
          <w:rPr>
            <w:lang w:val="de-DE"/>
          </w:rPr>
          <w:t xml:space="preserve">to </w:t>
        </w:r>
      </w:ins>
      <w:del w:id="1987" w:author="Heather Perreaux" w:date="2010-06-14T14:05:00Z">
        <w:r w:rsidDel="00007A55">
          <w:rPr>
            <w:lang w:val="de-DE"/>
          </w:rPr>
          <w:delText xml:space="preserve"> be scheduled together or can it </w:delText>
        </w:r>
      </w:del>
      <w:r>
        <w:rPr>
          <w:lang w:val="de-DE"/>
        </w:rPr>
        <w:t xml:space="preserve">be split. </w:t>
      </w:r>
      <w:del w:id="1988" w:author="Heather Perreaux" w:date="2010-06-14T14:05:00Z">
        <w:r w:rsidDel="0049455E">
          <w:rPr>
            <w:lang w:val="de-DE"/>
          </w:rPr>
          <w:delText xml:space="preserve"> </w:delText>
        </w:r>
        <w:r w:rsidR="009027A5" w:rsidDel="0049455E">
          <w:rPr>
            <w:lang w:val="de-DE"/>
          </w:rPr>
          <w:delText xml:space="preserve">This value is set the the entire project.  </w:delText>
        </w:r>
      </w:del>
      <w:ins w:id="1989" w:author="Heather Perreaux" w:date="2010-06-14T14:05:00Z">
        <w:r w:rsidR="0049455E">
          <w:rPr>
            <w:lang w:val="de-DE"/>
          </w:rPr>
          <w:t xml:space="preserve">This option can </w:t>
        </w:r>
      </w:ins>
      <w:del w:id="1990" w:author="Heather Perreaux" w:date="2010-06-14T14:05:00Z">
        <w:r w:rsidR="009027A5" w:rsidDel="0049455E">
          <w:rPr>
            <w:lang w:val="de-DE"/>
          </w:rPr>
          <w:delText>I</w:delText>
        </w:r>
        <w:r w:rsidDel="0049455E">
          <w:rPr>
            <w:lang w:val="de-DE"/>
          </w:rPr>
          <w:delText xml:space="preserve">t can </w:delText>
        </w:r>
      </w:del>
      <w:r>
        <w:rPr>
          <w:lang w:val="de-DE"/>
        </w:rPr>
        <w:t>be control</w:t>
      </w:r>
      <w:r w:rsidR="00590F70">
        <w:rPr>
          <w:lang w:val="de-DE"/>
        </w:rPr>
        <w:t>led</w:t>
      </w:r>
      <w:r>
        <w:rPr>
          <w:lang w:val="de-DE"/>
        </w:rPr>
        <w:t xml:space="preserve"> </w:t>
      </w:r>
      <w:ins w:id="1991" w:author="Heather Perreaux" w:date="2010-06-14T14:05:00Z">
        <w:r w:rsidR="0049455E">
          <w:rPr>
            <w:lang w:val="de-DE"/>
          </w:rPr>
          <w:t xml:space="preserve">at the individual </w:t>
        </w:r>
      </w:ins>
      <w:del w:id="1992" w:author="Heather Perreaux" w:date="2010-06-14T14:06:00Z">
        <w:r w:rsidDel="0049455E">
          <w:rPr>
            <w:lang w:val="de-DE"/>
          </w:rPr>
          <w:delText xml:space="preserve">per </w:delText>
        </w:r>
      </w:del>
      <w:r>
        <w:rPr>
          <w:lang w:val="de-DE"/>
        </w:rPr>
        <w:t>task</w:t>
      </w:r>
      <w:ins w:id="1993" w:author="Heather Perreaux" w:date="2010-06-14T14:06:00Z">
        <w:r w:rsidR="0049455E">
          <w:rPr>
            <w:lang w:val="de-DE"/>
          </w:rPr>
          <w:t xml:space="preserve"> level</w:t>
        </w:r>
      </w:ins>
      <w:r>
        <w:rPr>
          <w:lang w:val="de-DE"/>
        </w:rPr>
        <w:t xml:space="preserve"> using the task field Leveling Can Split.  </w:t>
      </w:r>
    </w:p>
    <w:p w:rsidR="008E03AA" w:rsidRDefault="008E03AA" w:rsidP="008E03AA">
      <w:pPr>
        <w:rPr>
          <w:lang w:val="de-DE"/>
        </w:rPr>
      </w:pPr>
    </w:p>
    <w:p w:rsidR="008E03AA" w:rsidRDefault="008E03AA" w:rsidP="008E03AA">
      <w:pPr>
        <w:numPr>
          <w:ilvl w:val="0"/>
          <w:numId w:val="34"/>
        </w:numPr>
        <w:spacing w:after="0" w:line="240" w:lineRule="auto"/>
        <w:rPr>
          <w:lang w:val="de-DE"/>
        </w:rPr>
      </w:pPr>
      <w:r w:rsidRPr="00545C60">
        <w:rPr>
          <w:b/>
          <w:lang w:val="de-DE"/>
        </w:rPr>
        <w:t xml:space="preserve">Resources with Proposed booking types: </w:t>
      </w:r>
      <w:r>
        <w:rPr>
          <w:lang w:val="de-DE"/>
        </w:rPr>
        <w:t xml:space="preserve"> </w:t>
      </w:r>
      <w:del w:id="1994" w:author="Heather Perreaux" w:date="2010-06-14T14:08:00Z">
        <w:r w:rsidDel="00462554">
          <w:rPr>
            <w:lang w:val="de-DE"/>
          </w:rPr>
          <w:delText>This will e</w:delText>
        </w:r>
      </w:del>
      <w:ins w:id="1995" w:author="Heather Perreaux" w:date="2010-06-14T14:08:00Z">
        <w:r w:rsidR="00462554">
          <w:rPr>
            <w:lang w:val="de-DE"/>
          </w:rPr>
          <w:t>a</w:t>
        </w:r>
      </w:ins>
      <w:r>
        <w:rPr>
          <w:lang w:val="de-DE"/>
        </w:rPr>
        <w:t>ffect</w:t>
      </w:r>
      <w:ins w:id="1996" w:author="Heather Perreaux" w:date="2010-06-14T14:08:00Z">
        <w:r w:rsidR="00462554">
          <w:rPr>
            <w:lang w:val="de-DE"/>
          </w:rPr>
          <w:t>s</w:t>
        </w:r>
      </w:ins>
      <w:r>
        <w:rPr>
          <w:lang w:val="de-DE"/>
        </w:rPr>
        <w:t xml:space="preserve"> Project Server</w:t>
      </w:r>
      <w:r w:rsidR="009027A5">
        <w:rPr>
          <w:lang w:val="de-DE"/>
        </w:rPr>
        <w:t xml:space="preserve"> 2010</w:t>
      </w:r>
      <w:r>
        <w:rPr>
          <w:lang w:val="de-DE"/>
        </w:rPr>
        <w:t xml:space="preserve"> users only.  </w:t>
      </w:r>
      <w:del w:id="1997" w:author="Heather Perreaux" w:date="2010-06-14T14:09:00Z">
        <w:r w:rsidDel="00462554">
          <w:rPr>
            <w:lang w:val="de-DE"/>
          </w:rPr>
          <w:delText>If you have</w:delText>
        </w:r>
      </w:del>
      <w:ins w:id="1998" w:author="Heather Perreaux" w:date="2010-06-14T14:09:00Z">
        <w:r w:rsidR="00462554">
          <w:rPr>
            <w:lang w:val="de-DE"/>
          </w:rPr>
          <w:t>Should</w:t>
        </w:r>
      </w:ins>
      <w:ins w:id="1999" w:author="Heather Perreaux" w:date="2010-06-14T14:08:00Z">
        <w:r w:rsidR="00462554">
          <w:rPr>
            <w:lang w:val="de-DE"/>
          </w:rPr>
          <w:t xml:space="preserve"> planned, but uncomitted</w:t>
        </w:r>
      </w:ins>
      <w:r>
        <w:rPr>
          <w:lang w:val="de-DE"/>
        </w:rPr>
        <w:t xml:space="preserve"> resources </w:t>
      </w:r>
      <w:del w:id="2000" w:author="Heather Perreaux" w:date="2010-06-14T14:08:00Z">
        <w:r w:rsidDel="00462554">
          <w:rPr>
            <w:lang w:val="de-DE"/>
          </w:rPr>
          <w:delText xml:space="preserve">that are proposed </w:delText>
        </w:r>
      </w:del>
      <w:r>
        <w:rPr>
          <w:lang w:val="de-DE"/>
        </w:rPr>
        <w:t xml:space="preserve">for </w:t>
      </w:r>
      <w:r w:rsidR="009027A5">
        <w:rPr>
          <w:lang w:val="de-DE"/>
        </w:rPr>
        <w:t>the</w:t>
      </w:r>
      <w:r>
        <w:rPr>
          <w:lang w:val="de-DE"/>
        </w:rPr>
        <w:t xml:space="preserve"> project</w:t>
      </w:r>
      <w:del w:id="2001" w:author="Heather Perreaux" w:date="2010-06-14T14:08:00Z">
        <w:r w:rsidDel="00462554">
          <w:rPr>
            <w:lang w:val="de-DE"/>
          </w:rPr>
          <w:delText xml:space="preserve"> but not committed</w:delText>
        </w:r>
      </w:del>
      <w:r>
        <w:rPr>
          <w:lang w:val="de-DE"/>
        </w:rPr>
        <w:t xml:space="preserve">, </w:t>
      </w:r>
      <w:del w:id="2002" w:author="Heather Perreaux" w:date="2010-06-14T14:09:00Z">
        <w:r w:rsidR="009027A5" w:rsidDel="00462554">
          <w:rPr>
            <w:lang w:val="de-DE"/>
          </w:rPr>
          <w:delText xml:space="preserve">should they </w:delText>
        </w:r>
      </w:del>
      <w:r w:rsidR="009027A5">
        <w:rPr>
          <w:lang w:val="de-DE"/>
        </w:rPr>
        <w:t>be</w:t>
      </w:r>
      <w:del w:id="2003" w:author="Heather Perreaux" w:date="2010-06-14T14:08:00Z">
        <w:r w:rsidR="009027A5" w:rsidDel="00462554">
          <w:rPr>
            <w:lang w:val="de-DE"/>
          </w:rPr>
          <w:delText xml:space="preserve"> </w:delText>
        </w:r>
      </w:del>
      <w:r>
        <w:rPr>
          <w:lang w:val="de-DE"/>
        </w:rPr>
        <w:t xml:space="preserve"> include</w:t>
      </w:r>
      <w:r w:rsidR="009027A5">
        <w:rPr>
          <w:lang w:val="de-DE"/>
        </w:rPr>
        <w:t>d</w:t>
      </w:r>
      <w:r>
        <w:rPr>
          <w:lang w:val="de-DE"/>
        </w:rPr>
        <w:t xml:space="preserve"> in the leveling process? </w:t>
      </w:r>
    </w:p>
    <w:p w:rsidR="008E03AA" w:rsidRDefault="008E03AA" w:rsidP="008E03AA">
      <w:pPr>
        <w:pStyle w:val="ListParagraph"/>
        <w:rPr>
          <w:lang w:val="de-DE"/>
        </w:rPr>
      </w:pPr>
    </w:p>
    <w:p w:rsidR="008E03AA" w:rsidRDefault="008E03AA" w:rsidP="008E03AA">
      <w:pPr>
        <w:numPr>
          <w:ilvl w:val="0"/>
          <w:numId w:val="34"/>
        </w:numPr>
        <w:spacing w:after="0" w:line="240" w:lineRule="auto"/>
        <w:rPr>
          <w:lang w:val="de-DE"/>
        </w:rPr>
      </w:pPr>
      <w:r w:rsidRPr="008E03AA">
        <w:rPr>
          <w:b/>
          <w:lang w:val="de-DE"/>
        </w:rPr>
        <w:t xml:space="preserve">Level </w:t>
      </w:r>
      <w:del w:id="2004" w:author="Heather Perreaux" w:date="2010-06-14T14:09:00Z">
        <w:r w:rsidRPr="008E03AA" w:rsidDel="00DD78CF">
          <w:rPr>
            <w:b/>
            <w:lang w:val="de-DE"/>
          </w:rPr>
          <w:delText>M</w:delText>
        </w:r>
      </w:del>
      <w:ins w:id="2005" w:author="Heather Perreaux" w:date="2010-06-14T14:09:00Z">
        <w:r w:rsidR="00DD78CF">
          <w:rPr>
            <w:b/>
            <w:lang w:val="de-DE"/>
          </w:rPr>
          <w:t>m</w:t>
        </w:r>
      </w:ins>
      <w:r w:rsidRPr="008E03AA">
        <w:rPr>
          <w:b/>
          <w:lang w:val="de-DE"/>
        </w:rPr>
        <w:t>anually scheduled tasks</w:t>
      </w:r>
      <w:r>
        <w:rPr>
          <w:lang w:val="de-DE"/>
        </w:rPr>
        <w:t xml:space="preserve">:  </w:t>
      </w:r>
      <w:del w:id="2006" w:author="Heather Perreaux" w:date="2010-06-14T14:10:00Z">
        <w:r w:rsidDel="00DD78CF">
          <w:rPr>
            <w:lang w:val="de-DE"/>
          </w:rPr>
          <w:delText>if this is not selected,</w:delText>
        </w:r>
      </w:del>
      <w:ins w:id="2007" w:author="Heather Perreaux" w:date="2010-06-14T14:10:00Z">
        <w:r w:rsidR="00DD78CF">
          <w:rPr>
            <w:lang w:val="de-DE"/>
          </w:rPr>
          <w:t>includes</w:t>
        </w:r>
      </w:ins>
      <w:r>
        <w:rPr>
          <w:lang w:val="de-DE"/>
        </w:rPr>
        <w:t xml:space="preserve"> manually scheduled tasks </w:t>
      </w:r>
      <w:del w:id="2008" w:author="Heather Perreaux" w:date="2010-06-14T14:10:00Z">
        <w:r w:rsidDel="00DD78CF">
          <w:rPr>
            <w:lang w:val="de-DE"/>
          </w:rPr>
          <w:delText>will not be effected by</w:delText>
        </w:r>
      </w:del>
      <w:ins w:id="2009" w:author="Heather Perreaux" w:date="2010-06-14T14:10:00Z">
        <w:r w:rsidR="00DD78CF">
          <w:rPr>
            <w:lang w:val="de-DE"/>
          </w:rPr>
          <w:t>when</w:t>
        </w:r>
      </w:ins>
      <w:del w:id="2010" w:author="Heather Perreaux" w:date="2010-06-14T14:10:00Z">
        <w:r w:rsidDel="00DD78CF">
          <w:rPr>
            <w:lang w:val="de-DE"/>
          </w:rPr>
          <w:delText xml:space="preserve"> the</w:delText>
        </w:r>
      </w:del>
      <w:r>
        <w:rPr>
          <w:lang w:val="de-DE"/>
        </w:rPr>
        <w:t xml:space="preserve"> leveling</w:t>
      </w:r>
      <w:ins w:id="2011" w:author="Heather Perreaux" w:date="2010-06-14T14:10:00Z">
        <w:r w:rsidR="00DD78CF">
          <w:rPr>
            <w:lang w:val="de-DE"/>
          </w:rPr>
          <w:t>.</w:t>
        </w:r>
      </w:ins>
      <w:del w:id="2012" w:author="Heather Perreaux" w:date="2010-06-14T14:10:00Z">
        <w:r w:rsidDel="00DD78CF">
          <w:rPr>
            <w:lang w:val="de-DE"/>
          </w:rPr>
          <w:delText xml:space="preserve"> program.</w:delText>
        </w:r>
      </w:del>
      <w:r>
        <w:rPr>
          <w:lang w:val="de-DE"/>
        </w:rPr>
        <w:t xml:space="preserve"> </w:t>
      </w:r>
    </w:p>
    <w:p w:rsidR="002A41A5" w:rsidRDefault="002A41A5" w:rsidP="0077506B"/>
    <w:p w:rsidR="009027A5" w:rsidRDefault="008E03AA" w:rsidP="009027A5">
      <w:commentRangeStart w:id="2013"/>
      <w:r>
        <w:t>Below is a view of the post leveled tasks.  Note the</w:t>
      </w:r>
      <w:r w:rsidR="009027A5">
        <w:t xml:space="preserve"> tan</w:t>
      </w:r>
      <w:r>
        <w:t xml:space="preserve"> bars showing what the schedule looked like before the leveling and </w:t>
      </w:r>
      <w:r w:rsidR="009027A5">
        <w:t xml:space="preserve">the blue bars representating the </w:t>
      </w:r>
      <w:r>
        <w:t>after</w:t>
      </w:r>
      <w:r w:rsidR="009027A5">
        <w:t xml:space="preserve"> status</w:t>
      </w:r>
      <w:r>
        <w:t xml:space="preserve">.  </w:t>
      </w:r>
      <w:r w:rsidR="009027A5">
        <w:t xml:space="preserve">The ending date is far beyond the original scheduled date.  By dragging the split bar up to the top of the screen, the Resource Usage view will disappear and the entire view will be the Leveling Gantt.  This view will show the affect of leveling for the entire project. </w:t>
      </w:r>
      <w:commentRangeEnd w:id="2013"/>
      <w:r w:rsidR="000973FA">
        <w:rPr>
          <w:rStyle w:val="CommentReference"/>
        </w:rPr>
        <w:commentReference w:id="2013"/>
      </w:r>
    </w:p>
    <w:p w:rsidR="008E03AA" w:rsidRDefault="008E03AA" w:rsidP="0077506B"/>
    <w:p w:rsidR="008E03AA" w:rsidRDefault="008E03AA" w:rsidP="0077506B"/>
    <w:p w:rsidR="008E03AA" w:rsidRDefault="00797308" w:rsidP="008E03AA">
      <w:pPr>
        <w:pStyle w:val="Art"/>
      </w:pPr>
      <w:r>
        <w:rPr>
          <w:noProof/>
        </w:rPr>
        <w:drawing>
          <wp:inline distT="0" distB="0" distL="0" distR="0">
            <wp:extent cx="5716270" cy="3364230"/>
            <wp:effectExtent l="0" t="0" r="0" b="7620"/>
            <wp:docPr id="10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270" cy="3364230"/>
                    </a:xfrm>
                    <a:prstGeom prst="rect">
                      <a:avLst/>
                    </a:prstGeom>
                    <a:noFill/>
                    <a:ln>
                      <a:noFill/>
                    </a:ln>
                  </pic:spPr>
                </pic:pic>
              </a:graphicData>
            </a:graphic>
          </wp:inline>
        </w:drawing>
      </w:r>
    </w:p>
    <w:p w:rsidR="008E03AA" w:rsidRDefault="008E03AA" w:rsidP="0077506B"/>
    <w:p w:rsidR="008E03AA" w:rsidRDefault="008E03AA" w:rsidP="0077506B"/>
    <w:p w:rsidR="008E03AA" w:rsidRDefault="008E03AA" w:rsidP="0077506B"/>
    <w:p w:rsidR="008E03AA" w:rsidRDefault="008E03AA" w:rsidP="0077506B"/>
    <w:p w:rsidR="008E03AA" w:rsidRDefault="008E03AA" w:rsidP="0077506B"/>
    <w:p w:rsidR="006C33D3" w:rsidRDefault="006C33D3" w:rsidP="006C33D3">
      <w:pPr>
        <w:pStyle w:val="Pb"/>
        <w:framePr w:wrap="around"/>
      </w:pPr>
    </w:p>
    <w:p w:rsidR="006263CC" w:rsidRDefault="00F4796D" w:rsidP="00224F2A">
      <w:pPr>
        <w:pStyle w:val="Heading2"/>
      </w:pPr>
      <w:bookmarkStart w:id="2014" w:name="_Toc235254630"/>
      <w:bookmarkStart w:id="2015" w:name="_Toc267385173"/>
      <w:r>
        <w:t xml:space="preserve">Practice: </w:t>
      </w:r>
      <w:bookmarkEnd w:id="2014"/>
      <w:r w:rsidR="00D66EA2" w:rsidRPr="00D66EA2">
        <w:t>Resolving Resource Over</w:t>
      </w:r>
      <w:del w:id="2016" w:author="Heather Perreaux" w:date="2010-06-14T14:20:00Z">
        <w:r w:rsidR="00D66EA2" w:rsidRPr="00D66EA2" w:rsidDel="00FF0809">
          <w:delText>-A</w:delText>
        </w:r>
      </w:del>
      <w:ins w:id="2017" w:author="Heather Perreaux" w:date="2010-06-14T14:20:00Z">
        <w:r w:rsidR="00FF0809">
          <w:t>a</w:t>
        </w:r>
      </w:ins>
      <w:r w:rsidR="00D66EA2" w:rsidRPr="00D66EA2">
        <w:t>llocations</w:t>
      </w:r>
      <w:bookmarkEnd w:id="2015"/>
    </w:p>
    <w:p w:rsidR="006263CC" w:rsidRDefault="00797308" w:rsidP="006263CC">
      <w:pPr>
        <w:pStyle w:val="FormatPPT"/>
      </w:pPr>
      <w:r>
        <w:drawing>
          <wp:inline distT="0" distB="0" distL="0" distR="0">
            <wp:extent cx="3642995" cy="2298065"/>
            <wp:effectExtent l="0" t="0" r="0" b="6985"/>
            <wp:docPr id="101" name="Objec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F4796D" w:rsidRPr="005A6CDE" w:rsidRDefault="00F4796D" w:rsidP="00F4796D">
      <w:pPr>
        <w:pStyle w:val="Rule"/>
      </w:pPr>
    </w:p>
    <w:p w:rsidR="00AD3625" w:rsidRDefault="00AD3625" w:rsidP="00AD3625">
      <w:pPr>
        <w:rPr>
          <w:i/>
          <w:color w:val="FF0000"/>
        </w:rPr>
      </w:pPr>
      <w:r w:rsidRPr="00941394">
        <w:rPr>
          <w:i/>
          <w:color w:val="FF0000"/>
        </w:rPr>
        <w:t xml:space="preserve">The </w:t>
      </w:r>
      <w:r>
        <w:rPr>
          <w:i/>
          <w:color w:val="FF0000"/>
        </w:rPr>
        <w:t xml:space="preserve">Practice </w:t>
      </w:r>
      <w:r w:rsidRPr="00941394">
        <w:rPr>
          <w:i/>
          <w:color w:val="FF0000"/>
        </w:rPr>
        <w:t xml:space="preserve">page is where you write </w:t>
      </w:r>
      <w:r>
        <w:rPr>
          <w:i/>
          <w:color w:val="FF0000"/>
        </w:rPr>
        <w:t xml:space="preserve">detailed instructions for completing work listed as Exercises. </w:t>
      </w:r>
    </w:p>
    <w:p w:rsidR="00AD3625" w:rsidRPr="00941394" w:rsidRDefault="00AD3625" w:rsidP="00AD3625">
      <w:pPr>
        <w:rPr>
          <w:i/>
          <w:color w:val="FF0000"/>
        </w:rPr>
      </w:pPr>
      <w:r w:rsidRPr="00AD3625">
        <w:rPr>
          <w:i/>
          <w:color w:val="FF0000"/>
        </w:rPr>
        <w:t xml:space="preserve">Type the Exercise Title and </w:t>
      </w:r>
      <w:r>
        <w:rPr>
          <w:i/>
          <w:color w:val="FF0000"/>
        </w:rPr>
        <w:t xml:space="preserve">write a </w:t>
      </w:r>
      <w:r w:rsidRPr="00AD3625">
        <w:rPr>
          <w:i/>
          <w:color w:val="FF0000"/>
        </w:rPr>
        <w:t>brief summary what the student will be doing in the exercise</w:t>
      </w:r>
      <w:r w:rsidR="009F3C33">
        <w:rPr>
          <w:i/>
          <w:color w:val="FF0000"/>
        </w:rPr>
        <w:t>.</w:t>
      </w:r>
      <w:r w:rsidR="00194714">
        <w:rPr>
          <w:i/>
          <w:color w:val="FF0000"/>
        </w:rPr>
        <w:t xml:space="preserve"> </w:t>
      </w:r>
      <w:r w:rsidR="009F3C33">
        <w:rPr>
          <w:i/>
          <w:color w:val="FF0000"/>
        </w:rPr>
        <w:t>T</w:t>
      </w:r>
      <w:r w:rsidR="00194714">
        <w:rPr>
          <w:i/>
          <w:color w:val="FF0000"/>
        </w:rPr>
        <w:t>hen list your ideas what they will be doing.</w:t>
      </w:r>
    </w:p>
    <w:p w:rsidR="006D7E9D" w:rsidRPr="006150C1" w:rsidRDefault="00AD3625" w:rsidP="006D7E9D">
      <w:pPr>
        <w:rPr>
          <w:i/>
          <w:color w:val="00B050"/>
        </w:rPr>
      </w:pPr>
      <w:r>
        <w:rPr>
          <w:i/>
          <w:color w:val="00B050"/>
        </w:rPr>
        <w:t>SAMPLE</w:t>
      </w:r>
    </w:p>
    <w:p w:rsidR="00245ACE" w:rsidRPr="00245ACE" w:rsidRDefault="00245ACE" w:rsidP="00245ACE">
      <w:pPr>
        <w:rPr>
          <w:i/>
          <w:color w:val="00B050"/>
        </w:rPr>
      </w:pPr>
      <w:r w:rsidRPr="00245ACE">
        <w:rPr>
          <w:i/>
          <w:color w:val="00B050"/>
        </w:rPr>
        <w:t>In this practice you will create a Project Server Authentication profile and then configure the local cache settings in Project Professional 2007.</w:t>
      </w:r>
    </w:p>
    <w:p w:rsidR="00245ACE" w:rsidRPr="00245ACE" w:rsidRDefault="00245ACE" w:rsidP="00245ACE">
      <w:pPr>
        <w:pStyle w:val="Ex-Title"/>
        <w:rPr>
          <w:i/>
          <w:color w:val="00B050"/>
        </w:rPr>
      </w:pPr>
      <w:r w:rsidRPr="00245ACE">
        <w:rPr>
          <w:i/>
          <w:color w:val="00B050"/>
        </w:rPr>
        <w:t>Exercise 1: Create Project Server Authentication Profile</w:t>
      </w:r>
    </w:p>
    <w:p w:rsidR="00245ACE" w:rsidRPr="00245ACE" w:rsidRDefault="00245ACE" w:rsidP="00245ACE">
      <w:pPr>
        <w:rPr>
          <w:i/>
          <w:color w:val="00B050"/>
        </w:rPr>
      </w:pPr>
      <w:r w:rsidRPr="00245ACE">
        <w:rPr>
          <w:i/>
          <w:color w:val="00B050"/>
        </w:rPr>
        <w:t xml:space="preserve">In this exercise you will create Project Server authentication profile to connect to the Project Web Access site. </w:t>
      </w:r>
    </w:p>
    <w:p w:rsidR="00245ACE" w:rsidRPr="00245ACE" w:rsidRDefault="00245ACE" w:rsidP="00245ACE">
      <w:pPr>
        <w:pStyle w:val="Ex-Note"/>
        <w:rPr>
          <w:color w:val="00B050"/>
        </w:rPr>
      </w:pPr>
      <w:r w:rsidRPr="00245ACE">
        <w:rPr>
          <w:b w:val="0"/>
          <w:color w:val="00B050"/>
        </w:rPr>
        <w:t>Perform the following exercise on the</w:t>
      </w:r>
      <w:r w:rsidRPr="00245ACE">
        <w:rPr>
          <w:color w:val="00B050"/>
        </w:rPr>
        <w:t xml:space="preserve"> PS07 </w:t>
      </w:r>
      <w:r w:rsidRPr="00245ACE">
        <w:rPr>
          <w:b w:val="0"/>
          <w:color w:val="00B050"/>
        </w:rPr>
        <w:t>virtual machine.</w:t>
      </w:r>
    </w:p>
    <w:p w:rsidR="00245ACE" w:rsidRPr="00245ACE" w:rsidRDefault="00245ACE" w:rsidP="00245ACE">
      <w:pPr>
        <w:pStyle w:val="Nb1"/>
        <w:numPr>
          <w:ilvl w:val="0"/>
          <w:numId w:val="4"/>
        </w:numPr>
        <w:rPr>
          <w:i/>
          <w:color w:val="00B050"/>
        </w:rPr>
      </w:pPr>
      <w:r w:rsidRPr="00245ACE">
        <w:rPr>
          <w:i/>
          <w:color w:val="00B050"/>
        </w:rPr>
        <w:t xml:space="preserve">From the </w:t>
      </w:r>
      <w:r w:rsidRPr="00245ACE">
        <w:rPr>
          <w:b/>
          <w:i/>
          <w:color w:val="00B050"/>
        </w:rPr>
        <w:t>Start</w:t>
      </w:r>
      <w:r w:rsidRPr="00245ACE">
        <w:rPr>
          <w:i/>
          <w:color w:val="00B050"/>
        </w:rPr>
        <w:t xml:space="preserve"> menu, click </w:t>
      </w:r>
      <w:r w:rsidRPr="00245ACE">
        <w:rPr>
          <w:b/>
          <w:i/>
          <w:color w:val="00B050"/>
        </w:rPr>
        <w:t xml:space="preserve">All Programs </w:t>
      </w:r>
      <w:r w:rsidRPr="00245ACE">
        <w:rPr>
          <w:i/>
          <w:color w:val="00B050"/>
        </w:rPr>
        <w:sym w:font="Wingdings" w:char="F0E0"/>
      </w:r>
      <w:r w:rsidRPr="00245ACE">
        <w:rPr>
          <w:i/>
          <w:color w:val="00B050"/>
        </w:rPr>
        <w:t xml:space="preserve"> </w:t>
      </w:r>
      <w:r w:rsidRPr="00245ACE">
        <w:rPr>
          <w:b/>
          <w:i/>
          <w:color w:val="00B050"/>
        </w:rPr>
        <w:t xml:space="preserve">Microsoft Office </w:t>
      </w:r>
      <w:r w:rsidRPr="00245ACE">
        <w:rPr>
          <w:i/>
          <w:color w:val="00B050"/>
        </w:rPr>
        <w:sym w:font="Wingdings" w:char="F0E0"/>
      </w:r>
      <w:r w:rsidRPr="00245ACE">
        <w:rPr>
          <w:b/>
          <w:i/>
          <w:color w:val="00B050"/>
        </w:rPr>
        <w:t xml:space="preserve"> Microsoft Office Tools </w:t>
      </w:r>
      <w:r w:rsidRPr="00245ACE">
        <w:rPr>
          <w:i/>
          <w:color w:val="00B050"/>
        </w:rPr>
        <w:t>and click</w:t>
      </w:r>
      <w:r w:rsidRPr="00245ACE">
        <w:rPr>
          <w:b/>
          <w:i/>
          <w:color w:val="00B050"/>
        </w:rPr>
        <w:t xml:space="preserve"> Microsoft Office Project Server 2007 Accounts</w:t>
      </w:r>
      <w:r w:rsidRPr="00245ACE">
        <w:rPr>
          <w:i/>
          <w:color w:val="00B050"/>
        </w:rPr>
        <w:t xml:space="preserve">. </w:t>
      </w:r>
    </w:p>
    <w:p w:rsidR="00245ACE" w:rsidRPr="00245ACE" w:rsidRDefault="00245ACE" w:rsidP="00245ACE">
      <w:pPr>
        <w:pStyle w:val="Nb1"/>
        <w:numPr>
          <w:ilvl w:val="0"/>
          <w:numId w:val="3"/>
        </w:numPr>
        <w:rPr>
          <w:i/>
          <w:color w:val="00B050"/>
        </w:rPr>
      </w:pPr>
      <w:r w:rsidRPr="00245ACE">
        <w:rPr>
          <w:i/>
          <w:color w:val="00B050"/>
        </w:rPr>
        <w:t xml:space="preserve">In the </w:t>
      </w:r>
      <w:r w:rsidRPr="00245ACE">
        <w:rPr>
          <w:b/>
          <w:i/>
          <w:color w:val="00B050"/>
        </w:rPr>
        <w:t>Project Server Accounts</w:t>
      </w:r>
      <w:r w:rsidRPr="00245ACE">
        <w:rPr>
          <w:i/>
          <w:color w:val="00B050"/>
        </w:rPr>
        <w:t xml:space="preserve"> dialog box, click </w:t>
      </w:r>
      <w:r w:rsidRPr="00245ACE">
        <w:rPr>
          <w:b/>
          <w:i/>
          <w:color w:val="00B050"/>
        </w:rPr>
        <w:t>Add</w:t>
      </w:r>
      <w:r w:rsidRPr="00245ACE">
        <w:rPr>
          <w:i/>
          <w:color w:val="00B050"/>
        </w:rPr>
        <w:t>.</w:t>
      </w:r>
    </w:p>
    <w:p w:rsidR="00245ACE" w:rsidRPr="00245ACE" w:rsidRDefault="00245ACE" w:rsidP="00245ACE">
      <w:pPr>
        <w:pStyle w:val="Nb1"/>
        <w:numPr>
          <w:ilvl w:val="0"/>
          <w:numId w:val="3"/>
        </w:numPr>
        <w:rPr>
          <w:i/>
          <w:color w:val="00B050"/>
        </w:rPr>
      </w:pPr>
      <w:r w:rsidRPr="00245ACE">
        <w:rPr>
          <w:i/>
          <w:color w:val="00B050"/>
        </w:rPr>
        <w:t xml:space="preserve">In the </w:t>
      </w:r>
      <w:r w:rsidRPr="00245ACE">
        <w:rPr>
          <w:b/>
          <w:i/>
          <w:color w:val="00B050"/>
        </w:rPr>
        <w:t>Account Properties</w:t>
      </w:r>
      <w:r w:rsidRPr="00245ACE">
        <w:rPr>
          <w:i/>
          <w:color w:val="00B050"/>
        </w:rPr>
        <w:t xml:space="preserve"> dialog box, and complete the following settings and click </w:t>
      </w:r>
      <w:r w:rsidRPr="00245ACE">
        <w:rPr>
          <w:b/>
          <w:i/>
          <w:color w:val="00B050"/>
        </w:rPr>
        <w:t>OK</w:t>
      </w:r>
      <w:r w:rsidRPr="00245ACE">
        <w:rPr>
          <w:i/>
          <w:color w:val="00B050"/>
        </w:rPr>
        <w:t>.</w:t>
      </w:r>
    </w:p>
    <w:tbl>
      <w:tblPr>
        <w:tblW w:w="7830" w:type="dxa"/>
        <w:tblInd w:w="1080" w:type="dxa"/>
        <w:tblLayout w:type="fixed"/>
        <w:tblCellMar>
          <w:left w:w="0" w:type="dxa"/>
          <w:right w:w="0" w:type="dxa"/>
        </w:tblCellMar>
        <w:tblLook w:val="0000"/>
      </w:tblPr>
      <w:tblGrid>
        <w:gridCol w:w="2340"/>
        <w:gridCol w:w="5490"/>
      </w:tblGrid>
      <w:tr w:rsidR="00245ACE" w:rsidRPr="00245ACE">
        <w:tc>
          <w:tcPr>
            <w:tcW w:w="2340" w:type="dxa"/>
          </w:tcPr>
          <w:p w:rsidR="00245ACE" w:rsidRPr="00245ACE" w:rsidRDefault="00245ACE" w:rsidP="00F154A7">
            <w:pPr>
              <w:pStyle w:val="LabTabelHeaderFirst"/>
              <w:rPr>
                <w:i/>
                <w:color w:val="00B050"/>
              </w:rPr>
            </w:pPr>
            <w:r w:rsidRPr="00245ACE">
              <w:rPr>
                <w:i/>
                <w:color w:val="00B050"/>
              </w:rPr>
              <w:t>Setting</w:t>
            </w:r>
          </w:p>
        </w:tc>
        <w:tc>
          <w:tcPr>
            <w:tcW w:w="5490" w:type="dxa"/>
          </w:tcPr>
          <w:p w:rsidR="00245ACE" w:rsidRPr="00245ACE" w:rsidRDefault="00245ACE" w:rsidP="00F154A7">
            <w:pPr>
              <w:pStyle w:val="LabTableHeader"/>
              <w:rPr>
                <w:i/>
                <w:color w:val="00B050"/>
              </w:rPr>
            </w:pPr>
            <w:r w:rsidRPr="00245ACE">
              <w:rPr>
                <w:i/>
                <w:color w:val="00B050"/>
              </w:rPr>
              <w:t>Perform the following:</w:t>
            </w:r>
          </w:p>
        </w:tc>
      </w:tr>
      <w:tr w:rsidR="00245ACE" w:rsidRPr="00245ACE">
        <w:tc>
          <w:tcPr>
            <w:tcW w:w="7830" w:type="dxa"/>
            <w:gridSpan w:val="2"/>
          </w:tcPr>
          <w:p w:rsidR="00245ACE" w:rsidRPr="00245ACE" w:rsidRDefault="00245ACE" w:rsidP="00F154A7">
            <w:pPr>
              <w:pStyle w:val="Tr"/>
              <w:ind w:left="-90"/>
              <w:rPr>
                <w:i/>
                <w:color w:val="00B050"/>
                <w:szCs w:val="21"/>
              </w:rPr>
            </w:pPr>
          </w:p>
        </w:tc>
      </w:tr>
      <w:tr w:rsidR="00245ACE" w:rsidRPr="00245ACE">
        <w:tc>
          <w:tcPr>
            <w:tcW w:w="2340" w:type="dxa"/>
          </w:tcPr>
          <w:p w:rsidR="00245ACE" w:rsidRPr="00245ACE" w:rsidRDefault="00245ACE" w:rsidP="00F154A7">
            <w:pPr>
              <w:pStyle w:val="LabTableContentFirst"/>
              <w:rPr>
                <w:i/>
                <w:color w:val="00B050"/>
              </w:rPr>
            </w:pPr>
            <w:r w:rsidRPr="00245ACE">
              <w:rPr>
                <w:i/>
                <w:color w:val="00B050"/>
              </w:rPr>
              <w:t>Account Name</w:t>
            </w:r>
          </w:p>
        </w:tc>
        <w:tc>
          <w:tcPr>
            <w:tcW w:w="5490" w:type="dxa"/>
          </w:tcPr>
          <w:p w:rsidR="00245ACE" w:rsidRPr="00245ACE" w:rsidRDefault="00245ACE" w:rsidP="00F154A7">
            <w:pPr>
              <w:pStyle w:val="LabTableContent"/>
              <w:rPr>
                <w:i/>
                <w:color w:val="00B050"/>
              </w:rPr>
            </w:pPr>
            <w:r w:rsidRPr="00245ACE">
              <w:rPr>
                <w:i/>
                <w:color w:val="00B050"/>
              </w:rPr>
              <w:t xml:space="preserve">Type </w:t>
            </w:r>
            <w:r w:rsidRPr="00245ACE">
              <w:rPr>
                <w:b/>
                <w:i/>
                <w:color w:val="00B050"/>
              </w:rPr>
              <w:t>Project Server</w:t>
            </w:r>
          </w:p>
        </w:tc>
      </w:tr>
      <w:tr w:rsidR="00245ACE" w:rsidRPr="00245ACE">
        <w:tc>
          <w:tcPr>
            <w:tcW w:w="2340" w:type="dxa"/>
          </w:tcPr>
          <w:p w:rsidR="00245ACE" w:rsidRPr="00245ACE" w:rsidRDefault="00245ACE" w:rsidP="00F154A7">
            <w:pPr>
              <w:pStyle w:val="LabTableContentFirst"/>
              <w:rPr>
                <w:i/>
                <w:color w:val="00B050"/>
              </w:rPr>
            </w:pPr>
            <w:r w:rsidRPr="00245ACE">
              <w:rPr>
                <w:i/>
                <w:color w:val="00B050"/>
              </w:rPr>
              <w:t>Project Server URL</w:t>
            </w:r>
          </w:p>
        </w:tc>
        <w:tc>
          <w:tcPr>
            <w:tcW w:w="5490" w:type="dxa"/>
          </w:tcPr>
          <w:p w:rsidR="00245ACE" w:rsidRPr="00245ACE" w:rsidRDefault="00245ACE" w:rsidP="00F154A7">
            <w:pPr>
              <w:pStyle w:val="LabTableContent"/>
              <w:rPr>
                <w:i/>
                <w:color w:val="00B050"/>
              </w:rPr>
            </w:pPr>
            <w:r w:rsidRPr="00245ACE">
              <w:rPr>
                <w:i/>
                <w:color w:val="00B050"/>
              </w:rPr>
              <w:t xml:space="preserve">Type </w:t>
            </w:r>
            <w:r w:rsidRPr="00245ACE">
              <w:rPr>
                <w:b/>
                <w:i/>
                <w:color w:val="00B050"/>
              </w:rPr>
              <w:t>http://epm/pwa</w:t>
            </w:r>
          </w:p>
        </w:tc>
      </w:tr>
      <w:tr w:rsidR="00245ACE" w:rsidRPr="00245ACE">
        <w:tc>
          <w:tcPr>
            <w:tcW w:w="2340" w:type="dxa"/>
          </w:tcPr>
          <w:p w:rsidR="00245ACE" w:rsidRPr="00245ACE" w:rsidRDefault="00245ACE" w:rsidP="00F154A7">
            <w:pPr>
              <w:pStyle w:val="LabTableContentFirst"/>
              <w:rPr>
                <w:i/>
                <w:color w:val="00B050"/>
              </w:rPr>
            </w:pPr>
            <w:r w:rsidRPr="00245ACE">
              <w:rPr>
                <w:i/>
                <w:color w:val="00B050"/>
              </w:rPr>
              <w:t>When connecting</w:t>
            </w:r>
          </w:p>
        </w:tc>
        <w:tc>
          <w:tcPr>
            <w:tcW w:w="5490" w:type="dxa"/>
          </w:tcPr>
          <w:p w:rsidR="00245ACE" w:rsidRPr="00245ACE" w:rsidRDefault="00245ACE" w:rsidP="00F154A7">
            <w:pPr>
              <w:pStyle w:val="LabTableContent"/>
              <w:rPr>
                <w:i/>
                <w:color w:val="00B050"/>
              </w:rPr>
            </w:pPr>
            <w:r w:rsidRPr="00245ACE">
              <w:rPr>
                <w:i/>
                <w:color w:val="00B050"/>
              </w:rPr>
              <w:t xml:space="preserve">Select </w:t>
            </w:r>
            <w:r w:rsidRPr="00245ACE">
              <w:rPr>
                <w:b/>
                <w:i/>
                <w:color w:val="00B050"/>
              </w:rPr>
              <w:t>Use Windows user account</w:t>
            </w:r>
          </w:p>
        </w:tc>
      </w:tr>
      <w:tr w:rsidR="00245ACE" w:rsidRPr="00245ACE">
        <w:tc>
          <w:tcPr>
            <w:tcW w:w="2340" w:type="dxa"/>
          </w:tcPr>
          <w:p w:rsidR="00245ACE" w:rsidRPr="00245ACE" w:rsidRDefault="00245ACE" w:rsidP="00F154A7">
            <w:pPr>
              <w:pStyle w:val="LabTableContentFirst"/>
              <w:spacing w:after="240"/>
              <w:rPr>
                <w:i/>
                <w:color w:val="00B050"/>
              </w:rPr>
            </w:pPr>
            <w:r w:rsidRPr="00245ACE">
              <w:rPr>
                <w:i/>
                <w:color w:val="00B050"/>
              </w:rPr>
              <w:t>Set as default account</w:t>
            </w:r>
          </w:p>
        </w:tc>
        <w:tc>
          <w:tcPr>
            <w:tcW w:w="5490" w:type="dxa"/>
          </w:tcPr>
          <w:p w:rsidR="00245ACE" w:rsidRPr="00245ACE" w:rsidRDefault="00245ACE" w:rsidP="00F154A7">
            <w:pPr>
              <w:pStyle w:val="LabTableContent"/>
              <w:spacing w:after="240"/>
              <w:rPr>
                <w:i/>
                <w:color w:val="00B050"/>
              </w:rPr>
            </w:pPr>
            <w:r w:rsidRPr="00245ACE">
              <w:rPr>
                <w:i/>
                <w:color w:val="00B050"/>
              </w:rPr>
              <w:t>Select check box</w:t>
            </w:r>
          </w:p>
        </w:tc>
      </w:tr>
    </w:tbl>
    <w:p w:rsidR="00F4796D" w:rsidRDefault="00F4796D" w:rsidP="00F4796D"/>
    <w:p w:rsidR="00F4796D" w:rsidRDefault="00F4796D" w:rsidP="00F4796D">
      <w:pPr>
        <w:pStyle w:val="Pb"/>
        <w:framePr w:wrap="around"/>
      </w:pPr>
    </w:p>
    <w:p w:rsidR="001A6220" w:rsidRDefault="00F4796D" w:rsidP="00F4796D">
      <w:pPr>
        <w:pStyle w:val="Heading1"/>
      </w:pPr>
      <w:bookmarkStart w:id="2018" w:name="_Toc235254631"/>
      <w:bookmarkStart w:id="2019" w:name="_Toc267385174"/>
      <w:r>
        <w:t>Summary</w:t>
      </w:r>
      <w:bookmarkEnd w:id="2018"/>
      <w:bookmarkEnd w:id="2019"/>
    </w:p>
    <w:p w:rsidR="001A6220" w:rsidRDefault="00797308" w:rsidP="001A6220">
      <w:pPr>
        <w:pStyle w:val="FormatPPT"/>
      </w:pPr>
      <w:r>
        <w:drawing>
          <wp:inline distT="0" distB="0" distL="0" distR="0">
            <wp:extent cx="3642995" cy="2298065"/>
            <wp:effectExtent l="0" t="0" r="0" b="6985"/>
            <wp:docPr id="102" name="Objec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664" b="5333"/>
                    <a:stretch>
                      <a:fillRect/>
                    </a:stretch>
                  </pic:blipFill>
                  <pic:spPr bwMode="auto">
                    <a:xfrm>
                      <a:off x="0" y="0"/>
                      <a:ext cx="3642995" cy="2298065"/>
                    </a:xfrm>
                    <a:prstGeom prst="rect">
                      <a:avLst/>
                    </a:prstGeom>
                    <a:solidFill>
                      <a:srgbClr val="FFFFFF"/>
                    </a:solidFill>
                    <a:ln>
                      <a:noFill/>
                    </a:ln>
                  </pic:spPr>
                </pic:pic>
              </a:graphicData>
            </a:graphic>
          </wp:inline>
        </w:drawing>
      </w:r>
    </w:p>
    <w:p w:rsidR="00F4796D" w:rsidRPr="005A6CDE" w:rsidRDefault="00F4796D" w:rsidP="00F4796D">
      <w:pPr>
        <w:pStyle w:val="Rule"/>
      </w:pPr>
    </w:p>
    <w:p w:rsidR="00771B00" w:rsidRDefault="00771B00" w:rsidP="00771B00">
      <w:pPr>
        <w:pStyle w:val="Lb1"/>
        <w:numPr>
          <w:ilvl w:val="0"/>
          <w:numId w:val="0"/>
        </w:numPr>
        <w:ind w:left="720"/>
      </w:pPr>
      <w:r>
        <w:t xml:space="preserve">The creation of resource work assignments takes practice.  It is important because assignments are the basis for project scheduling, costing and resource allocations.  </w:t>
      </w:r>
      <w:del w:id="2020" w:author="Heather Perreaux" w:date="2010-06-14T14:14:00Z">
        <w:r w:rsidDel="00D214E6">
          <w:delText xml:space="preserve">Decide </w:delText>
        </w:r>
      </w:del>
      <w:ins w:id="2021" w:author="Heather Perreaux" w:date="2010-06-14T14:14:00Z">
        <w:r w:rsidR="00D214E6">
          <w:t xml:space="preserve">Determine </w:t>
        </w:r>
      </w:ins>
      <w:r>
        <w:t xml:space="preserve">the types of assignments that will make your schedule </w:t>
      </w:r>
      <w:ins w:id="2022" w:author="Heather Perreaux" w:date="2010-06-14T14:14:00Z">
        <w:r w:rsidR="00D214E6">
          <w:t xml:space="preserve">most </w:t>
        </w:r>
      </w:ins>
      <w:r>
        <w:t>successful.  Knowing your goals will help simpl</w:t>
      </w:r>
      <w:ins w:id="2023" w:author="Heather Perreaux" w:date="2010-06-14T14:14:00Z">
        <w:r w:rsidR="00D214E6">
          <w:t>i</w:t>
        </w:r>
      </w:ins>
      <w:r>
        <w:t xml:space="preserve">fy the scheduling process.  </w:t>
      </w:r>
    </w:p>
    <w:p w:rsidR="00771B00" w:rsidRDefault="00771B00" w:rsidP="00771B00">
      <w:pPr>
        <w:pStyle w:val="Lb1"/>
        <w:numPr>
          <w:ilvl w:val="0"/>
          <w:numId w:val="0"/>
        </w:numPr>
        <w:ind w:left="720"/>
      </w:pPr>
      <w:r>
        <w:t xml:space="preserve">In this module </w:t>
      </w:r>
      <w:ins w:id="2024" w:author="Heather Perreaux" w:date="2010-06-14T14:15:00Z">
        <w:r w:rsidR="00D214E6">
          <w:t>you learned:</w:t>
        </w:r>
      </w:ins>
      <w:del w:id="2025" w:author="Heather Perreaux" w:date="2010-06-14T14:15:00Z">
        <w:r w:rsidDel="00D214E6">
          <w:delText>we will talked about:</w:delText>
        </w:r>
      </w:del>
      <w:r>
        <w:t xml:space="preserve"> </w:t>
      </w:r>
    </w:p>
    <w:p w:rsidR="00771B00" w:rsidRDefault="00771B00" w:rsidP="00771B00">
      <w:pPr>
        <w:pStyle w:val="Lb1"/>
        <w:numPr>
          <w:ilvl w:val="0"/>
          <w:numId w:val="41"/>
        </w:numPr>
      </w:pPr>
      <w:del w:id="2026" w:author="Heather Perreaux" w:date="2010-06-14T14:15:00Z">
        <w:r w:rsidDel="00D214E6">
          <w:delText>Review of the c</w:delText>
        </w:r>
      </w:del>
      <w:ins w:id="2027" w:author="Heather Perreaux" w:date="2010-06-14T14:15:00Z">
        <w:r w:rsidR="00D214E6">
          <w:t>C</w:t>
        </w:r>
      </w:ins>
      <w:r>
        <w:t>oncepts behind resource assignments</w:t>
      </w:r>
    </w:p>
    <w:p w:rsidR="00771B00" w:rsidRDefault="00771B00" w:rsidP="00771B00">
      <w:pPr>
        <w:pStyle w:val="Lb1"/>
        <w:numPr>
          <w:ilvl w:val="0"/>
          <w:numId w:val="41"/>
        </w:numPr>
      </w:pPr>
      <w:del w:id="2028" w:author="Heather Perreaux" w:date="2010-06-14T14:15:00Z">
        <w:r w:rsidDel="00D214E6">
          <w:delText>Discussion of the s</w:delText>
        </w:r>
      </w:del>
      <w:ins w:id="2029" w:author="Heather Perreaux" w:date="2010-06-14T14:15:00Z">
        <w:r w:rsidR="00D214E6">
          <w:t>S</w:t>
        </w:r>
      </w:ins>
      <w:r>
        <w:t>cheduling formula</w:t>
      </w:r>
      <w:ins w:id="2030" w:author="Heather Perreaux" w:date="2010-06-14T14:15:00Z">
        <w:r w:rsidR="00D214E6">
          <w:t>s</w:t>
        </w:r>
      </w:ins>
    </w:p>
    <w:p w:rsidR="00771B00" w:rsidRDefault="00771B00" w:rsidP="00771B00">
      <w:pPr>
        <w:pStyle w:val="Lb1"/>
        <w:numPr>
          <w:ilvl w:val="0"/>
          <w:numId w:val="41"/>
        </w:numPr>
      </w:pPr>
      <w:r>
        <w:t>Creating assignments for work resources</w:t>
      </w:r>
    </w:p>
    <w:p w:rsidR="00771B00" w:rsidRDefault="00771B00" w:rsidP="00771B00">
      <w:pPr>
        <w:pStyle w:val="Lb1"/>
        <w:numPr>
          <w:ilvl w:val="0"/>
          <w:numId w:val="41"/>
        </w:numPr>
      </w:pPr>
      <w:r>
        <w:t xml:space="preserve">Views in Project 2010 used to see assignments </w:t>
      </w:r>
    </w:p>
    <w:p w:rsidR="00771B00" w:rsidRDefault="00771B00" w:rsidP="00771B00">
      <w:pPr>
        <w:pStyle w:val="Lb1"/>
        <w:numPr>
          <w:ilvl w:val="0"/>
          <w:numId w:val="41"/>
        </w:numPr>
      </w:pPr>
      <w:r>
        <w:t xml:space="preserve">Leveling the work of resource assignments </w:t>
      </w:r>
    </w:p>
    <w:p w:rsidR="00572CD1" w:rsidRDefault="00572CD1" w:rsidP="00117BE1"/>
    <w:sectPr w:rsidR="00572CD1" w:rsidSect="00FB76A2">
      <w:headerReference w:type="even" r:id="rId94"/>
      <w:headerReference w:type="first" r:id="rId95"/>
      <w:footerReference w:type="first" r:id="rId96"/>
      <w:pgSz w:w="12240" w:h="15840" w:code="1"/>
      <w:pgMar w:top="1267" w:right="1440" w:bottom="1440" w:left="180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3" w:author="Heather Perreaux" w:date="2010-05-16T14:41:00Z" w:initials="HP">
    <w:p w:rsidR="00F15844" w:rsidRDefault="00F15844">
      <w:pPr>
        <w:pStyle w:val="CommentText"/>
      </w:pPr>
      <w:r>
        <w:rPr>
          <w:rStyle w:val="CommentReference"/>
        </w:rPr>
        <w:annotationRef/>
      </w:r>
      <w:r>
        <w:t>A bit of a confusing statement</w:t>
      </w:r>
    </w:p>
  </w:comment>
  <w:comment w:id="384" w:author="Ellen Lehnert" w:date="2010-07-19T20:27:00Z" w:initials="ERL">
    <w:p w:rsidR="00F15844" w:rsidRDefault="00F15844">
      <w:pPr>
        <w:pStyle w:val="CommentText"/>
      </w:pPr>
      <w:r>
        <w:rPr>
          <w:rStyle w:val="CommentReference"/>
        </w:rPr>
        <w:annotationRef/>
      </w:r>
      <w:r>
        <w:t xml:space="preserve">Better?? </w:t>
      </w:r>
    </w:p>
  </w:comment>
  <w:comment w:id="471" w:author="Heather Perreaux" w:date="2010-05-16T14:41:00Z" w:initials="HP">
    <w:p w:rsidR="00F15844" w:rsidRDefault="00F15844">
      <w:pPr>
        <w:pStyle w:val="CommentText"/>
      </w:pPr>
      <w:r>
        <w:rPr>
          <w:rStyle w:val="CommentReference"/>
        </w:rPr>
        <w:annotationRef/>
      </w:r>
      <w:r>
        <w:t>Repetitive from previous mods</w:t>
      </w:r>
    </w:p>
  </w:comment>
  <w:comment w:id="482" w:author="Ellen Lehnert" w:date="2010-07-19T20:58:00Z" w:initials="ERL">
    <w:p w:rsidR="00F15844" w:rsidRDefault="00F15844">
      <w:pPr>
        <w:pStyle w:val="CommentText"/>
      </w:pPr>
      <w:r>
        <w:rPr>
          <w:rStyle w:val="CommentReference"/>
        </w:rPr>
        <w:annotationRef/>
      </w:r>
      <w:r>
        <w:t xml:space="preserve">Your changes take this paragraph in an other direction.  The orginal makes more sense.  Please put the orginal back.  Yes, it is repetitive but I am trying to get basic and create some memory triggers. </w:t>
      </w:r>
    </w:p>
  </w:comment>
  <w:comment w:id="492" w:author="Heather Perreaux" w:date="2010-05-16T14:41:00Z" w:initials="HP">
    <w:p w:rsidR="00F15844" w:rsidRDefault="00F15844">
      <w:pPr>
        <w:pStyle w:val="CommentText"/>
      </w:pPr>
      <w:r>
        <w:rPr>
          <w:rStyle w:val="CommentReference"/>
        </w:rPr>
        <w:annotationRef/>
      </w:r>
      <w:r>
        <w:t>I like this example, but it feels premature and misplaced here.  It gets into details that haven’t been covered off yet.</w:t>
      </w:r>
    </w:p>
  </w:comment>
  <w:comment w:id="549" w:author="Ellen Lehnert" w:date="2010-07-19T20:58:00Z" w:initials="ERL">
    <w:p w:rsidR="00F15844" w:rsidRDefault="00F15844">
      <w:pPr>
        <w:pStyle w:val="CommentText"/>
      </w:pPr>
      <w:r>
        <w:rPr>
          <w:rStyle w:val="CommentReference"/>
        </w:rPr>
        <w:annotationRef/>
      </w:r>
      <w:r>
        <w:t xml:space="preserve">I am trying to give some examples of assignments before we do them.  It is giving people something to relate to. </w:t>
      </w:r>
    </w:p>
  </w:comment>
  <w:comment w:id="569" w:author="Heather Perreaux" w:date="2010-05-16T14:45:00Z" w:initials="HP">
    <w:p w:rsidR="00F15844" w:rsidRDefault="00F15844">
      <w:pPr>
        <w:pStyle w:val="CommentText"/>
      </w:pPr>
      <w:r>
        <w:rPr>
          <w:rStyle w:val="CommentReference"/>
        </w:rPr>
        <w:annotationRef/>
      </w:r>
      <w:r>
        <w:t>I don’t understand what this means</w:t>
      </w:r>
    </w:p>
  </w:comment>
  <w:comment w:id="573" w:author="Ellen Lehnert" w:date="2010-07-19T21:09:00Z" w:initials="ERL">
    <w:p w:rsidR="00F15844" w:rsidRDefault="00F15844">
      <w:pPr>
        <w:pStyle w:val="CommentText"/>
      </w:pPr>
      <w:r>
        <w:rPr>
          <w:rStyle w:val="CommentReference"/>
        </w:rPr>
        <w:annotationRef/>
      </w:r>
      <w:r>
        <w:t>deleted</w:t>
      </w:r>
    </w:p>
  </w:comment>
  <w:comment w:id="586" w:author="Heather Perreaux" w:date="2010-05-16T15:09:00Z" w:initials="HP">
    <w:p w:rsidR="00F15844" w:rsidRDefault="00F15844">
      <w:pPr>
        <w:pStyle w:val="CommentText"/>
      </w:pPr>
      <w:r>
        <w:rPr>
          <w:rStyle w:val="CommentReference"/>
        </w:rPr>
        <w:annotationRef/>
      </w:r>
      <w:r>
        <w:t>Great example, however, to avoid confusion, change the number of available resources to something other than 5.</w:t>
      </w:r>
    </w:p>
  </w:comment>
  <w:comment w:id="681" w:author="Heather Perreaux" w:date="2010-05-16T15:17:00Z" w:initials="HP">
    <w:p w:rsidR="00F15844" w:rsidRDefault="00F15844">
      <w:pPr>
        <w:pStyle w:val="CommentText"/>
      </w:pPr>
      <w:r>
        <w:rPr>
          <w:rStyle w:val="CommentReference"/>
        </w:rPr>
        <w:annotationRef/>
      </w:r>
      <w:r>
        <w:rPr>
          <w:rStyle w:val="CommentReference"/>
        </w:rPr>
        <w:t>This module is already pretty lengthy, and this repeats the previous examples.  I think it would be enough to say that any of the variables can be adjusted based on days, hours and resources required/available.</w:t>
      </w:r>
    </w:p>
  </w:comment>
  <w:comment w:id="731" w:author="Ellen Lehnert" w:date="2010-07-19T21:23:00Z" w:initials="ERL">
    <w:p w:rsidR="00F15844" w:rsidRDefault="00F15844">
      <w:pPr>
        <w:pStyle w:val="CommentText"/>
      </w:pPr>
      <w:r>
        <w:rPr>
          <w:rStyle w:val="CommentReference"/>
        </w:rPr>
        <w:annotationRef/>
      </w:r>
      <w:r>
        <w:t xml:space="preserve">I deleted some of it. </w:t>
      </w:r>
    </w:p>
  </w:comment>
  <w:comment w:id="734" w:author="Heather Perreaux" w:date="2010-05-16T15:26:00Z" w:initials="HP">
    <w:p w:rsidR="00F15844" w:rsidRDefault="00F15844">
      <w:pPr>
        <w:pStyle w:val="CommentText"/>
      </w:pPr>
      <w:r>
        <w:rPr>
          <w:rStyle w:val="CommentReference"/>
        </w:rPr>
        <w:annotationRef/>
      </w:r>
      <w:r>
        <w:t>This really could be a practice to reinforce calculations.  Leave the result line blank for the student to calculate and record</w:t>
      </w:r>
    </w:p>
  </w:comment>
  <w:comment w:id="739" w:author="Heather Perreaux" w:date="2010-05-16T15:27:00Z" w:initials="HP">
    <w:p w:rsidR="00F15844" w:rsidRDefault="00F15844">
      <w:pPr>
        <w:pStyle w:val="CommentText"/>
      </w:pPr>
      <w:r>
        <w:rPr>
          <w:rStyle w:val="CommentReference"/>
        </w:rPr>
        <w:annotationRef/>
      </w:r>
      <w:r>
        <w:t>Might?  Or Will?</w:t>
      </w:r>
    </w:p>
  </w:comment>
  <w:comment w:id="763" w:author="Ellen Lehnert" w:date="2010-07-19T21:28:00Z" w:initials="ERL">
    <w:p w:rsidR="00F15844" w:rsidRDefault="00F15844">
      <w:pPr>
        <w:pStyle w:val="CommentText"/>
      </w:pPr>
      <w:r>
        <w:rPr>
          <w:rStyle w:val="CommentReference"/>
        </w:rPr>
        <w:annotationRef/>
      </w:r>
      <w:r>
        <w:t xml:space="preserve">No.  when duration or work is recalculated and then the assignment is removed, the orignal values are not restored. </w:t>
      </w:r>
    </w:p>
  </w:comment>
  <w:comment w:id="762" w:author="Heather Perreaux" w:date="2010-05-16T15:53:00Z" w:initials="HP">
    <w:p w:rsidR="00F15844" w:rsidRDefault="00F15844">
      <w:pPr>
        <w:pStyle w:val="CommentText"/>
      </w:pPr>
      <w:r>
        <w:rPr>
          <w:rStyle w:val="CommentReference"/>
        </w:rPr>
        <w:annotationRef/>
      </w:r>
      <w:r>
        <w:t>Doesn't the now available multiple undo’s resolve this issue?</w:t>
      </w:r>
    </w:p>
  </w:comment>
  <w:comment w:id="783" w:author="Heather Perreaux" w:date="2010-05-16T15:55:00Z" w:initials="HP">
    <w:p w:rsidR="00F15844" w:rsidRDefault="00F15844">
      <w:pPr>
        <w:pStyle w:val="CommentText"/>
      </w:pPr>
      <w:r>
        <w:rPr>
          <w:rStyle w:val="CommentReference"/>
        </w:rPr>
        <w:annotationRef/>
      </w:r>
      <w:r>
        <w:t>Views or columns?</w:t>
      </w:r>
    </w:p>
  </w:comment>
  <w:comment w:id="786" w:author="Ellen Lehnert" w:date="2010-07-19T21:32:00Z" w:initials="ERL">
    <w:p w:rsidR="00F15844" w:rsidRDefault="00F15844">
      <w:pPr>
        <w:pStyle w:val="CommentText"/>
      </w:pPr>
      <w:r>
        <w:rPr>
          <w:rStyle w:val="CommentReference"/>
        </w:rPr>
        <w:annotationRef/>
      </w:r>
      <w:r>
        <w:t>views</w:t>
      </w:r>
    </w:p>
  </w:comment>
  <w:comment w:id="927" w:author="Heather Perreaux" w:date="2010-05-16T16:26:00Z" w:initials="HP">
    <w:p w:rsidR="00F15844" w:rsidRDefault="00F15844">
      <w:pPr>
        <w:pStyle w:val="CommentText"/>
      </w:pPr>
      <w:r>
        <w:rPr>
          <w:rStyle w:val="CommentReference"/>
        </w:rPr>
        <w:annotationRef/>
      </w:r>
      <w:r>
        <w:t>I’m  not sure the illustration is really needed as the verbiage above is enough to convey the thought.</w:t>
      </w:r>
    </w:p>
  </w:comment>
  <w:comment w:id="928" w:author="Ellen Lehnert" w:date="2010-07-19T21:53:00Z" w:initials="ERL">
    <w:p w:rsidR="00F15844" w:rsidRDefault="00F15844">
      <w:pPr>
        <w:pStyle w:val="CommentText"/>
      </w:pPr>
      <w:r>
        <w:rPr>
          <w:rStyle w:val="CommentReference"/>
        </w:rPr>
        <w:annotationRef/>
      </w:r>
      <w:r>
        <w:t xml:space="preserve">This is a weird concept and I thought the picture would help. </w:t>
      </w:r>
    </w:p>
  </w:comment>
  <w:comment w:id="931" w:author="Heather Perreaux" w:date="2010-05-16T16:28:00Z" w:initials="HP">
    <w:p w:rsidR="00F15844" w:rsidRDefault="00F15844">
      <w:pPr>
        <w:pStyle w:val="CommentText"/>
      </w:pPr>
      <w:r>
        <w:rPr>
          <w:rStyle w:val="CommentReference"/>
        </w:rPr>
        <w:annotationRef/>
      </w:r>
      <w:r>
        <w:t>I’m confused about what “this type” means . . . is it referring to updating all 3 assignments at once? Of the tupe of assignments that were made or is it really referring to the view that was used?</w:t>
      </w:r>
    </w:p>
  </w:comment>
  <w:comment w:id="934" w:author="Ellen Lehnert" w:date="2010-07-19T21:55:00Z" w:initials="ERL">
    <w:p w:rsidR="00F15844" w:rsidRDefault="00F15844">
      <w:pPr>
        <w:pStyle w:val="CommentText"/>
      </w:pPr>
      <w:r>
        <w:rPr>
          <w:rStyle w:val="CommentReference"/>
        </w:rPr>
        <w:annotationRef/>
      </w:r>
      <w:r>
        <w:t>Better??</w:t>
      </w:r>
    </w:p>
  </w:comment>
  <w:comment w:id="944" w:author="Ellen Lehnert" w:date="2010-07-19T21:57:00Z" w:initials="ERL">
    <w:p w:rsidR="00F15844" w:rsidRDefault="00F15844">
      <w:pPr>
        <w:pStyle w:val="CommentText"/>
      </w:pPr>
      <w:r>
        <w:rPr>
          <w:rStyle w:val="CommentReference"/>
        </w:rPr>
        <w:annotationRef/>
      </w:r>
      <w:r>
        <w:t xml:space="preserve">Yep and the should.  Assignments are not evenly distributed.  Many times you will want one person to work 10 hours and another to work 20.  Manual entry is the only way to achieve that. </w:t>
      </w:r>
    </w:p>
  </w:comment>
  <w:comment w:id="940" w:author="Heather Perreaux" w:date="2010-05-16T16:29:00Z" w:initials="HP">
    <w:p w:rsidR="00F15844" w:rsidRDefault="00F15844">
      <w:pPr>
        <w:pStyle w:val="CommentText"/>
      </w:pPr>
      <w:r>
        <w:rPr>
          <w:rStyle w:val="CommentReference"/>
        </w:rPr>
        <w:annotationRef/>
      </w:r>
      <w:r>
        <w:t>This is really telling the reader that they can manually key in values.</w:t>
      </w:r>
    </w:p>
  </w:comment>
  <w:comment w:id="979" w:author="Heather Perreaux" w:date="2010-05-16T16:34:00Z" w:initials="HP">
    <w:p w:rsidR="00F15844" w:rsidRDefault="00F15844">
      <w:pPr>
        <w:pStyle w:val="CommentText"/>
      </w:pPr>
      <w:r>
        <w:rPr>
          <w:rStyle w:val="CommentReference"/>
        </w:rPr>
        <w:annotationRef/>
      </w:r>
      <w:r>
        <w:t>Isn’t this only true if generic resources were assigned to the entire project?   Would it be more accurate to say that the “task” might double?</w:t>
      </w:r>
    </w:p>
  </w:comment>
  <w:comment w:id="980" w:author="Ellen Lehnert" w:date="2010-07-19T22:04:00Z" w:initials="ERL">
    <w:p w:rsidR="00F15844" w:rsidRDefault="00F15844">
      <w:pPr>
        <w:pStyle w:val="CommentText"/>
      </w:pPr>
      <w:r>
        <w:rPr>
          <w:rStyle w:val="CommentReference"/>
        </w:rPr>
        <w:annotationRef/>
      </w:r>
      <w:r>
        <w:t xml:space="preserve">Scheduling theory says that the different between an assignment with full availability and one with a real resource doing the work is almost double.  I ask this in every class and most are telling me they think it is 3 times.  </w:t>
      </w:r>
    </w:p>
  </w:comment>
  <w:comment w:id="1058" w:author="Heather Perreaux" w:date="2010-05-16T17:12:00Z" w:initials="HP">
    <w:p w:rsidR="00F15844" w:rsidRDefault="00F15844">
      <w:pPr>
        <w:pStyle w:val="CommentText"/>
      </w:pPr>
      <w:r>
        <w:rPr>
          <w:rStyle w:val="CommentReference"/>
        </w:rPr>
        <w:annotationRef/>
      </w:r>
      <w:r>
        <w:t>Can effort driven be toggled on/off without having to remove resources first?</w:t>
      </w:r>
    </w:p>
  </w:comment>
  <w:comment w:id="1065" w:author="Ellen Lehnert" w:date="2010-07-20T10:41:00Z" w:initials="ERL">
    <w:p w:rsidR="009143AC" w:rsidRDefault="009143AC">
      <w:pPr>
        <w:pStyle w:val="CommentText"/>
      </w:pPr>
      <w:r>
        <w:rPr>
          <w:rStyle w:val="CommentReference"/>
        </w:rPr>
        <w:annotationRef/>
      </w:r>
      <w:r>
        <w:t xml:space="preserve">I am trying to show how the calculations work.  If you change the effort flag mid transaction it results in a mess.  </w:t>
      </w:r>
    </w:p>
  </w:comment>
  <w:comment w:id="1092" w:author="perreauxh" w:date="2010-06-01T10:28:00Z" w:initials="p">
    <w:p w:rsidR="00F15844" w:rsidRDefault="00F15844">
      <w:pPr>
        <w:pStyle w:val="CommentText"/>
      </w:pPr>
      <w:r>
        <w:rPr>
          <w:rStyle w:val="CommentReference"/>
        </w:rPr>
        <w:annotationRef/>
      </w:r>
      <w:r>
        <w:t xml:space="preserve">Work units?   Or resource units? </w:t>
      </w:r>
    </w:p>
  </w:comment>
  <w:comment w:id="1094" w:author="perreauxh" w:date="2010-06-01T10:32:00Z" w:initials="p">
    <w:p w:rsidR="00F15844" w:rsidRDefault="00F15844">
      <w:pPr>
        <w:pStyle w:val="CommentText"/>
      </w:pPr>
      <w:r>
        <w:rPr>
          <w:rStyle w:val="CommentReference"/>
        </w:rPr>
        <w:annotationRef/>
      </w:r>
      <w:r>
        <w:t>I think that an example of “when” to use fixed work tasks would be useful in helping the student interpret easily what they’re seeing later on.</w:t>
      </w:r>
    </w:p>
    <w:p w:rsidR="00F15844" w:rsidRDefault="00F15844">
      <w:pPr>
        <w:pStyle w:val="CommentText"/>
      </w:pPr>
    </w:p>
    <w:p w:rsidR="00F15844" w:rsidRDefault="00F15844">
      <w:pPr>
        <w:pStyle w:val="CommentText"/>
      </w:pPr>
      <w:r>
        <w:t>I found this sample that you could easily use by changing the nature of the task and the work units required.</w:t>
      </w:r>
    </w:p>
    <w:p w:rsidR="00F15844" w:rsidRDefault="00F15844">
      <w:pPr>
        <w:pStyle w:val="CommentText"/>
      </w:pPr>
    </w:p>
    <w:p w:rsidR="00F15844" w:rsidRPr="006F731E" w:rsidRDefault="00F15844">
      <w:pPr>
        <w:pStyle w:val="CommentText"/>
        <w:rPr>
          <w:color w:val="000080"/>
        </w:rPr>
      </w:pPr>
      <w:r w:rsidRPr="006F731E">
        <w:rPr>
          <w:color w:val="000080"/>
        </w:rPr>
        <w:t>The Fixed Work task type is useful when team members provide estimates by task. A task to develop a report is estimated at 40 hours with one team member assigned. The amount of work is fixed at 40 hours and the duration changes depending on the team members' availability. If the team member is available 100 percent of the workweek, the report should be completed in five days.</w:t>
      </w:r>
    </w:p>
  </w:comment>
  <w:comment w:id="1095" w:author="Ellen Lehnert" w:date="2010-07-20T10:52:00Z" w:initials="ERL">
    <w:p w:rsidR="00D92AA5" w:rsidRDefault="00D92AA5">
      <w:pPr>
        <w:pStyle w:val="CommentText"/>
      </w:pPr>
      <w:r>
        <w:rPr>
          <w:rStyle w:val="CommentReference"/>
        </w:rPr>
        <w:annotationRef/>
      </w:r>
      <w:r>
        <w:t>I gave an example in the What is an assignment</w:t>
      </w:r>
      <w:r w:rsidR="00B038E9">
        <w:t xml:space="preserve"> section</w:t>
      </w:r>
      <w:r>
        <w:t xml:space="preserve">.  Do you want another one here??  Also – it is opinion as to when fixed work is used.  </w:t>
      </w:r>
      <w:r w:rsidR="00B038E9">
        <w:t>The problem also is that it is always effort-driven.  The above example might not be true if 2 resources are assigned.  It might not be a task that the work can be divided over.  Fixed work is my moving boxes example.</w:t>
      </w:r>
    </w:p>
    <w:p w:rsidR="00B038E9" w:rsidRDefault="00B038E9">
      <w:pPr>
        <w:pStyle w:val="CommentText"/>
      </w:pPr>
    </w:p>
    <w:p w:rsidR="00B038E9" w:rsidRDefault="00B038E9">
      <w:pPr>
        <w:pStyle w:val="CommentText"/>
      </w:pPr>
      <w:r>
        <w:t>What do you want me to had here??</w:t>
      </w:r>
    </w:p>
  </w:comment>
  <w:comment w:id="1167" w:author="perreauxh" w:date="2010-06-01T12:35:00Z" w:initials="p">
    <w:p w:rsidR="00F15844" w:rsidRDefault="00F15844">
      <w:pPr>
        <w:pStyle w:val="CommentText"/>
      </w:pPr>
      <w:r>
        <w:rPr>
          <w:rStyle w:val="CommentReference"/>
        </w:rPr>
        <w:annotationRef/>
      </w:r>
      <w:r>
        <w:t>Shouldn’t this say Work contour box?</w:t>
      </w:r>
    </w:p>
  </w:comment>
  <w:comment w:id="1169" w:author="perreauxh" w:date="2010-06-01T12:40:00Z" w:initials="p">
    <w:p w:rsidR="00F15844" w:rsidRDefault="00F15844">
      <w:pPr>
        <w:pStyle w:val="CommentText"/>
      </w:pPr>
      <w:r>
        <w:rPr>
          <w:rStyle w:val="CommentReference"/>
        </w:rPr>
        <w:annotationRef/>
      </w:r>
      <w:r>
        <w:t>This seems incomplete.  Above contouring is introduced, and it is mentioned that each contour will have a different affect on the task dates, but the differences are not explained and the example below fails to explain why the task complete date is now 11 days later except that a front loaded contour was applied.  I don’t know what to conclude from this or what the lesson is exactly.</w:t>
      </w:r>
    </w:p>
  </w:comment>
  <w:comment w:id="1233" w:author="Heather Perreaux" w:date="2010-06-08T09:19:00Z" w:initials="HP">
    <w:p w:rsidR="00F15844" w:rsidRDefault="00F15844">
      <w:pPr>
        <w:pStyle w:val="CommentText"/>
      </w:pPr>
      <w:r>
        <w:rPr>
          <w:rStyle w:val="CommentReference"/>
        </w:rPr>
        <w:annotationRef/>
      </w:r>
      <w:r>
        <w:t>I think there should be an additional sentence here that better explains what we’re looking at.</w:t>
      </w:r>
    </w:p>
    <w:p w:rsidR="00F15844" w:rsidRDefault="00F15844">
      <w:pPr>
        <w:pStyle w:val="CommentText"/>
      </w:pPr>
    </w:p>
    <w:p w:rsidR="00F15844" w:rsidRDefault="00F15844">
      <w:pPr>
        <w:pStyle w:val="CommentText"/>
      </w:pPr>
      <w:r>
        <w:t>IE:  25% means the resource will leave after 30 minutes.</w:t>
      </w:r>
    </w:p>
  </w:comment>
  <w:comment w:id="1294" w:author="Heather Perreaux" w:date="2010-06-08T09:38:00Z" w:initials="HP">
    <w:p w:rsidR="00F15844" w:rsidRDefault="00F15844">
      <w:pPr>
        <w:pStyle w:val="CommentText"/>
      </w:pPr>
      <w:r>
        <w:rPr>
          <w:rStyle w:val="CommentReference"/>
        </w:rPr>
        <w:annotationRef/>
      </w:r>
      <w:r>
        <w:t>Of?</w:t>
      </w:r>
    </w:p>
  </w:comment>
  <w:comment w:id="1322" w:author="Heather Perreaux" w:date="2010-06-08T09:51:00Z" w:initials="HP">
    <w:p w:rsidR="00F15844" w:rsidRDefault="00F15844">
      <w:pPr>
        <w:pStyle w:val="CommentText"/>
      </w:pPr>
      <w:r>
        <w:rPr>
          <w:rStyle w:val="CommentReference"/>
        </w:rPr>
        <w:annotationRef/>
      </w:r>
      <w:r>
        <w:t>This doesn’t make sense . .  . do you mean tracking resource allocations/demands?   Needs to be clarified.</w:t>
      </w:r>
    </w:p>
  </w:comment>
  <w:comment w:id="1343" w:author="Heather Perreaux" w:date="2010-06-08T09:56:00Z" w:initials="HP">
    <w:p w:rsidR="00F15844" w:rsidRDefault="00F15844">
      <w:pPr>
        <w:pStyle w:val="CommentText"/>
      </w:pPr>
      <w:r>
        <w:rPr>
          <w:rStyle w:val="CommentReference"/>
        </w:rPr>
        <w:annotationRef/>
      </w:r>
      <w:r>
        <w:t>This or other projects?</w:t>
      </w:r>
    </w:p>
  </w:comment>
  <w:comment w:id="1363" w:author="Heather Perreaux" w:date="2010-06-08T10:01:00Z" w:initials="HP">
    <w:p w:rsidR="00F15844" w:rsidRDefault="00F15844">
      <w:pPr>
        <w:pStyle w:val="CommentText"/>
      </w:pPr>
      <w:r>
        <w:rPr>
          <w:rStyle w:val="CommentReference"/>
        </w:rPr>
        <w:annotationRef/>
      </w:r>
      <w:r>
        <w:t>Top of what?</w:t>
      </w:r>
    </w:p>
  </w:comment>
  <w:comment w:id="1399" w:author="Heather Perreaux" w:date="2010-06-08T15:56:00Z" w:initials="HP">
    <w:p w:rsidR="00F15844" w:rsidRDefault="00F15844">
      <w:pPr>
        <w:pStyle w:val="CommentText"/>
      </w:pPr>
      <w:r>
        <w:rPr>
          <w:rStyle w:val="CommentReference"/>
        </w:rPr>
        <w:annotationRef/>
      </w:r>
      <w:r>
        <w:t>The row should be pulled down to make the entire column title visible</w:t>
      </w:r>
    </w:p>
  </w:comment>
  <w:comment w:id="1400" w:author="Heather Perreaux" w:date="2010-06-08T15:57:00Z" w:initials="HP">
    <w:p w:rsidR="00F15844" w:rsidRDefault="00F15844">
      <w:pPr>
        <w:pStyle w:val="CommentText"/>
      </w:pPr>
      <w:r>
        <w:rPr>
          <w:rStyle w:val="CommentReference"/>
        </w:rPr>
        <w:annotationRef/>
      </w:r>
      <w:r>
        <w:t>How?</w:t>
      </w:r>
    </w:p>
  </w:comment>
  <w:comment w:id="1444" w:author="Heather Perreaux" w:date="2010-06-08T16:03:00Z" w:initials="HP">
    <w:p w:rsidR="00F15844" w:rsidRDefault="00F15844">
      <w:pPr>
        <w:pStyle w:val="CommentText"/>
      </w:pPr>
      <w:r>
        <w:rPr>
          <w:rStyle w:val="CommentReference"/>
        </w:rPr>
        <w:annotationRef/>
      </w:r>
      <w:r>
        <w:t>repetitive</w:t>
      </w:r>
    </w:p>
  </w:comment>
  <w:comment w:id="1451" w:author="Heather Perreaux" w:date="2010-06-08T16:06:00Z" w:initials="HP">
    <w:p w:rsidR="00F15844" w:rsidRDefault="00F15844">
      <w:pPr>
        <w:pStyle w:val="CommentText"/>
      </w:pPr>
      <w:r>
        <w:rPr>
          <w:rStyle w:val="CommentReference"/>
        </w:rPr>
        <w:annotationRef/>
      </w:r>
      <w:r>
        <w:t>Obtain building permits should be highlighted instead of G.C. project management</w:t>
      </w:r>
    </w:p>
  </w:comment>
  <w:comment w:id="1477" w:author="Heather Perreaux" w:date="2010-06-08T16:13:00Z" w:initials="HP">
    <w:p w:rsidR="00F15844" w:rsidRDefault="00F15844">
      <w:pPr>
        <w:pStyle w:val="CommentText"/>
      </w:pPr>
      <w:r>
        <w:rPr>
          <w:rStyle w:val="CommentReference"/>
        </w:rPr>
        <w:annotationRef/>
      </w:r>
      <w:r>
        <w:t>It’d be nice if all of these were represented in the diagram above.</w:t>
      </w:r>
    </w:p>
  </w:comment>
  <w:comment w:id="1497" w:author="Heather Perreaux" w:date="2010-06-08T16:17:00Z" w:initials="HP">
    <w:p w:rsidR="00F15844" w:rsidRDefault="00F15844">
      <w:pPr>
        <w:pStyle w:val="CommentText"/>
      </w:pPr>
      <w:r>
        <w:rPr>
          <w:rStyle w:val="CommentReference"/>
        </w:rPr>
        <w:annotationRef/>
      </w:r>
      <w:r>
        <w:t>Up and down?</w:t>
      </w:r>
    </w:p>
  </w:comment>
  <w:comment w:id="1498" w:author="Heather Perreaux" w:date="2010-06-08T16:18:00Z" w:initials="HP">
    <w:p w:rsidR="00F15844" w:rsidRDefault="00F15844">
      <w:pPr>
        <w:pStyle w:val="CommentText"/>
      </w:pPr>
      <w:r>
        <w:rPr>
          <w:rStyle w:val="CommentReference"/>
        </w:rPr>
        <w:annotationRef/>
      </w:r>
      <w:r>
        <w:t>Top?</w:t>
      </w:r>
    </w:p>
  </w:comment>
  <w:comment w:id="1512" w:author="Heather Perreaux" w:date="2010-06-08T16:25:00Z" w:initials="HP">
    <w:p w:rsidR="00F15844" w:rsidRDefault="00F15844">
      <w:pPr>
        <w:pStyle w:val="CommentText"/>
      </w:pPr>
      <w:r>
        <w:rPr>
          <w:rStyle w:val="CommentReference"/>
        </w:rPr>
        <w:annotationRef/>
      </w:r>
      <w:r>
        <w:t>What kind of box?</w:t>
      </w:r>
    </w:p>
  </w:comment>
  <w:comment w:id="1515" w:author="Heather Perreaux" w:date="2010-06-08T16:28:00Z" w:initials="HP">
    <w:p w:rsidR="00F15844" w:rsidRDefault="00F15844">
      <w:pPr>
        <w:pStyle w:val="CommentText"/>
      </w:pPr>
      <w:r>
        <w:rPr>
          <w:rStyle w:val="CommentReference"/>
        </w:rPr>
        <w:annotationRef/>
      </w:r>
      <w:r>
        <w:t>Awkward wording</w:t>
      </w:r>
    </w:p>
  </w:comment>
  <w:comment w:id="1523" w:author="Heather Perreaux" w:date="2010-06-08T16:29:00Z" w:initials="HP">
    <w:p w:rsidR="00F15844" w:rsidRDefault="00F15844">
      <w:pPr>
        <w:pStyle w:val="CommentText"/>
      </w:pPr>
      <w:r>
        <w:rPr>
          <w:rStyle w:val="CommentReference"/>
        </w:rPr>
        <w:annotationRef/>
      </w:r>
      <w:r>
        <w:t>Module # ?</w:t>
      </w:r>
    </w:p>
  </w:comment>
  <w:comment w:id="1534" w:author="Heather Perreaux" w:date="2010-06-08T16:32:00Z" w:initials="HP">
    <w:p w:rsidR="00F15844" w:rsidRDefault="00F15844">
      <w:pPr>
        <w:pStyle w:val="CommentText"/>
      </w:pPr>
      <w:r>
        <w:rPr>
          <w:rStyle w:val="CommentReference"/>
        </w:rPr>
        <w:annotationRef/>
      </w:r>
      <w:r>
        <w:t>Based on what calculation and define “some work”.  Is there a minimum % assignment?</w:t>
      </w:r>
    </w:p>
  </w:comment>
  <w:comment w:id="1543" w:author="Heather Perreaux" w:date="2010-06-08T16:35:00Z" w:initials="HP">
    <w:p w:rsidR="00F15844" w:rsidRDefault="00F15844">
      <w:pPr>
        <w:pStyle w:val="CommentText"/>
      </w:pPr>
      <w:r>
        <w:rPr>
          <w:rStyle w:val="CommentReference"/>
        </w:rPr>
        <w:annotationRef/>
      </w:r>
      <w:r>
        <w:t>How can you tell by looking at this that there is no resource assigned?</w:t>
      </w:r>
    </w:p>
  </w:comment>
  <w:comment w:id="1568" w:author="Heather Perreaux" w:date="2010-06-08T16:41:00Z" w:initials="HP">
    <w:p w:rsidR="00F15844" w:rsidRDefault="00F15844">
      <w:pPr>
        <w:pStyle w:val="CommentText"/>
      </w:pPr>
      <w:r>
        <w:rPr>
          <w:rStyle w:val="CommentReference"/>
        </w:rPr>
        <w:annotationRef/>
      </w:r>
      <w:r>
        <w:t>Reference the appropriate Module(s)</w:t>
      </w:r>
    </w:p>
  </w:comment>
  <w:comment w:id="1603" w:author="Heather Perreaux" w:date="2010-06-08T16:46:00Z" w:initials="HP">
    <w:p w:rsidR="00F15844" w:rsidRDefault="00F15844">
      <w:pPr>
        <w:pStyle w:val="CommentText"/>
      </w:pPr>
      <w:r>
        <w:rPr>
          <w:rStyle w:val="CommentReference"/>
        </w:rPr>
        <w:annotationRef/>
      </w:r>
      <w:r>
        <w:t>This seems like a weakness that can lead to a lot of issues.</w:t>
      </w:r>
    </w:p>
  </w:comment>
  <w:comment w:id="1617" w:author="Heather Perreaux" w:date="2010-06-08T16:48:00Z" w:initials="HP">
    <w:p w:rsidR="00F15844" w:rsidRDefault="00F15844">
      <w:pPr>
        <w:pStyle w:val="CommentText"/>
      </w:pPr>
      <w:r>
        <w:rPr>
          <w:rStyle w:val="CommentReference"/>
        </w:rPr>
        <w:annotationRef/>
      </w:r>
      <w:r>
        <w:t>Analyze or identify?</w:t>
      </w:r>
    </w:p>
  </w:comment>
  <w:comment w:id="1624" w:author="Heather Perreaux" w:date="2010-06-08T16:48:00Z" w:initials="HP">
    <w:p w:rsidR="00F15844" w:rsidRDefault="00F15844">
      <w:pPr>
        <w:pStyle w:val="CommentText"/>
      </w:pPr>
      <w:r>
        <w:rPr>
          <w:rStyle w:val="CommentReference"/>
        </w:rPr>
        <w:annotationRef/>
      </w:r>
      <w:r>
        <w:t>Where? Or Why?</w:t>
      </w:r>
    </w:p>
  </w:comment>
  <w:comment w:id="1753" w:author="Heather Perreaux" w:date="2010-06-08T17:33:00Z" w:initials="HP">
    <w:p w:rsidR="00F15844" w:rsidRDefault="00F15844">
      <w:pPr>
        <w:pStyle w:val="CommentText"/>
      </w:pPr>
      <w:r>
        <w:rPr>
          <w:rStyle w:val="CommentReference"/>
        </w:rPr>
        <w:annotationRef/>
      </w:r>
      <w:r>
        <w:t>Isn’t this likely to happen anyway?  Or talk about the risks associated with this type of leveling.</w:t>
      </w:r>
    </w:p>
  </w:comment>
  <w:comment w:id="1853" w:author="Heather Perreaux" w:date="2010-06-14T13:37:00Z" w:initials="HP">
    <w:p w:rsidR="00F15844" w:rsidRDefault="00F15844">
      <w:pPr>
        <w:pStyle w:val="CommentText"/>
      </w:pPr>
      <w:r>
        <w:rPr>
          <w:rStyle w:val="CommentReference"/>
        </w:rPr>
        <w:annotationRef/>
      </w:r>
      <w:r>
        <w:t>Is this really like and Undo Leveling?  Does it return the schedule to the state it was in before leveling?</w:t>
      </w:r>
    </w:p>
    <w:p w:rsidR="00F15844" w:rsidRDefault="00F15844" w:rsidP="00A10F21">
      <w:pPr>
        <w:pStyle w:val="CommentText"/>
        <w:ind w:left="0"/>
      </w:pPr>
    </w:p>
    <w:p w:rsidR="00F15844" w:rsidRDefault="00F15844" w:rsidP="00A10F21">
      <w:pPr>
        <w:pStyle w:val="CommentText"/>
        <w:ind w:left="0"/>
      </w:pPr>
      <w:r>
        <w:t>Move this entire paragraph to precede the illustration because it causes confusion about which illustration to look at to follow the instruction.</w:t>
      </w:r>
    </w:p>
    <w:p w:rsidR="00F15844" w:rsidRDefault="00F15844" w:rsidP="00A10F21">
      <w:pPr>
        <w:pStyle w:val="CommentText"/>
        <w:ind w:left="0"/>
      </w:pPr>
    </w:p>
    <w:p w:rsidR="00F15844" w:rsidRDefault="00F15844" w:rsidP="00A10F21">
      <w:pPr>
        <w:pStyle w:val="CommentText"/>
        <w:ind w:left="0"/>
      </w:pPr>
      <w:r>
        <w:t>To the reader, the assumption is that we’ve moved on to a new topic and are now to refer to the next illustration and not the one above.</w:t>
      </w:r>
    </w:p>
  </w:comment>
  <w:comment w:id="1869" w:author="Heather Perreaux" w:date="2010-06-14T13:38:00Z" w:initials="HP">
    <w:p w:rsidR="00F15844" w:rsidRDefault="00F15844">
      <w:pPr>
        <w:pStyle w:val="CommentText"/>
      </w:pPr>
      <w:r>
        <w:rPr>
          <w:rStyle w:val="CommentReference"/>
        </w:rPr>
        <w:annotationRef/>
      </w:r>
      <w:r>
        <w:t>redundant</w:t>
      </w:r>
    </w:p>
  </w:comment>
  <w:comment w:id="1951" w:author="Heather Perreaux" w:date="2010-06-14T13:52:00Z" w:initials="HP">
    <w:p w:rsidR="00F15844" w:rsidRDefault="00F15844">
      <w:pPr>
        <w:pStyle w:val="CommentText"/>
      </w:pPr>
      <w:r>
        <w:rPr>
          <w:rStyle w:val="CommentReference"/>
        </w:rPr>
        <w:annotationRef/>
      </w:r>
      <w:r>
        <w:t>The statement makes sense, but  begs clarification as to exactly to expect as the outcome.</w:t>
      </w:r>
    </w:p>
  </w:comment>
  <w:comment w:id="1978" w:author="Heather Perreaux" w:date="2010-06-14T13:58:00Z" w:initials="HP">
    <w:p w:rsidR="00F15844" w:rsidRDefault="00F15844">
      <w:pPr>
        <w:pStyle w:val="CommentText"/>
      </w:pPr>
      <w:r>
        <w:rPr>
          <w:rStyle w:val="CommentReference"/>
        </w:rPr>
        <w:annotationRef/>
      </w:r>
      <w:r>
        <w:t>This part here gets a bit confusing.  Can it be stated more clearly?</w:t>
      </w:r>
    </w:p>
  </w:comment>
  <w:comment w:id="2013" w:author="Heather Perreaux" w:date="2010-06-14T14:13:00Z" w:initials="HP">
    <w:p w:rsidR="00F15844" w:rsidRDefault="00F15844">
      <w:pPr>
        <w:pStyle w:val="CommentText"/>
      </w:pPr>
      <w:r>
        <w:rPr>
          <w:rStyle w:val="CommentReference"/>
        </w:rPr>
        <w:annotationRef/>
      </w:r>
      <w:r>
        <w:t>This should be moved back a couple of pages where the tan/blue bar comparison is first mentioned.</w:t>
      </w:r>
    </w:p>
    <w:p w:rsidR="00F15844" w:rsidRDefault="00F15844">
      <w:pPr>
        <w:pStyle w:val="CommentText"/>
      </w:pPr>
    </w:p>
    <w:p w:rsidR="00F15844" w:rsidRDefault="00F15844">
      <w:pPr>
        <w:pStyle w:val="CommentText"/>
      </w:pPr>
      <w:r>
        <w:t>If the diagram is moved, then this paragraph becomes redundant.</w:t>
      </w:r>
    </w:p>
    <w:p w:rsidR="00F15844" w:rsidRDefault="00F15844">
      <w:pPr>
        <w:pStyle w:val="CommentText"/>
      </w:pPr>
    </w:p>
    <w:p w:rsidR="00F15844" w:rsidRDefault="00F15844">
      <w:pPr>
        <w:pStyle w:val="CommentText"/>
      </w:pPr>
      <w:r>
        <w:t>For this reason, I did not edit this paragraph.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844" w:rsidRDefault="00F15844" w:rsidP="00B55558">
      <w:r>
        <w:separator/>
      </w:r>
    </w:p>
    <w:p w:rsidR="00F15844" w:rsidRDefault="00F15844" w:rsidP="00B55558"/>
  </w:endnote>
  <w:endnote w:type="continuationSeparator" w:id="0">
    <w:p w:rsidR="00F15844" w:rsidRDefault="00F15844" w:rsidP="00B55558">
      <w:r>
        <w:continuationSeparator/>
      </w:r>
    </w:p>
    <w:p w:rsidR="00F15844" w:rsidRDefault="00F15844" w:rsidP="00B5555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pPr>
      <w:pStyle w:val="Footer"/>
    </w:pPr>
    <w:r>
      <w:rPr>
        <w:noProof/>
      </w:rPr>
      <w:drawing>
        <wp:anchor distT="0" distB="0" distL="114300" distR="114300" simplePos="0" relativeHeight="251656704" behindDoc="0" locked="0" layoutInCell="1" allowOverlap="1">
          <wp:simplePos x="0" y="0"/>
          <wp:positionH relativeFrom="margin">
            <wp:align>left</wp:align>
          </wp:positionH>
          <wp:positionV relativeFrom="page">
            <wp:posOffset>9144000</wp:posOffset>
          </wp:positionV>
          <wp:extent cx="1029335" cy="177165"/>
          <wp:effectExtent l="0" t="0" r="0" b="0"/>
          <wp:wrapTopAndBottom/>
          <wp:docPr id="5"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9335" cy="177165"/>
                  </a:xfrm>
                  <a:prstGeom prst="rect">
                    <a:avLst/>
                  </a:prstGeom>
                  <a:noFill/>
                  <a:ln>
                    <a:noFill/>
                  </a:ln>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pPr>
      <w:pStyle w:val="Footer"/>
    </w:pPr>
    <w:r>
      <w:rPr>
        <w:noProof/>
      </w:rPr>
      <w:drawing>
        <wp:anchor distT="0" distB="0" distL="114300" distR="114300" simplePos="0" relativeHeight="251658752" behindDoc="0" locked="0" layoutInCell="1" allowOverlap="1">
          <wp:simplePos x="0" y="0"/>
          <wp:positionH relativeFrom="margin">
            <wp:align>right</wp:align>
          </wp:positionH>
          <wp:positionV relativeFrom="page">
            <wp:posOffset>9144000</wp:posOffset>
          </wp:positionV>
          <wp:extent cx="1031875" cy="177165"/>
          <wp:effectExtent l="0" t="0" r="0" b="0"/>
          <wp:wrapTopAndBottom/>
          <wp:docPr id="4"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1875" cy="177165"/>
                  </a:xfrm>
                  <a:prstGeom prst="rect">
                    <a:avLst/>
                  </a:prstGeom>
                  <a:noFill/>
                  <a:ln>
                    <a:noFill/>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pPr>
      <w:pStyle w:val="Footer"/>
    </w:pPr>
    <w:r>
      <w:rPr>
        <w:noProof/>
      </w:rPr>
      <w:drawing>
        <wp:anchor distT="0" distB="0" distL="114300" distR="114300" simplePos="0" relativeHeight="251657728" behindDoc="0" locked="0" layoutInCell="1" allowOverlap="1">
          <wp:simplePos x="0" y="0"/>
          <wp:positionH relativeFrom="column">
            <wp:posOffset>-1905</wp:posOffset>
          </wp:positionH>
          <wp:positionV relativeFrom="page">
            <wp:posOffset>8549640</wp:posOffset>
          </wp:positionV>
          <wp:extent cx="1283335" cy="865505"/>
          <wp:effectExtent l="0" t="0" r="0" b="0"/>
          <wp:wrapTopAndBottom/>
          <wp:docPr id="2" name="Picture 41" descr="Description: IT_Pro_Training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IT_Pro_Training_bw"/>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3335" cy="865505"/>
                  </a:xfrm>
                  <a:prstGeom prst="rect">
                    <a:avLst/>
                  </a:prstGeom>
                  <a:noFill/>
                  <a:ln>
                    <a:noFill/>
                  </a:ln>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rsidP="000B2BC6">
    <w:pPr>
      <w:pStyle w:val="Footer"/>
      <w:ind w:left="0"/>
    </w:pPr>
    <w:r>
      <w:rPr>
        <w:noProof/>
      </w:rPr>
      <w:drawing>
        <wp:anchor distT="0" distB="0" distL="114300" distR="114300" simplePos="0" relativeHeight="251655680" behindDoc="0" locked="0" layoutInCell="1" allowOverlap="1">
          <wp:simplePos x="0" y="0"/>
          <wp:positionH relativeFrom="margin">
            <wp:align>right</wp:align>
          </wp:positionH>
          <wp:positionV relativeFrom="page">
            <wp:posOffset>9144000</wp:posOffset>
          </wp:positionV>
          <wp:extent cx="1031240" cy="177165"/>
          <wp:effectExtent l="0" t="0" r="0" b="0"/>
          <wp:wrapTopAndBottom/>
          <wp:docPr id="1" name="Picture 4" descr="Description: MVP-Press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VP-Press_logo_blac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1240" cy="177165"/>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844" w:rsidRDefault="00F15844" w:rsidP="00B55558">
      <w:r>
        <w:separator/>
      </w:r>
    </w:p>
    <w:p w:rsidR="00F15844" w:rsidRDefault="00F15844" w:rsidP="00B55558"/>
  </w:footnote>
  <w:footnote w:type="continuationSeparator" w:id="0">
    <w:p w:rsidR="00F15844" w:rsidRDefault="00F15844" w:rsidP="00B55558">
      <w:r>
        <w:continuationSeparator/>
      </w:r>
    </w:p>
    <w:p w:rsidR="00F15844" w:rsidRDefault="00F15844" w:rsidP="00B5555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Pr="00675486" w:rsidRDefault="00F15844" w:rsidP="007147A4">
    <w:pPr>
      <w:pStyle w:val="Header"/>
    </w:pPr>
    <w:fldSimple w:instr=" STYLEREF  ModNumber ">
      <w:r w:rsidR="00704D5C">
        <w:rPr>
          <w:noProof/>
        </w:rPr>
        <w:t>Module 7:</w:t>
      </w:r>
    </w:fldSimple>
    <w:r w:rsidRPr="007147A4">
      <w:t xml:space="preserve"> </w:t>
    </w:r>
    <w:fldSimple w:instr=" STYLEREF  ModTitle ">
      <w:r w:rsidR="00704D5C">
        <w:rPr>
          <w:noProof/>
        </w:rPr>
        <w:t>Assigning and Leveling Work Resources</w:t>
      </w:r>
    </w:fldSimple>
    <w:r w:rsidRPr="00675486">
      <w:t xml:space="preserve">  </w:t>
    </w:r>
    <w:r w:rsidRPr="00675486">
      <w:tab/>
    </w:r>
    <w:fldSimple w:instr=" STYLEREF  ModNum ">
      <w:r w:rsidR="00704D5C">
        <w:rPr>
          <w:noProof/>
        </w:rPr>
        <w:t>7</w:t>
      </w:r>
    </w:fldSimple>
    <w:r>
      <w:t>-</w:t>
    </w:r>
    <w:fldSimple w:instr="PAGE">
      <w:r w:rsidR="00704D5C">
        <w:rPr>
          <w:noProof/>
        </w:rPr>
        <w:t>41</w:t>
      </w:r>
    </w:fldSimple>
  </w:p>
  <w:p w:rsidR="00F15844" w:rsidRDefault="00F15844" w:rsidP="005A6CDE">
    <w:pPr>
      <w:pStyle w:val="headerrule"/>
    </w:pPr>
  </w:p>
  <w:p w:rsidR="00F15844" w:rsidRDefault="00F15844" w:rsidP="007147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rsidP="00D902E6">
    <w:pPr>
      <w:pStyle w:val="Header"/>
      <w:tabs>
        <w:tab w:val="clear" w:pos="9000"/>
        <w:tab w:val="right" w:pos="9270"/>
      </w:tabs>
    </w:pPr>
    <w:r>
      <w:rPr>
        <w:noProof/>
      </w:rPr>
      <w:drawing>
        <wp:anchor distT="0" distB="0" distL="114300" distR="114300" simplePos="0" relativeHeight="251659776" behindDoc="0" locked="0" layoutInCell="1" allowOverlap="1">
          <wp:simplePos x="0" y="0"/>
          <wp:positionH relativeFrom="page">
            <wp:posOffset>4740910</wp:posOffset>
          </wp:positionH>
          <wp:positionV relativeFrom="page">
            <wp:posOffset>811530</wp:posOffset>
          </wp:positionV>
          <wp:extent cx="2048510" cy="354330"/>
          <wp:effectExtent l="0" t="0" r="8890" b="7620"/>
          <wp:wrapTopAndBottom/>
          <wp:docPr id="3" name="Picture 3" descr="Description: MVP-Press_logo_black_n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VP-Press_logo_black_no_background.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8510" cy="35433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Pr="007147A4" w:rsidRDefault="00F15844" w:rsidP="007147A4">
    <w:pPr>
      <w:pStyle w:val="Header"/>
    </w:pPr>
    <w:fldSimple w:instr=" STYLEREF  ModNum ">
      <w:r w:rsidR="00704D5C">
        <w:rPr>
          <w:noProof/>
        </w:rPr>
        <w:t>7</w:t>
      </w:r>
    </w:fldSimple>
    <w:r>
      <w:t>-</w:t>
    </w:r>
    <w:fldSimple w:instr="PAGE">
      <w:r w:rsidR="00704D5C">
        <w:rPr>
          <w:noProof/>
        </w:rPr>
        <w:t>40</w:t>
      </w:r>
    </w:fldSimple>
    <w:r w:rsidRPr="007147A4">
      <w:tab/>
    </w:r>
    <w:fldSimple w:instr=" STYLEREF  ModNumber ">
      <w:r w:rsidR="00704D5C">
        <w:rPr>
          <w:noProof/>
        </w:rPr>
        <w:t>Module 7:</w:t>
      </w:r>
    </w:fldSimple>
    <w:r w:rsidRPr="007147A4">
      <w:t xml:space="preserve"> </w:t>
    </w:r>
    <w:fldSimple w:instr=" STYLEREF  ModTitle ">
      <w:r w:rsidR="00704D5C">
        <w:rPr>
          <w:noProof/>
        </w:rPr>
        <w:t>Assigning and Leveling Work Resources</w:t>
      </w:r>
    </w:fldSimple>
  </w:p>
  <w:p w:rsidR="00F15844" w:rsidRDefault="00F15844" w:rsidP="005A6CDE">
    <w:pPr>
      <w:pStyle w:val="headerrule"/>
    </w:pPr>
  </w:p>
  <w:p w:rsidR="00F15844" w:rsidRPr="007147A4" w:rsidRDefault="00F15844" w:rsidP="007147A4">
    <w:pPr>
      <w:pStyle w:val="headerru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844" w:rsidRDefault="00F15844" w:rsidP="007147A4">
    <w:pPr>
      <w:pStyle w:val="Header"/>
    </w:pPr>
    <w:fldSimple w:instr=" STYLEREF  ModNumber ">
      <w:r w:rsidR="00704D5C">
        <w:rPr>
          <w:noProof/>
        </w:rPr>
        <w:t>Module 7:</w:t>
      </w:r>
    </w:fldSimple>
    <w:r>
      <w:t xml:space="preserve"> </w:t>
    </w:r>
    <w:fldSimple w:instr=" STYLEREF  ModTitle ">
      <w:r w:rsidR="00704D5C">
        <w:rPr>
          <w:noProof/>
        </w:rPr>
        <w:t>Assigning and Leveling Work Resources</w:t>
      </w:r>
    </w:fldSimple>
    <w:r w:rsidRPr="00675486">
      <w:t xml:space="preserve">  </w:t>
    </w:r>
    <w:r w:rsidRPr="00675486">
      <w:tab/>
    </w:r>
    <w:fldSimple w:instr=" STYLEREF  ModNum ">
      <w:r w:rsidR="00704D5C">
        <w:rPr>
          <w:noProof/>
        </w:rPr>
        <w:t>7</w:t>
      </w:r>
    </w:fldSimple>
    <w:r>
      <w:t>-</w:t>
    </w:r>
    <w:fldSimple w:instr="PAGE">
      <w:r w:rsidR="00704D5C">
        <w:rPr>
          <w:noProof/>
        </w:rPr>
        <w:t>1</w:t>
      </w:r>
    </w:fldSimple>
  </w:p>
  <w:p w:rsidR="00F15844" w:rsidRPr="005A6CDE" w:rsidRDefault="00F15844" w:rsidP="00F66CFE">
    <w:pPr>
      <w:pStyle w:val="headerrule"/>
    </w:pPr>
  </w:p>
  <w:p w:rsidR="00F15844" w:rsidRDefault="00F15844" w:rsidP="00F66CFE">
    <w:pPr>
      <w:pStyle w:val="headerru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54D9C"/>
    <w:multiLevelType w:val="hybridMultilevel"/>
    <w:tmpl w:val="33A22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F43D3"/>
    <w:multiLevelType w:val="hybridMultilevel"/>
    <w:tmpl w:val="EF6EDC7E"/>
    <w:lvl w:ilvl="0" w:tplc="8A323C1E">
      <w:start w:val="1"/>
      <w:numFmt w:val="decimal"/>
      <w:pStyle w:val="Nb1"/>
      <w:lvlText w:val="%1."/>
      <w:lvlJc w:val="left"/>
      <w:pPr>
        <w:ind w:left="1080" w:hanging="360"/>
      </w:pPr>
      <w:rPr>
        <w:rFonts w:hint="default"/>
      </w:rPr>
    </w:lvl>
    <w:lvl w:ilvl="1" w:tplc="7ACAFD56">
      <w:start w:val="1"/>
      <w:numFmt w:val="lowerLetter"/>
      <w:pStyle w:val="Nb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440D3B"/>
    <w:multiLevelType w:val="hybridMultilevel"/>
    <w:tmpl w:val="81FE5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88206E"/>
    <w:multiLevelType w:val="hybridMultilevel"/>
    <w:tmpl w:val="9F063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513095"/>
    <w:multiLevelType w:val="hybridMultilevel"/>
    <w:tmpl w:val="DEB2D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2602ED"/>
    <w:multiLevelType w:val="hybridMultilevel"/>
    <w:tmpl w:val="CC0A2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A705E4"/>
    <w:multiLevelType w:val="hybridMultilevel"/>
    <w:tmpl w:val="3844F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532B9C"/>
    <w:multiLevelType w:val="hybridMultilevel"/>
    <w:tmpl w:val="9444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767544"/>
    <w:multiLevelType w:val="hybridMultilevel"/>
    <w:tmpl w:val="03ECB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4521124"/>
    <w:multiLevelType w:val="hybridMultilevel"/>
    <w:tmpl w:val="814CE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026132"/>
    <w:multiLevelType w:val="hybridMultilevel"/>
    <w:tmpl w:val="2B8C1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D57F90"/>
    <w:multiLevelType w:val="hybridMultilevel"/>
    <w:tmpl w:val="23EED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E073C2"/>
    <w:multiLevelType w:val="hybridMultilevel"/>
    <w:tmpl w:val="5D4A4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13F7B"/>
    <w:multiLevelType w:val="hybridMultilevel"/>
    <w:tmpl w:val="39861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4219F4"/>
    <w:multiLevelType w:val="hybridMultilevel"/>
    <w:tmpl w:val="A05C6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762839"/>
    <w:multiLevelType w:val="hybridMultilevel"/>
    <w:tmpl w:val="888E4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2C05B2"/>
    <w:multiLevelType w:val="hybridMultilevel"/>
    <w:tmpl w:val="3FE220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B1003B2"/>
    <w:multiLevelType w:val="hybridMultilevel"/>
    <w:tmpl w:val="0770A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B707734"/>
    <w:multiLevelType w:val="multilevel"/>
    <w:tmpl w:val="19063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19">
    <w:nsid w:val="3E3D6456"/>
    <w:multiLevelType w:val="hybridMultilevel"/>
    <w:tmpl w:val="20EE9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573C30"/>
    <w:multiLevelType w:val="hybridMultilevel"/>
    <w:tmpl w:val="8EC00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AF67B3"/>
    <w:multiLevelType w:val="hybridMultilevel"/>
    <w:tmpl w:val="23167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2F57BC8"/>
    <w:multiLevelType w:val="hybridMultilevel"/>
    <w:tmpl w:val="F312C4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5ED4AC7"/>
    <w:multiLevelType w:val="hybridMultilevel"/>
    <w:tmpl w:val="035C4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1411F6"/>
    <w:multiLevelType w:val="hybridMultilevel"/>
    <w:tmpl w:val="6D1A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78D1E13"/>
    <w:multiLevelType w:val="hybridMultilevel"/>
    <w:tmpl w:val="E3166F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92A07F1"/>
    <w:multiLevelType w:val="hybridMultilevel"/>
    <w:tmpl w:val="8EFE1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8F3BC7"/>
    <w:multiLevelType w:val="hybridMultilevel"/>
    <w:tmpl w:val="1660DF2C"/>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4A167390"/>
    <w:multiLevelType w:val="hybridMultilevel"/>
    <w:tmpl w:val="A358DF10"/>
    <w:lvl w:ilvl="0" w:tplc="0068009C">
      <w:start w:val="1"/>
      <w:numFmt w:val="bullet"/>
      <w:pStyle w:val="TableContent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9">
    <w:nsid w:val="4A973D1A"/>
    <w:multiLevelType w:val="hybridMultilevel"/>
    <w:tmpl w:val="7C3EED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118559A"/>
    <w:multiLevelType w:val="hybridMultilevel"/>
    <w:tmpl w:val="7A5A4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F39502A"/>
    <w:multiLevelType w:val="hybridMultilevel"/>
    <w:tmpl w:val="5C4C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1930E6F"/>
    <w:multiLevelType w:val="multilevel"/>
    <w:tmpl w:val="72FEF298"/>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660"/>
        </w:tabs>
        <w:ind w:left="600" w:hanging="300"/>
      </w:pPr>
      <w:rPr>
        <w:rFonts w:ascii="Symbol" w:hAnsi="Symbol" w:hint="default"/>
      </w:rPr>
    </w:lvl>
    <w:lvl w:ilvl="2">
      <w:start w:val="1"/>
      <w:numFmt w:val="bullet"/>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pStyle w:val="Lb3"/>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nsid w:val="63114D80"/>
    <w:multiLevelType w:val="hybridMultilevel"/>
    <w:tmpl w:val="54603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E476F5D"/>
    <w:multiLevelType w:val="hybridMultilevel"/>
    <w:tmpl w:val="0EFA0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AF291B"/>
    <w:multiLevelType w:val="hybridMultilevel"/>
    <w:tmpl w:val="F312C4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21A2546"/>
    <w:multiLevelType w:val="hybridMultilevel"/>
    <w:tmpl w:val="4D147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8854A96"/>
    <w:multiLevelType w:val="hybridMultilevel"/>
    <w:tmpl w:val="1BFE3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AD63D68"/>
    <w:multiLevelType w:val="hybridMultilevel"/>
    <w:tmpl w:val="DAAE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D340362"/>
    <w:multiLevelType w:val="hybridMultilevel"/>
    <w:tmpl w:val="C9CE9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28"/>
  </w:num>
  <w:num w:numId="3">
    <w:abstractNumId w:val="1"/>
  </w:num>
  <w:num w:numId="4">
    <w:abstractNumId w:val="1"/>
    <w:lvlOverride w:ilvl="0">
      <w:startOverride w:val="1"/>
    </w:lvlOverride>
  </w:num>
  <w:num w:numId="5">
    <w:abstractNumId w:val="18"/>
  </w:num>
  <w:num w:numId="6">
    <w:abstractNumId w:val="1"/>
  </w:num>
  <w:num w:numId="7">
    <w:abstractNumId w:val="2"/>
  </w:num>
  <w:num w:numId="8">
    <w:abstractNumId w:val="11"/>
  </w:num>
  <w:num w:numId="9">
    <w:abstractNumId w:val="10"/>
  </w:num>
  <w:num w:numId="10">
    <w:abstractNumId w:val="22"/>
  </w:num>
  <w:num w:numId="11">
    <w:abstractNumId w:val="25"/>
  </w:num>
  <w:num w:numId="12">
    <w:abstractNumId w:val="0"/>
  </w:num>
  <w:num w:numId="13">
    <w:abstractNumId w:val="24"/>
  </w:num>
  <w:num w:numId="14">
    <w:abstractNumId w:val="14"/>
  </w:num>
  <w:num w:numId="15">
    <w:abstractNumId w:val="29"/>
  </w:num>
  <w:num w:numId="16">
    <w:abstractNumId w:val="6"/>
  </w:num>
  <w:num w:numId="17">
    <w:abstractNumId w:val="30"/>
  </w:num>
  <w:num w:numId="18">
    <w:abstractNumId w:val="15"/>
  </w:num>
  <w:num w:numId="19">
    <w:abstractNumId w:val="37"/>
  </w:num>
  <w:num w:numId="20">
    <w:abstractNumId w:val="4"/>
  </w:num>
  <w:num w:numId="21">
    <w:abstractNumId w:val="5"/>
  </w:num>
  <w:num w:numId="22">
    <w:abstractNumId w:val="36"/>
  </w:num>
  <w:num w:numId="23">
    <w:abstractNumId w:val="7"/>
  </w:num>
  <w:num w:numId="24">
    <w:abstractNumId w:val="33"/>
  </w:num>
  <w:num w:numId="25">
    <w:abstractNumId w:val="12"/>
  </w:num>
  <w:num w:numId="26">
    <w:abstractNumId w:val="21"/>
  </w:num>
  <w:num w:numId="27">
    <w:abstractNumId w:val="20"/>
  </w:num>
  <w:num w:numId="28">
    <w:abstractNumId w:val="8"/>
  </w:num>
  <w:num w:numId="29">
    <w:abstractNumId w:val="23"/>
  </w:num>
  <w:num w:numId="30">
    <w:abstractNumId w:val="9"/>
  </w:num>
  <w:num w:numId="31">
    <w:abstractNumId w:val="26"/>
  </w:num>
  <w:num w:numId="32">
    <w:abstractNumId w:val="19"/>
  </w:num>
  <w:num w:numId="33">
    <w:abstractNumId w:val="34"/>
  </w:num>
  <w:num w:numId="34">
    <w:abstractNumId w:val="16"/>
  </w:num>
  <w:num w:numId="35">
    <w:abstractNumId w:val="31"/>
  </w:num>
  <w:num w:numId="36">
    <w:abstractNumId w:val="38"/>
  </w:num>
  <w:num w:numId="37">
    <w:abstractNumId w:val="27"/>
  </w:num>
  <w:num w:numId="38">
    <w:abstractNumId w:val="13"/>
  </w:num>
  <w:num w:numId="39">
    <w:abstractNumId w:val="3"/>
  </w:num>
  <w:num w:numId="40">
    <w:abstractNumId w:val="17"/>
  </w:num>
  <w:num w:numId="41">
    <w:abstractNumId w:val="35"/>
  </w:num>
  <w:num w:numId="42">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mirrorMargins/>
  <w:stylePaneFormatFilter w:val="1021"/>
  <w:revisionView w:formatting="0" w:inkAnnotations="0"/>
  <w:trackRevisions/>
  <w:defaultTabStop w:val="720"/>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rsids>
    <w:rsidRoot w:val="00FB3B52"/>
    <w:rsid w:val="00000A90"/>
    <w:rsid w:val="00007A55"/>
    <w:rsid w:val="000119C6"/>
    <w:rsid w:val="00017B21"/>
    <w:rsid w:val="00023067"/>
    <w:rsid w:val="00024E8B"/>
    <w:rsid w:val="00031051"/>
    <w:rsid w:val="00031D88"/>
    <w:rsid w:val="00032872"/>
    <w:rsid w:val="00032CFA"/>
    <w:rsid w:val="00033D09"/>
    <w:rsid w:val="0003420E"/>
    <w:rsid w:val="000354B6"/>
    <w:rsid w:val="0003590A"/>
    <w:rsid w:val="000410E4"/>
    <w:rsid w:val="00041AB3"/>
    <w:rsid w:val="00051C2D"/>
    <w:rsid w:val="0005480B"/>
    <w:rsid w:val="000550B2"/>
    <w:rsid w:val="000556D6"/>
    <w:rsid w:val="00056E68"/>
    <w:rsid w:val="00061F49"/>
    <w:rsid w:val="00061F4B"/>
    <w:rsid w:val="00063B60"/>
    <w:rsid w:val="00063F81"/>
    <w:rsid w:val="00066527"/>
    <w:rsid w:val="00072314"/>
    <w:rsid w:val="00072430"/>
    <w:rsid w:val="0007443F"/>
    <w:rsid w:val="00084B03"/>
    <w:rsid w:val="00085A62"/>
    <w:rsid w:val="00091101"/>
    <w:rsid w:val="00093DD8"/>
    <w:rsid w:val="00093F3C"/>
    <w:rsid w:val="000950A0"/>
    <w:rsid w:val="000973FA"/>
    <w:rsid w:val="00097F01"/>
    <w:rsid w:val="000A0D41"/>
    <w:rsid w:val="000A25F3"/>
    <w:rsid w:val="000A4319"/>
    <w:rsid w:val="000A59CE"/>
    <w:rsid w:val="000B2BC6"/>
    <w:rsid w:val="000B2D21"/>
    <w:rsid w:val="000B4173"/>
    <w:rsid w:val="000B6868"/>
    <w:rsid w:val="000B78D3"/>
    <w:rsid w:val="000C2C5F"/>
    <w:rsid w:val="000C6E34"/>
    <w:rsid w:val="000D031A"/>
    <w:rsid w:val="000D2583"/>
    <w:rsid w:val="000D3BE3"/>
    <w:rsid w:val="000D3FD5"/>
    <w:rsid w:val="000D4CD6"/>
    <w:rsid w:val="000D6412"/>
    <w:rsid w:val="000D795D"/>
    <w:rsid w:val="000E346E"/>
    <w:rsid w:val="000E5E5C"/>
    <w:rsid w:val="000E66A0"/>
    <w:rsid w:val="000E7A5E"/>
    <w:rsid w:val="000F37B2"/>
    <w:rsid w:val="000F5FA9"/>
    <w:rsid w:val="000F6B19"/>
    <w:rsid w:val="000F6CD5"/>
    <w:rsid w:val="000F6EED"/>
    <w:rsid w:val="000F71C4"/>
    <w:rsid w:val="000F7E4B"/>
    <w:rsid w:val="001004A1"/>
    <w:rsid w:val="001011E1"/>
    <w:rsid w:val="001017EA"/>
    <w:rsid w:val="0010199F"/>
    <w:rsid w:val="00102397"/>
    <w:rsid w:val="001038B0"/>
    <w:rsid w:val="00103B9B"/>
    <w:rsid w:val="0010527D"/>
    <w:rsid w:val="00105C92"/>
    <w:rsid w:val="0010723C"/>
    <w:rsid w:val="001132F0"/>
    <w:rsid w:val="0011654D"/>
    <w:rsid w:val="00116C4A"/>
    <w:rsid w:val="00117B10"/>
    <w:rsid w:val="00117BE1"/>
    <w:rsid w:val="00117DA0"/>
    <w:rsid w:val="00122DB6"/>
    <w:rsid w:val="00123F64"/>
    <w:rsid w:val="00125CC2"/>
    <w:rsid w:val="00125E21"/>
    <w:rsid w:val="00130C79"/>
    <w:rsid w:val="00132596"/>
    <w:rsid w:val="00132BD4"/>
    <w:rsid w:val="00132DC9"/>
    <w:rsid w:val="0013332F"/>
    <w:rsid w:val="00134383"/>
    <w:rsid w:val="0013594E"/>
    <w:rsid w:val="00136136"/>
    <w:rsid w:val="00136932"/>
    <w:rsid w:val="00136B20"/>
    <w:rsid w:val="00137C6E"/>
    <w:rsid w:val="0014102B"/>
    <w:rsid w:val="0014352F"/>
    <w:rsid w:val="00145EA6"/>
    <w:rsid w:val="00147A49"/>
    <w:rsid w:val="00154CE9"/>
    <w:rsid w:val="00154E72"/>
    <w:rsid w:val="00166870"/>
    <w:rsid w:val="00171D58"/>
    <w:rsid w:val="001721CD"/>
    <w:rsid w:val="00172C4D"/>
    <w:rsid w:val="00173BF6"/>
    <w:rsid w:val="00174B3F"/>
    <w:rsid w:val="0017696F"/>
    <w:rsid w:val="00177B67"/>
    <w:rsid w:val="001828D0"/>
    <w:rsid w:val="00182D8A"/>
    <w:rsid w:val="0018737E"/>
    <w:rsid w:val="001877B7"/>
    <w:rsid w:val="00192928"/>
    <w:rsid w:val="00194714"/>
    <w:rsid w:val="00194996"/>
    <w:rsid w:val="001950BE"/>
    <w:rsid w:val="00195E40"/>
    <w:rsid w:val="001964A6"/>
    <w:rsid w:val="001966A2"/>
    <w:rsid w:val="001A1B49"/>
    <w:rsid w:val="001A35BE"/>
    <w:rsid w:val="001A620C"/>
    <w:rsid w:val="001A6220"/>
    <w:rsid w:val="001A72EE"/>
    <w:rsid w:val="001B2DC7"/>
    <w:rsid w:val="001B3FD0"/>
    <w:rsid w:val="001B5D43"/>
    <w:rsid w:val="001C19D6"/>
    <w:rsid w:val="001C2497"/>
    <w:rsid w:val="001C44D0"/>
    <w:rsid w:val="001C6FE1"/>
    <w:rsid w:val="001D3308"/>
    <w:rsid w:val="001D7A93"/>
    <w:rsid w:val="001E035B"/>
    <w:rsid w:val="001E1E6B"/>
    <w:rsid w:val="001E30BC"/>
    <w:rsid w:val="001E32AC"/>
    <w:rsid w:val="001E4552"/>
    <w:rsid w:val="001E5CED"/>
    <w:rsid w:val="001E71EF"/>
    <w:rsid w:val="001F21FF"/>
    <w:rsid w:val="001F4DDE"/>
    <w:rsid w:val="001F558E"/>
    <w:rsid w:val="00200663"/>
    <w:rsid w:val="002011F3"/>
    <w:rsid w:val="00201724"/>
    <w:rsid w:val="002019AC"/>
    <w:rsid w:val="002054BD"/>
    <w:rsid w:val="00205AA3"/>
    <w:rsid w:val="00211CCC"/>
    <w:rsid w:val="00212D51"/>
    <w:rsid w:val="00214D65"/>
    <w:rsid w:val="00217FAE"/>
    <w:rsid w:val="00224F2A"/>
    <w:rsid w:val="0023222E"/>
    <w:rsid w:val="00233CFD"/>
    <w:rsid w:val="00233D08"/>
    <w:rsid w:val="00233DF2"/>
    <w:rsid w:val="00234689"/>
    <w:rsid w:val="00240A37"/>
    <w:rsid w:val="002424D9"/>
    <w:rsid w:val="00242EBE"/>
    <w:rsid w:val="00243F50"/>
    <w:rsid w:val="00245ACE"/>
    <w:rsid w:val="0024673E"/>
    <w:rsid w:val="00247841"/>
    <w:rsid w:val="00252E8B"/>
    <w:rsid w:val="00254130"/>
    <w:rsid w:val="002627D9"/>
    <w:rsid w:val="00263782"/>
    <w:rsid w:val="0026387D"/>
    <w:rsid w:val="002655C1"/>
    <w:rsid w:val="00265B16"/>
    <w:rsid w:val="002724BB"/>
    <w:rsid w:val="00286E06"/>
    <w:rsid w:val="00287293"/>
    <w:rsid w:val="002921B1"/>
    <w:rsid w:val="002937C4"/>
    <w:rsid w:val="00294AAF"/>
    <w:rsid w:val="00295758"/>
    <w:rsid w:val="002A0E5C"/>
    <w:rsid w:val="002A127D"/>
    <w:rsid w:val="002A2C8E"/>
    <w:rsid w:val="002A40FA"/>
    <w:rsid w:val="002A41A5"/>
    <w:rsid w:val="002A46AC"/>
    <w:rsid w:val="002B04BF"/>
    <w:rsid w:val="002C1EAA"/>
    <w:rsid w:val="002C2000"/>
    <w:rsid w:val="002C304E"/>
    <w:rsid w:val="002C4A24"/>
    <w:rsid w:val="002C5B00"/>
    <w:rsid w:val="002C5BAA"/>
    <w:rsid w:val="002C5CBC"/>
    <w:rsid w:val="002C7F20"/>
    <w:rsid w:val="002D2D30"/>
    <w:rsid w:val="002D5689"/>
    <w:rsid w:val="002E0234"/>
    <w:rsid w:val="002E3E04"/>
    <w:rsid w:val="002E4D1D"/>
    <w:rsid w:val="002E541F"/>
    <w:rsid w:val="002E5B4E"/>
    <w:rsid w:val="002F3171"/>
    <w:rsid w:val="002F7131"/>
    <w:rsid w:val="00305010"/>
    <w:rsid w:val="003062D1"/>
    <w:rsid w:val="00307517"/>
    <w:rsid w:val="00313F86"/>
    <w:rsid w:val="00314BB7"/>
    <w:rsid w:val="00320FC3"/>
    <w:rsid w:val="00325258"/>
    <w:rsid w:val="003310BF"/>
    <w:rsid w:val="003312D3"/>
    <w:rsid w:val="003370F0"/>
    <w:rsid w:val="0033727E"/>
    <w:rsid w:val="00337385"/>
    <w:rsid w:val="003415D6"/>
    <w:rsid w:val="003460AC"/>
    <w:rsid w:val="00350910"/>
    <w:rsid w:val="00354ED8"/>
    <w:rsid w:val="0035506A"/>
    <w:rsid w:val="0035559C"/>
    <w:rsid w:val="00356273"/>
    <w:rsid w:val="00357756"/>
    <w:rsid w:val="00364F98"/>
    <w:rsid w:val="00365BE7"/>
    <w:rsid w:val="00366830"/>
    <w:rsid w:val="003707A3"/>
    <w:rsid w:val="00374DEA"/>
    <w:rsid w:val="00375262"/>
    <w:rsid w:val="00376360"/>
    <w:rsid w:val="003838F4"/>
    <w:rsid w:val="0038779E"/>
    <w:rsid w:val="00392F59"/>
    <w:rsid w:val="00393292"/>
    <w:rsid w:val="003935E0"/>
    <w:rsid w:val="003940E4"/>
    <w:rsid w:val="00394522"/>
    <w:rsid w:val="003A0975"/>
    <w:rsid w:val="003A5B3B"/>
    <w:rsid w:val="003B527F"/>
    <w:rsid w:val="003B5707"/>
    <w:rsid w:val="003B7966"/>
    <w:rsid w:val="003C301A"/>
    <w:rsid w:val="003D1B98"/>
    <w:rsid w:val="003D1ED5"/>
    <w:rsid w:val="003D1F1F"/>
    <w:rsid w:val="003D4268"/>
    <w:rsid w:val="003D49A7"/>
    <w:rsid w:val="003D5EC3"/>
    <w:rsid w:val="003E3C98"/>
    <w:rsid w:val="003E6721"/>
    <w:rsid w:val="003F007B"/>
    <w:rsid w:val="003F08C7"/>
    <w:rsid w:val="003F099F"/>
    <w:rsid w:val="003F3DFB"/>
    <w:rsid w:val="003F45C4"/>
    <w:rsid w:val="003F78BE"/>
    <w:rsid w:val="004015A6"/>
    <w:rsid w:val="00402E4E"/>
    <w:rsid w:val="00404B35"/>
    <w:rsid w:val="004063A6"/>
    <w:rsid w:val="00406978"/>
    <w:rsid w:val="004108C4"/>
    <w:rsid w:val="0041157D"/>
    <w:rsid w:val="004117E9"/>
    <w:rsid w:val="00411920"/>
    <w:rsid w:val="004121A5"/>
    <w:rsid w:val="00412740"/>
    <w:rsid w:val="00420EC9"/>
    <w:rsid w:val="00423D4D"/>
    <w:rsid w:val="00427C97"/>
    <w:rsid w:val="00430FCD"/>
    <w:rsid w:val="004314C5"/>
    <w:rsid w:val="00431C97"/>
    <w:rsid w:val="004335B3"/>
    <w:rsid w:val="00435B2B"/>
    <w:rsid w:val="004363A9"/>
    <w:rsid w:val="0043668B"/>
    <w:rsid w:val="004371A1"/>
    <w:rsid w:val="0044664D"/>
    <w:rsid w:val="0045008D"/>
    <w:rsid w:val="00450A64"/>
    <w:rsid w:val="0045497B"/>
    <w:rsid w:val="0045671C"/>
    <w:rsid w:val="00462554"/>
    <w:rsid w:val="0046444B"/>
    <w:rsid w:val="004656A4"/>
    <w:rsid w:val="00470636"/>
    <w:rsid w:val="00471E5F"/>
    <w:rsid w:val="00471FC8"/>
    <w:rsid w:val="004756C1"/>
    <w:rsid w:val="00476E39"/>
    <w:rsid w:val="00484DF6"/>
    <w:rsid w:val="00484E89"/>
    <w:rsid w:val="00485740"/>
    <w:rsid w:val="004876DC"/>
    <w:rsid w:val="00491733"/>
    <w:rsid w:val="00492126"/>
    <w:rsid w:val="0049377A"/>
    <w:rsid w:val="0049396A"/>
    <w:rsid w:val="0049455E"/>
    <w:rsid w:val="004945CB"/>
    <w:rsid w:val="004948B1"/>
    <w:rsid w:val="004A445B"/>
    <w:rsid w:val="004A5C19"/>
    <w:rsid w:val="004A7AED"/>
    <w:rsid w:val="004B03AD"/>
    <w:rsid w:val="004B14F2"/>
    <w:rsid w:val="004B28C8"/>
    <w:rsid w:val="004C4BF3"/>
    <w:rsid w:val="004C6458"/>
    <w:rsid w:val="004D3368"/>
    <w:rsid w:val="004D4535"/>
    <w:rsid w:val="004D4A01"/>
    <w:rsid w:val="004D6CF8"/>
    <w:rsid w:val="004E16BC"/>
    <w:rsid w:val="004E1910"/>
    <w:rsid w:val="004E4A0E"/>
    <w:rsid w:val="004E4EF7"/>
    <w:rsid w:val="004F1DAD"/>
    <w:rsid w:val="004F42F2"/>
    <w:rsid w:val="004F4B5C"/>
    <w:rsid w:val="004F603F"/>
    <w:rsid w:val="004F7206"/>
    <w:rsid w:val="0050044C"/>
    <w:rsid w:val="00504B22"/>
    <w:rsid w:val="00507AA7"/>
    <w:rsid w:val="0051240C"/>
    <w:rsid w:val="00521380"/>
    <w:rsid w:val="00522013"/>
    <w:rsid w:val="00522FAD"/>
    <w:rsid w:val="00526E22"/>
    <w:rsid w:val="00530CD3"/>
    <w:rsid w:val="00531489"/>
    <w:rsid w:val="00531791"/>
    <w:rsid w:val="00531942"/>
    <w:rsid w:val="00531CAA"/>
    <w:rsid w:val="00531D70"/>
    <w:rsid w:val="005322D5"/>
    <w:rsid w:val="0053251D"/>
    <w:rsid w:val="00533005"/>
    <w:rsid w:val="00535313"/>
    <w:rsid w:val="00542BF6"/>
    <w:rsid w:val="00547943"/>
    <w:rsid w:val="00554286"/>
    <w:rsid w:val="005542D3"/>
    <w:rsid w:val="005576A2"/>
    <w:rsid w:val="00562E4A"/>
    <w:rsid w:val="0056376B"/>
    <w:rsid w:val="00564463"/>
    <w:rsid w:val="00566AF5"/>
    <w:rsid w:val="00566DAE"/>
    <w:rsid w:val="005717D4"/>
    <w:rsid w:val="00571972"/>
    <w:rsid w:val="00572CD1"/>
    <w:rsid w:val="00573320"/>
    <w:rsid w:val="00574976"/>
    <w:rsid w:val="00574ACC"/>
    <w:rsid w:val="00575383"/>
    <w:rsid w:val="005770DD"/>
    <w:rsid w:val="00580D61"/>
    <w:rsid w:val="00581283"/>
    <w:rsid w:val="00584ADA"/>
    <w:rsid w:val="00587150"/>
    <w:rsid w:val="005902AD"/>
    <w:rsid w:val="00590F70"/>
    <w:rsid w:val="00596B56"/>
    <w:rsid w:val="005A2CB5"/>
    <w:rsid w:val="005A4605"/>
    <w:rsid w:val="005A5822"/>
    <w:rsid w:val="005A6CDE"/>
    <w:rsid w:val="005A6E77"/>
    <w:rsid w:val="005B1EEF"/>
    <w:rsid w:val="005C1156"/>
    <w:rsid w:val="005C2CD4"/>
    <w:rsid w:val="005C3704"/>
    <w:rsid w:val="005C3B8A"/>
    <w:rsid w:val="005C4DBA"/>
    <w:rsid w:val="005D1337"/>
    <w:rsid w:val="005D4A61"/>
    <w:rsid w:val="005D5EEC"/>
    <w:rsid w:val="005D66D3"/>
    <w:rsid w:val="005E11F1"/>
    <w:rsid w:val="005E4FA7"/>
    <w:rsid w:val="00600470"/>
    <w:rsid w:val="00601784"/>
    <w:rsid w:val="006061F6"/>
    <w:rsid w:val="00607E58"/>
    <w:rsid w:val="00613C2B"/>
    <w:rsid w:val="0061498B"/>
    <w:rsid w:val="006150C1"/>
    <w:rsid w:val="00615624"/>
    <w:rsid w:val="00620548"/>
    <w:rsid w:val="00620C5F"/>
    <w:rsid w:val="00621887"/>
    <w:rsid w:val="006246C6"/>
    <w:rsid w:val="00624D36"/>
    <w:rsid w:val="0062510B"/>
    <w:rsid w:val="006263CC"/>
    <w:rsid w:val="00631F6A"/>
    <w:rsid w:val="006326A7"/>
    <w:rsid w:val="006333FC"/>
    <w:rsid w:val="00633876"/>
    <w:rsid w:val="006361FA"/>
    <w:rsid w:val="00637ABF"/>
    <w:rsid w:val="00637F50"/>
    <w:rsid w:val="00637FE8"/>
    <w:rsid w:val="00640B7D"/>
    <w:rsid w:val="006431EB"/>
    <w:rsid w:val="006432C3"/>
    <w:rsid w:val="006434AC"/>
    <w:rsid w:val="00647C70"/>
    <w:rsid w:val="00650773"/>
    <w:rsid w:val="006526A4"/>
    <w:rsid w:val="00652EBC"/>
    <w:rsid w:val="00661950"/>
    <w:rsid w:val="00675486"/>
    <w:rsid w:val="00677C48"/>
    <w:rsid w:val="00681E3E"/>
    <w:rsid w:val="00682728"/>
    <w:rsid w:val="00685182"/>
    <w:rsid w:val="00690DA6"/>
    <w:rsid w:val="00693E57"/>
    <w:rsid w:val="006A0C29"/>
    <w:rsid w:val="006A23FF"/>
    <w:rsid w:val="006A7D27"/>
    <w:rsid w:val="006B2F3D"/>
    <w:rsid w:val="006B4ED4"/>
    <w:rsid w:val="006B64AA"/>
    <w:rsid w:val="006B73B2"/>
    <w:rsid w:val="006C33D3"/>
    <w:rsid w:val="006C3B03"/>
    <w:rsid w:val="006C4F3A"/>
    <w:rsid w:val="006C506B"/>
    <w:rsid w:val="006C5CFF"/>
    <w:rsid w:val="006D6020"/>
    <w:rsid w:val="006D7E9D"/>
    <w:rsid w:val="006E0EDD"/>
    <w:rsid w:val="006E3220"/>
    <w:rsid w:val="006E5859"/>
    <w:rsid w:val="006E6295"/>
    <w:rsid w:val="006E7283"/>
    <w:rsid w:val="006F1AFB"/>
    <w:rsid w:val="006F3BEC"/>
    <w:rsid w:val="006F4205"/>
    <w:rsid w:val="006F4E2A"/>
    <w:rsid w:val="006F5D7E"/>
    <w:rsid w:val="006F6694"/>
    <w:rsid w:val="006F731E"/>
    <w:rsid w:val="00701A66"/>
    <w:rsid w:val="00703897"/>
    <w:rsid w:val="007041B0"/>
    <w:rsid w:val="00704D5C"/>
    <w:rsid w:val="00704F06"/>
    <w:rsid w:val="0070614B"/>
    <w:rsid w:val="007106FC"/>
    <w:rsid w:val="007147A4"/>
    <w:rsid w:val="007210FF"/>
    <w:rsid w:val="00721D4A"/>
    <w:rsid w:val="007238CA"/>
    <w:rsid w:val="00734274"/>
    <w:rsid w:val="0073543F"/>
    <w:rsid w:val="007368D9"/>
    <w:rsid w:val="007421DD"/>
    <w:rsid w:val="0074270B"/>
    <w:rsid w:val="007427F1"/>
    <w:rsid w:val="007434F3"/>
    <w:rsid w:val="00746E8E"/>
    <w:rsid w:val="007511B1"/>
    <w:rsid w:val="00752711"/>
    <w:rsid w:val="00757C58"/>
    <w:rsid w:val="00760E72"/>
    <w:rsid w:val="0076158B"/>
    <w:rsid w:val="007634B6"/>
    <w:rsid w:val="007635D1"/>
    <w:rsid w:val="00763A9A"/>
    <w:rsid w:val="007650C5"/>
    <w:rsid w:val="00766EBE"/>
    <w:rsid w:val="0076762A"/>
    <w:rsid w:val="00771B00"/>
    <w:rsid w:val="0077506B"/>
    <w:rsid w:val="00784115"/>
    <w:rsid w:val="00785B59"/>
    <w:rsid w:val="00791288"/>
    <w:rsid w:val="00791703"/>
    <w:rsid w:val="00792466"/>
    <w:rsid w:val="00793FC1"/>
    <w:rsid w:val="007946B7"/>
    <w:rsid w:val="0079494F"/>
    <w:rsid w:val="00797308"/>
    <w:rsid w:val="00797F50"/>
    <w:rsid w:val="007A4AC2"/>
    <w:rsid w:val="007A5121"/>
    <w:rsid w:val="007B238F"/>
    <w:rsid w:val="007B31F7"/>
    <w:rsid w:val="007B7D8D"/>
    <w:rsid w:val="007C0640"/>
    <w:rsid w:val="007C50B4"/>
    <w:rsid w:val="007C7811"/>
    <w:rsid w:val="007D1C2E"/>
    <w:rsid w:val="007D2500"/>
    <w:rsid w:val="007D3417"/>
    <w:rsid w:val="007D515C"/>
    <w:rsid w:val="007D54FB"/>
    <w:rsid w:val="007D6909"/>
    <w:rsid w:val="007D7122"/>
    <w:rsid w:val="007E09B0"/>
    <w:rsid w:val="007E5462"/>
    <w:rsid w:val="007E596A"/>
    <w:rsid w:val="007F2441"/>
    <w:rsid w:val="007F245F"/>
    <w:rsid w:val="007F52C8"/>
    <w:rsid w:val="007F5FDB"/>
    <w:rsid w:val="007F7118"/>
    <w:rsid w:val="008030D2"/>
    <w:rsid w:val="00806238"/>
    <w:rsid w:val="008120C7"/>
    <w:rsid w:val="0081286D"/>
    <w:rsid w:val="008132B7"/>
    <w:rsid w:val="00815012"/>
    <w:rsid w:val="00816622"/>
    <w:rsid w:val="0081711B"/>
    <w:rsid w:val="00821272"/>
    <w:rsid w:val="00822990"/>
    <w:rsid w:val="0082325C"/>
    <w:rsid w:val="0082765C"/>
    <w:rsid w:val="00827BB4"/>
    <w:rsid w:val="00827F91"/>
    <w:rsid w:val="00831D65"/>
    <w:rsid w:val="00835A93"/>
    <w:rsid w:val="00837711"/>
    <w:rsid w:val="008427C5"/>
    <w:rsid w:val="00843F01"/>
    <w:rsid w:val="00843F63"/>
    <w:rsid w:val="00845D91"/>
    <w:rsid w:val="0084675A"/>
    <w:rsid w:val="008501D2"/>
    <w:rsid w:val="0085091E"/>
    <w:rsid w:val="00854843"/>
    <w:rsid w:val="00867AD5"/>
    <w:rsid w:val="00872D4D"/>
    <w:rsid w:val="00873832"/>
    <w:rsid w:val="0087524D"/>
    <w:rsid w:val="0088546D"/>
    <w:rsid w:val="00885ABB"/>
    <w:rsid w:val="00892AC2"/>
    <w:rsid w:val="00892E47"/>
    <w:rsid w:val="008931F1"/>
    <w:rsid w:val="00893213"/>
    <w:rsid w:val="00895698"/>
    <w:rsid w:val="008979B2"/>
    <w:rsid w:val="008A1FB3"/>
    <w:rsid w:val="008A4023"/>
    <w:rsid w:val="008A518B"/>
    <w:rsid w:val="008A6651"/>
    <w:rsid w:val="008A72FD"/>
    <w:rsid w:val="008B1E57"/>
    <w:rsid w:val="008B32D9"/>
    <w:rsid w:val="008B54D4"/>
    <w:rsid w:val="008B67CF"/>
    <w:rsid w:val="008C11A7"/>
    <w:rsid w:val="008C1673"/>
    <w:rsid w:val="008C4E3C"/>
    <w:rsid w:val="008C6D17"/>
    <w:rsid w:val="008D155B"/>
    <w:rsid w:val="008D1F34"/>
    <w:rsid w:val="008D4467"/>
    <w:rsid w:val="008D7C52"/>
    <w:rsid w:val="008E03AA"/>
    <w:rsid w:val="008E2EA7"/>
    <w:rsid w:val="008E6B94"/>
    <w:rsid w:val="008E7E30"/>
    <w:rsid w:val="008F2283"/>
    <w:rsid w:val="008F61E9"/>
    <w:rsid w:val="008F6919"/>
    <w:rsid w:val="008F77FD"/>
    <w:rsid w:val="009027A5"/>
    <w:rsid w:val="00902DF9"/>
    <w:rsid w:val="009065C8"/>
    <w:rsid w:val="00910611"/>
    <w:rsid w:val="0091276E"/>
    <w:rsid w:val="00913277"/>
    <w:rsid w:val="009143AC"/>
    <w:rsid w:val="00921923"/>
    <w:rsid w:val="00923290"/>
    <w:rsid w:val="00925671"/>
    <w:rsid w:val="009258DF"/>
    <w:rsid w:val="0092761E"/>
    <w:rsid w:val="009302A7"/>
    <w:rsid w:val="009323D1"/>
    <w:rsid w:val="00933222"/>
    <w:rsid w:val="00934736"/>
    <w:rsid w:val="00935649"/>
    <w:rsid w:val="00936720"/>
    <w:rsid w:val="00941394"/>
    <w:rsid w:val="00941BC9"/>
    <w:rsid w:val="00941C65"/>
    <w:rsid w:val="009458FC"/>
    <w:rsid w:val="00946249"/>
    <w:rsid w:val="00950397"/>
    <w:rsid w:val="00952F82"/>
    <w:rsid w:val="00955E3D"/>
    <w:rsid w:val="00957270"/>
    <w:rsid w:val="00957E0F"/>
    <w:rsid w:val="00962B4E"/>
    <w:rsid w:val="00963BBE"/>
    <w:rsid w:val="00964324"/>
    <w:rsid w:val="00967324"/>
    <w:rsid w:val="00970CD8"/>
    <w:rsid w:val="00973783"/>
    <w:rsid w:val="0097427F"/>
    <w:rsid w:val="0097492E"/>
    <w:rsid w:val="009762B1"/>
    <w:rsid w:val="009802D0"/>
    <w:rsid w:val="009808D7"/>
    <w:rsid w:val="009833A4"/>
    <w:rsid w:val="0098786E"/>
    <w:rsid w:val="00987DF2"/>
    <w:rsid w:val="0099092A"/>
    <w:rsid w:val="00993927"/>
    <w:rsid w:val="00996D72"/>
    <w:rsid w:val="009974D6"/>
    <w:rsid w:val="009979B9"/>
    <w:rsid w:val="009A1CA2"/>
    <w:rsid w:val="009A2E83"/>
    <w:rsid w:val="009A333B"/>
    <w:rsid w:val="009A747E"/>
    <w:rsid w:val="009A74F4"/>
    <w:rsid w:val="009B1826"/>
    <w:rsid w:val="009B263E"/>
    <w:rsid w:val="009B34EA"/>
    <w:rsid w:val="009B36AA"/>
    <w:rsid w:val="009B4B87"/>
    <w:rsid w:val="009B7E6D"/>
    <w:rsid w:val="009C43DE"/>
    <w:rsid w:val="009C493E"/>
    <w:rsid w:val="009C614D"/>
    <w:rsid w:val="009C6A48"/>
    <w:rsid w:val="009D6D7A"/>
    <w:rsid w:val="009E198A"/>
    <w:rsid w:val="009E352D"/>
    <w:rsid w:val="009E38DE"/>
    <w:rsid w:val="009E44E8"/>
    <w:rsid w:val="009E6BEC"/>
    <w:rsid w:val="009F3C33"/>
    <w:rsid w:val="009F59DC"/>
    <w:rsid w:val="00A018A5"/>
    <w:rsid w:val="00A019FE"/>
    <w:rsid w:val="00A023A7"/>
    <w:rsid w:val="00A06376"/>
    <w:rsid w:val="00A10F21"/>
    <w:rsid w:val="00A13045"/>
    <w:rsid w:val="00A135B8"/>
    <w:rsid w:val="00A1371C"/>
    <w:rsid w:val="00A1462A"/>
    <w:rsid w:val="00A21377"/>
    <w:rsid w:val="00A21E5B"/>
    <w:rsid w:val="00A221E1"/>
    <w:rsid w:val="00A253FC"/>
    <w:rsid w:val="00A27698"/>
    <w:rsid w:val="00A3032A"/>
    <w:rsid w:val="00A30B96"/>
    <w:rsid w:val="00A40191"/>
    <w:rsid w:val="00A40AAA"/>
    <w:rsid w:val="00A40D70"/>
    <w:rsid w:val="00A42638"/>
    <w:rsid w:val="00A44C48"/>
    <w:rsid w:val="00A466BE"/>
    <w:rsid w:val="00A51966"/>
    <w:rsid w:val="00A52495"/>
    <w:rsid w:val="00A55E72"/>
    <w:rsid w:val="00A60C4F"/>
    <w:rsid w:val="00A62BDE"/>
    <w:rsid w:val="00A64B5B"/>
    <w:rsid w:val="00A748F3"/>
    <w:rsid w:val="00A7786F"/>
    <w:rsid w:val="00A837AD"/>
    <w:rsid w:val="00A848B5"/>
    <w:rsid w:val="00A852C8"/>
    <w:rsid w:val="00A90E86"/>
    <w:rsid w:val="00A9205C"/>
    <w:rsid w:val="00A94424"/>
    <w:rsid w:val="00A958B4"/>
    <w:rsid w:val="00A96675"/>
    <w:rsid w:val="00AA1C5C"/>
    <w:rsid w:val="00AA27D5"/>
    <w:rsid w:val="00AA2EDD"/>
    <w:rsid w:val="00AA4D51"/>
    <w:rsid w:val="00AB020F"/>
    <w:rsid w:val="00AB0A86"/>
    <w:rsid w:val="00AB18CD"/>
    <w:rsid w:val="00AB208B"/>
    <w:rsid w:val="00AB4FDD"/>
    <w:rsid w:val="00AB73A7"/>
    <w:rsid w:val="00AC2C22"/>
    <w:rsid w:val="00AC47BA"/>
    <w:rsid w:val="00AC6B1B"/>
    <w:rsid w:val="00AC7D53"/>
    <w:rsid w:val="00AC7D85"/>
    <w:rsid w:val="00AD0136"/>
    <w:rsid w:val="00AD1F4D"/>
    <w:rsid w:val="00AD3625"/>
    <w:rsid w:val="00AD381B"/>
    <w:rsid w:val="00AE039B"/>
    <w:rsid w:val="00AE1461"/>
    <w:rsid w:val="00AE6E9A"/>
    <w:rsid w:val="00AE7E76"/>
    <w:rsid w:val="00AF0A0F"/>
    <w:rsid w:val="00AF192F"/>
    <w:rsid w:val="00AF2FD5"/>
    <w:rsid w:val="00AF47E2"/>
    <w:rsid w:val="00AF7BAE"/>
    <w:rsid w:val="00B0012B"/>
    <w:rsid w:val="00B03263"/>
    <w:rsid w:val="00B038E9"/>
    <w:rsid w:val="00B03A94"/>
    <w:rsid w:val="00B03F8E"/>
    <w:rsid w:val="00B040EA"/>
    <w:rsid w:val="00B07878"/>
    <w:rsid w:val="00B113B1"/>
    <w:rsid w:val="00B11FB0"/>
    <w:rsid w:val="00B128CE"/>
    <w:rsid w:val="00B13EFC"/>
    <w:rsid w:val="00B234FE"/>
    <w:rsid w:val="00B23ACB"/>
    <w:rsid w:val="00B23FD3"/>
    <w:rsid w:val="00B25324"/>
    <w:rsid w:val="00B25F25"/>
    <w:rsid w:val="00B2751C"/>
    <w:rsid w:val="00B30133"/>
    <w:rsid w:val="00B35EF7"/>
    <w:rsid w:val="00B4028D"/>
    <w:rsid w:val="00B42A0D"/>
    <w:rsid w:val="00B430BE"/>
    <w:rsid w:val="00B43509"/>
    <w:rsid w:val="00B448C7"/>
    <w:rsid w:val="00B44925"/>
    <w:rsid w:val="00B47498"/>
    <w:rsid w:val="00B55558"/>
    <w:rsid w:val="00B6050F"/>
    <w:rsid w:val="00B6493B"/>
    <w:rsid w:val="00B706F6"/>
    <w:rsid w:val="00B7309F"/>
    <w:rsid w:val="00B75F0F"/>
    <w:rsid w:val="00B779CA"/>
    <w:rsid w:val="00B82FEF"/>
    <w:rsid w:val="00B85B43"/>
    <w:rsid w:val="00B946D6"/>
    <w:rsid w:val="00B94817"/>
    <w:rsid w:val="00B95D18"/>
    <w:rsid w:val="00B96023"/>
    <w:rsid w:val="00B96AA8"/>
    <w:rsid w:val="00B96DE0"/>
    <w:rsid w:val="00BA74BA"/>
    <w:rsid w:val="00BB1754"/>
    <w:rsid w:val="00BB1F72"/>
    <w:rsid w:val="00BB38F4"/>
    <w:rsid w:val="00BB4D0B"/>
    <w:rsid w:val="00BB5CD2"/>
    <w:rsid w:val="00BB7FBA"/>
    <w:rsid w:val="00BC2A0A"/>
    <w:rsid w:val="00BC56D3"/>
    <w:rsid w:val="00BC7CC6"/>
    <w:rsid w:val="00BD1C6B"/>
    <w:rsid w:val="00BD2579"/>
    <w:rsid w:val="00BD25C6"/>
    <w:rsid w:val="00BD2E02"/>
    <w:rsid w:val="00BD329B"/>
    <w:rsid w:val="00BD3CC0"/>
    <w:rsid w:val="00BD3CE3"/>
    <w:rsid w:val="00BD4D0C"/>
    <w:rsid w:val="00BD7BCC"/>
    <w:rsid w:val="00BE1CB8"/>
    <w:rsid w:val="00BE23F0"/>
    <w:rsid w:val="00BE417B"/>
    <w:rsid w:val="00BF0CCD"/>
    <w:rsid w:val="00BF647E"/>
    <w:rsid w:val="00BF720E"/>
    <w:rsid w:val="00C02CA0"/>
    <w:rsid w:val="00C0428F"/>
    <w:rsid w:val="00C0721C"/>
    <w:rsid w:val="00C07472"/>
    <w:rsid w:val="00C07BD4"/>
    <w:rsid w:val="00C106A8"/>
    <w:rsid w:val="00C13EAB"/>
    <w:rsid w:val="00C22B3D"/>
    <w:rsid w:val="00C2527B"/>
    <w:rsid w:val="00C271C5"/>
    <w:rsid w:val="00C36899"/>
    <w:rsid w:val="00C36988"/>
    <w:rsid w:val="00C508EA"/>
    <w:rsid w:val="00C51659"/>
    <w:rsid w:val="00C529E3"/>
    <w:rsid w:val="00C54109"/>
    <w:rsid w:val="00C641E4"/>
    <w:rsid w:val="00C644A2"/>
    <w:rsid w:val="00C672CE"/>
    <w:rsid w:val="00C70E6F"/>
    <w:rsid w:val="00C71BF5"/>
    <w:rsid w:val="00C71FF8"/>
    <w:rsid w:val="00C723B5"/>
    <w:rsid w:val="00C72A1F"/>
    <w:rsid w:val="00C8346A"/>
    <w:rsid w:val="00C83558"/>
    <w:rsid w:val="00C8394E"/>
    <w:rsid w:val="00C87478"/>
    <w:rsid w:val="00C917A5"/>
    <w:rsid w:val="00C947E8"/>
    <w:rsid w:val="00C962C3"/>
    <w:rsid w:val="00C97B25"/>
    <w:rsid w:val="00CA05B5"/>
    <w:rsid w:val="00CA0F3E"/>
    <w:rsid w:val="00CA53B9"/>
    <w:rsid w:val="00CB065D"/>
    <w:rsid w:val="00CB4937"/>
    <w:rsid w:val="00CB696B"/>
    <w:rsid w:val="00CB6DF1"/>
    <w:rsid w:val="00CC18D9"/>
    <w:rsid w:val="00CC26F5"/>
    <w:rsid w:val="00CC40FF"/>
    <w:rsid w:val="00CC55A9"/>
    <w:rsid w:val="00CC72E7"/>
    <w:rsid w:val="00CD107A"/>
    <w:rsid w:val="00CD4BA1"/>
    <w:rsid w:val="00CD5307"/>
    <w:rsid w:val="00CD5376"/>
    <w:rsid w:val="00CD5C89"/>
    <w:rsid w:val="00CD6C33"/>
    <w:rsid w:val="00CE0F5E"/>
    <w:rsid w:val="00CE139C"/>
    <w:rsid w:val="00CE2DA8"/>
    <w:rsid w:val="00CE72EB"/>
    <w:rsid w:val="00CF190E"/>
    <w:rsid w:val="00CF1CD2"/>
    <w:rsid w:val="00CF2CD4"/>
    <w:rsid w:val="00CF3453"/>
    <w:rsid w:val="00CF3E2B"/>
    <w:rsid w:val="00CF4687"/>
    <w:rsid w:val="00CF4826"/>
    <w:rsid w:val="00CF49F8"/>
    <w:rsid w:val="00CF6B2E"/>
    <w:rsid w:val="00D02FB7"/>
    <w:rsid w:val="00D061C6"/>
    <w:rsid w:val="00D111BF"/>
    <w:rsid w:val="00D11B4B"/>
    <w:rsid w:val="00D128E5"/>
    <w:rsid w:val="00D14B73"/>
    <w:rsid w:val="00D163F1"/>
    <w:rsid w:val="00D17004"/>
    <w:rsid w:val="00D20B0B"/>
    <w:rsid w:val="00D214E6"/>
    <w:rsid w:val="00D303C6"/>
    <w:rsid w:val="00D326E3"/>
    <w:rsid w:val="00D3273B"/>
    <w:rsid w:val="00D375E9"/>
    <w:rsid w:val="00D37C66"/>
    <w:rsid w:val="00D37FDE"/>
    <w:rsid w:val="00D4247E"/>
    <w:rsid w:val="00D47847"/>
    <w:rsid w:val="00D529AC"/>
    <w:rsid w:val="00D5348C"/>
    <w:rsid w:val="00D5424C"/>
    <w:rsid w:val="00D56252"/>
    <w:rsid w:val="00D644AF"/>
    <w:rsid w:val="00D66151"/>
    <w:rsid w:val="00D6623B"/>
    <w:rsid w:val="00D667B6"/>
    <w:rsid w:val="00D66EA2"/>
    <w:rsid w:val="00D67EF1"/>
    <w:rsid w:val="00D71039"/>
    <w:rsid w:val="00D710C0"/>
    <w:rsid w:val="00D717D5"/>
    <w:rsid w:val="00D753D4"/>
    <w:rsid w:val="00D769CD"/>
    <w:rsid w:val="00D80C17"/>
    <w:rsid w:val="00D82048"/>
    <w:rsid w:val="00D82404"/>
    <w:rsid w:val="00D82504"/>
    <w:rsid w:val="00D83741"/>
    <w:rsid w:val="00D84587"/>
    <w:rsid w:val="00D851E8"/>
    <w:rsid w:val="00D87586"/>
    <w:rsid w:val="00D902E6"/>
    <w:rsid w:val="00D90445"/>
    <w:rsid w:val="00D92AA5"/>
    <w:rsid w:val="00D93288"/>
    <w:rsid w:val="00D93C50"/>
    <w:rsid w:val="00D9512E"/>
    <w:rsid w:val="00D95FB8"/>
    <w:rsid w:val="00DA05E1"/>
    <w:rsid w:val="00DA0905"/>
    <w:rsid w:val="00DA419F"/>
    <w:rsid w:val="00DA429A"/>
    <w:rsid w:val="00DA7B73"/>
    <w:rsid w:val="00DB1672"/>
    <w:rsid w:val="00DB2B81"/>
    <w:rsid w:val="00DB4B2B"/>
    <w:rsid w:val="00DB625B"/>
    <w:rsid w:val="00DB7CAC"/>
    <w:rsid w:val="00DC05F5"/>
    <w:rsid w:val="00DC23FF"/>
    <w:rsid w:val="00DC3A0F"/>
    <w:rsid w:val="00DC4FD1"/>
    <w:rsid w:val="00DD1552"/>
    <w:rsid w:val="00DD17DF"/>
    <w:rsid w:val="00DD6A28"/>
    <w:rsid w:val="00DD78CF"/>
    <w:rsid w:val="00DE0B9C"/>
    <w:rsid w:val="00DE1F82"/>
    <w:rsid w:val="00DE2E00"/>
    <w:rsid w:val="00DF0393"/>
    <w:rsid w:val="00DF3D83"/>
    <w:rsid w:val="00DF456E"/>
    <w:rsid w:val="00DF4A13"/>
    <w:rsid w:val="00DF5114"/>
    <w:rsid w:val="00DF5171"/>
    <w:rsid w:val="00DF57AF"/>
    <w:rsid w:val="00DF5BCC"/>
    <w:rsid w:val="00DF691D"/>
    <w:rsid w:val="00DF7C95"/>
    <w:rsid w:val="00E0254F"/>
    <w:rsid w:val="00E03277"/>
    <w:rsid w:val="00E03BEF"/>
    <w:rsid w:val="00E03DB8"/>
    <w:rsid w:val="00E04F51"/>
    <w:rsid w:val="00E1421B"/>
    <w:rsid w:val="00E154D7"/>
    <w:rsid w:val="00E16E92"/>
    <w:rsid w:val="00E173B6"/>
    <w:rsid w:val="00E20443"/>
    <w:rsid w:val="00E20819"/>
    <w:rsid w:val="00E20B44"/>
    <w:rsid w:val="00E276FE"/>
    <w:rsid w:val="00E3023C"/>
    <w:rsid w:val="00E30843"/>
    <w:rsid w:val="00E328C8"/>
    <w:rsid w:val="00E33660"/>
    <w:rsid w:val="00E33A93"/>
    <w:rsid w:val="00E3427D"/>
    <w:rsid w:val="00E34907"/>
    <w:rsid w:val="00E41286"/>
    <w:rsid w:val="00E425EF"/>
    <w:rsid w:val="00E46E6C"/>
    <w:rsid w:val="00E52A54"/>
    <w:rsid w:val="00E530E2"/>
    <w:rsid w:val="00E53920"/>
    <w:rsid w:val="00E5797C"/>
    <w:rsid w:val="00E61592"/>
    <w:rsid w:val="00E6730F"/>
    <w:rsid w:val="00E72409"/>
    <w:rsid w:val="00E7341E"/>
    <w:rsid w:val="00E7395F"/>
    <w:rsid w:val="00E744CF"/>
    <w:rsid w:val="00E756EA"/>
    <w:rsid w:val="00E76514"/>
    <w:rsid w:val="00E7697C"/>
    <w:rsid w:val="00E7784E"/>
    <w:rsid w:val="00E80DEA"/>
    <w:rsid w:val="00E843C8"/>
    <w:rsid w:val="00E847F4"/>
    <w:rsid w:val="00E84B06"/>
    <w:rsid w:val="00E87DF4"/>
    <w:rsid w:val="00E9164D"/>
    <w:rsid w:val="00E91A92"/>
    <w:rsid w:val="00E93053"/>
    <w:rsid w:val="00EA4437"/>
    <w:rsid w:val="00EB3B94"/>
    <w:rsid w:val="00EB4F2B"/>
    <w:rsid w:val="00EB587C"/>
    <w:rsid w:val="00EB6181"/>
    <w:rsid w:val="00EC6329"/>
    <w:rsid w:val="00ED06CE"/>
    <w:rsid w:val="00ED48EF"/>
    <w:rsid w:val="00ED58BC"/>
    <w:rsid w:val="00ED6E85"/>
    <w:rsid w:val="00EE00D7"/>
    <w:rsid w:val="00EE150E"/>
    <w:rsid w:val="00EE21D8"/>
    <w:rsid w:val="00EE4B30"/>
    <w:rsid w:val="00EE65A8"/>
    <w:rsid w:val="00EE661C"/>
    <w:rsid w:val="00EF7C67"/>
    <w:rsid w:val="00F0078B"/>
    <w:rsid w:val="00F00B0D"/>
    <w:rsid w:val="00F0128C"/>
    <w:rsid w:val="00F02739"/>
    <w:rsid w:val="00F02B5D"/>
    <w:rsid w:val="00F03C4A"/>
    <w:rsid w:val="00F0488B"/>
    <w:rsid w:val="00F133B5"/>
    <w:rsid w:val="00F13425"/>
    <w:rsid w:val="00F1384E"/>
    <w:rsid w:val="00F13D70"/>
    <w:rsid w:val="00F154A7"/>
    <w:rsid w:val="00F15844"/>
    <w:rsid w:val="00F15F09"/>
    <w:rsid w:val="00F16505"/>
    <w:rsid w:val="00F1653D"/>
    <w:rsid w:val="00F22EC3"/>
    <w:rsid w:val="00F25CC6"/>
    <w:rsid w:val="00F272B4"/>
    <w:rsid w:val="00F316E1"/>
    <w:rsid w:val="00F31C00"/>
    <w:rsid w:val="00F336C4"/>
    <w:rsid w:val="00F36E2F"/>
    <w:rsid w:val="00F42521"/>
    <w:rsid w:val="00F45627"/>
    <w:rsid w:val="00F462B5"/>
    <w:rsid w:val="00F4687B"/>
    <w:rsid w:val="00F4796D"/>
    <w:rsid w:val="00F54C7D"/>
    <w:rsid w:val="00F57BDF"/>
    <w:rsid w:val="00F605E9"/>
    <w:rsid w:val="00F634A3"/>
    <w:rsid w:val="00F66CFE"/>
    <w:rsid w:val="00F73D8C"/>
    <w:rsid w:val="00F77B72"/>
    <w:rsid w:val="00F81A14"/>
    <w:rsid w:val="00F8267A"/>
    <w:rsid w:val="00F83BEE"/>
    <w:rsid w:val="00F866D1"/>
    <w:rsid w:val="00F90DF5"/>
    <w:rsid w:val="00F916D0"/>
    <w:rsid w:val="00F9244F"/>
    <w:rsid w:val="00F94D4A"/>
    <w:rsid w:val="00F96C9B"/>
    <w:rsid w:val="00F97552"/>
    <w:rsid w:val="00FA3ACB"/>
    <w:rsid w:val="00FA7398"/>
    <w:rsid w:val="00FB3B52"/>
    <w:rsid w:val="00FB76A2"/>
    <w:rsid w:val="00FC0075"/>
    <w:rsid w:val="00FC51A3"/>
    <w:rsid w:val="00FC61E3"/>
    <w:rsid w:val="00FC6B9B"/>
    <w:rsid w:val="00FC77DF"/>
    <w:rsid w:val="00FC7907"/>
    <w:rsid w:val="00FD1504"/>
    <w:rsid w:val="00FD3D75"/>
    <w:rsid w:val="00FD78F3"/>
    <w:rsid w:val="00FE476C"/>
    <w:rsid w:val="00FE50FC"/>
    <w:rsid w:val="00FE72BE"/>
    <w:rsid w:val="00FF0809"/>
    <w:rsid w:val="00FF4623"/>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5480B"/>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2322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semiHidden/>
    <w:unhideWhenUsed/>
    <w:rsid w:val="00192928"/>
    <w:rPr>
      <w:color w:val="800080"/>
      <w:u w:val="single"/>
    </w:rPr>
  </w:style>
  <w:style w:type="paragraph" w:styleId="Revision">
    <w:name w:val="Revision"/>
    <w:hidden/>
    <w:uiPriority w:val="99"/>
    <w:semiHidden/>
    <w:rsid w:val="009E198A"/>
    <w:rPr>
      <w:rFonts w:ascii="Times New Roman" w:hAnsi="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5480B"/>
    <w:pPr>
      <w:spacing w:after="160" w:line="260" w:lineRule="exact"/>
      <w:ind w:left="720"/>
    </w:pPr>
    <w:rPr>
      <w:rFonts w:ascii="Times New Roman" w:hAnsi="Times New Roman"/>
      <w:sz w:val="22"/>
      <w:szCs w:val="22"/>
    </w:rPr>
  </w:style>
  <w:style w:type="paragraph" w:styleId="Heading1">
    <w:name w:val="heading 1"/>
    <w:basedOn w:val="Heading3"/>
    <w:link w:val="Heading1Char"/>
    <w:uiPriority w:val="9"/>
    <w:qFormat/>
    <w:rsid w:val="00C07BD4"/>
    <w:pPr>
      <w:outlineLvl w:val="0"/>
    </w:pPr>
    <w:rPr>
      <w:sz w:val="40"/>
      <w:szCs w:val="40"/>
    </w:rPr>
  </w:style>
  <w:style w:type="paragraph" w:styleId="Heading2">
    <w:name w:val="heading 2"/>
    <w:link w:val="Heading2Char"/>
    <w:uiPriority w:val="9"/>
    <w:qFormat/>
    <w:rsid w:val="00C07BD4"/>
    <w:pPr>
      <w:spacing w:before="160" w:after="120" w:line="440" w:lineRule="exact"/>
      <w:outlineLvl w:val="1"/>
    </w:pPr>
    <w:rPr>
      <w:rFonts w:ascii="Arial Narrow" w:eastAsia="Times New Roman" w:hAnsi="Arial Narrow"/>
      <w:b/>
      <w:color w:val="000000"/>
      <w:sz w:val="36"/>
      <w:szCs w:val="36"/>
    </w:rPr>
  </w:style>
  <w:style w:type="paragraph" w:styleId="Heading3">
    <w:name w:val="heading 3"/>
    <w:basedOn w:val="Heading2"/>
    <w:link w:val="Heading3Char"/>
    <w:uiPriority w:val="9"/>
    <w:qFormat/>
    <w:rsid w:val="00C07BD4"/>
    <w:pPr>
      <w:outlineLvl w:val="2"/>
    </w:pPr>
  </w:style>
  <w:style w:type="paragraph" w:styleId="Heading4">
    <w:name w:val="heading 4"/>
    <w:basedOn w:val="Normal"/>
    <w:next w:val="Normal"/>
    <w:link w:val="Heading4Char"/>
    <w:uiPriority w:val="9"/>
    <w:qFormat/>
    <w:rsid w:val="00936720"/>
    <w:pPr>
      <w:spacing w:before="120" w:after="80" w:line="400" w:lineRule="exact"/>
      <w:ind w:left="0" w:firstLine="720"/>
      <w:outlineLvl w:val="3"/>
    </w:pPr>
    <w:rPr>
      <w:rFonts w:ascii="Arial" w:eastAsia="Times New Roman" w:hAnsi="Arial" w:cs="Arial"/>
      <w:b/>
      <w:bCs/>
      <w:iCs/>
      <w:color w:val="000000"/>
    </w:rPr>
  </w:style>
  <w:style w:type="paragraph" w:styleId="Heading5">
    <w:name w:val="heading 5"/>
    <w:basedOn w:val="Heading4"/>
    <w:next w:val="Normal"/>
    <w:link w:val="Heading5Char"/>
    <w:uiPriority w:val="9"/>
    <w:qFormat/>
    <w:rsid w:val="008A72FD"/>
    <w:pPr>
      <w:ind w:left="720"/>
      <w:outlineLvl w:val="4"/>
    </w:pPr>
  </w:style>
  <w:style w:type="paragraph" w:styleId="Heading6">
    <w:name w:val="heading 6"/>
    <w:basedOn w:val="Normal"/>
    <w:next w:val="Normal"/>
    <w:link w:val="Heading6Char"/>
    <w:uiPriority w:val="9"/>
    <w:qFormat/>
    <w:rsid w:val="006434AC"/>
    <w:pPr>
      <w:keepNext/>
      <w:keepLines/>
      <w:spacing w:before="120" w:after="120"/>
      <w:outlineLvl w:val="5"/>
    </w:pPr>
    <w:rPr>
      <w:rFonts w:eastAsia="Times New Roman"/>
      <w:b/>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next w:val="headerrule"/>
    <w:link w:val="HeaderChar"/>
    <w:unhideWhenUsed/>
    <w:rsid w:val="007147A4"/>
    <w:pPr>
      <w:tabs>
        <w:tab w:val="right" w:pos="9000"/>
      </w:tabs>
    </w:pPr>
    <w:rPr>
      <w:rFonts w:ascii="Arial Narrow" w:hAnsi="Arial Narrow"/>
      <w:b/>
      <w:sz w:val="19"/>
      <w:szCs w:val="19"/>
    </w:rPr>
  </w:style>
  <w:style w:type="character" w:customStyle="1" w:styleId="HeaderChar">
    <w:name w:val="Header Char"/>
    <w:link w:val="Header"/>
    <w:rsid w:val="007147A4"/>
    <w:rPr>
      <w:rFonts w:ascii="Arial Narrow" w:hAnsi="Arial Narrow"/>
      <w:b/>
      <w:sz w:val="19"/>
      <w:szCs w:val="19"/>
      <w:lang w:val="en-US" w:eastAsia="en-US" w:bidi="ar-SA"/>
    </w:rPr>
  </w:style>
  <w:style w:type="paragraph" w:styleId="Footer">
    <w:name w:val="footer"/>
    <w:basedOn w:val="Normal"/>
    <w:link w:val="FooterChar"/>
    <w:uiPriority w:val="99"/>
    <w:semiHidden/>
    <w:unhideWhenUsed/>
    <w:rsid w:val="00FB3B52"/>
    <w:pPr>
      <w:tabs>
        <w:tab w:val="center" w:pos="4680"/>
        <w:tab w:val="right" w:pos="9360"/>
      </w:tabs>
    </w:pPr>
  </w:style>
  <w:style w:type="character" w:customStyle="1" w:styleId="FooterChar">
    <w:name w:val="Footer Char"/>
    <w:basedOn w:val="DefaultParagraphFont"/>
    <w:link w:val="Footer"/>
    <w:uiPriority w:val="99"/>
    <w:semiHidden/>
    <w:rsid w:val="00FB3B52"/>
  </w:style>
  <w:style w:type="paragraph" w:styleId="BalloonText">
    <w:name w:val="Balloon Text"/>
    <w:basedOn w:val="Normal"/>
    <w:link w:val="BalloonTextChar"/>
    <w:uiPriority w:val="99"/>
    <w:semiHidden/>
    <w:unhideWhenUsed/>
    <w:rsid w:val="00FB3B52"/>
    <w:rPr>
      <w:rFonts w:ascii="Tahoma" w:hAnsi="Tahoma" w:cs="Tahoma"/>
      <w:sz w:val="16"/>
      <w:szCs w:val="16"/>
    </w:rPr>
  </w:style>
  <w:style w:type="character" w:customStyle="1" w:styleId="BalloonTextChar">
    <w:name w:val="Balloon Text Char"/>
    <w:link w:val="BalloonText"/>
    <w:uiPriority w:val="99"/>
    <w:semiHidden/>
    <w:rsid w:val="00FB3B52"/>
    <w:rPr>
      <w:rFonts w:ascii="Tahoma" w:hAnsi="Tahoma" w:cs="Tahoma"/>
      <w:sz w:val="16"/>
      <w:szCs w:val="16"/>
    </w:rPr>
  </w:style>
  <w:style w:type="paragraph" w:customStyle="1" w:styleId="ModTitle">
    <w:name w:val="ModTitle"/>
    <w:qFormat/>
    <w:rsid w:val="00F316E1"/>
    <w:pPr>
      <w:framePr w:w="10138" w:wrap="around" w:vAnchor="page" w:hAnchor="page" w:x="1441" w:y="4033"/>
    </w:pPr>
    <w:rPr>
      <w:rFonts w:ascii="Arial" w:hAnsi="Arial" w:cs="Arial"/>
      <w:sz w:val="60"/>
      <w:szCs w:val="60"/>
    </w:rPr>
  </w:style>
  <w:style w:type="paragraph" w:styleId="TOC1">
    <w:name w:val="toc 1"/>
    <w:uiPriority w:val="39"/>
    <w:qFormat/>
    <w:rsid w:val="00566DAE"/>
    <w:pPr>
      <w:framePr w:w="6347" w:h="5760" w:hSpace="187" w:wrap="notBeside" w:vAnchor="page" w:hAnchor="page" w:x="4410" w:y="6769" w:anchorLock="1"/>
      <w:tabs>
        <w:tab w:val="right" w:leader="dot" w:pos="6390"/>
      </w:tabs>
      <w:spacing w:after="40" w:line="240" w:lineRule="exact"/>
    </w:pPr>
    <w:rPr>
      <w:rFonts w:eastAsia="Times New Roman"/>
      <w:b/>
      <w:noProof/>
      <w:sz w:val="24"/>
    </w:rPr>
  </w:style>
  <w:style w:type="paragraph" w:styleId="TOC2">
    <w:name w:val="toc 2"/>
    <w:basedOn w:val="TOC1"/>
    <w:uiPriority w:val="39"/>
    <w:qFormat/>
    <w:rsid w:val="00566DAE"/>
    <w:pPr>
      <w:framePr w:wrap="notBeside"/>
      <w:ind w:left="360"/>
    </w:pPr>
    <w:rPr>
      <w:b w:val="0"/>
      <w:sz w:val="22"/>
      <w:szCs w:val="22"/>
    </w:rPr>
  </w:style>
  <w:style w:type="character" w:styleId="Hyperlink">
    <w:name w:val="Hyperlink"/>
    <w:uiPriority w:val="99"/>
    <w:rsid w:val="00FB3B52"/>
    <w:rPr>
      <w:color w:val="999999"/>
      <w:u w:val="single"/>
    </w:rPr>
  </w:style>
  <w:style w:type="paragraph" w:customStyle="1" w:styleId="StyleTOCHeadingBodyText1Before6pt">
    <w:name w:val="Style TOC Heading + +Body Text 1 Before:  6 pt"/>
    <w:basedOn w:val="Normal"/>
    <w:rsid w:val="00FB3B52"/>
    <w:pPr>
      <w:keepNext/>
      <w:keepLines/>
      <w:framePr w:w="5865" w:h="5617" w:hSpace="187" w:wrap="around" w:vAnchor="page" w:hAnchor="page" w:x="1269" w:y="6766" w:anchorLock="1"/>
      <w:spacing w:before="120" w:line="276" w:lineRule="auto"/>
    </w:pPr>
    <w:rPr>
      <w:rFonts w:ascii="Calibri" w:eastAsia="Times New Roman" w:hAnsi="Calibri"/>
      <w:b/>
      <w:bCs/>
      <w:color w:val="000000"/>
      <w:sz w:val="28"/>
      <w:szCs w:val="20"/>
    </w:rPr>
  </w:style>
  <w:style w:type="character" w:customStyle="1" w:styleId="Heading1Char">
    <w:name w:val="Heading 1 Char"/>
    <w:link w:val="Heading1"/>
    <w:uiPriority w:val="9"/>
    <w:rsid w:val="00C07BD4"/>
    <w:rPr>
      <w:rFonts w:ascii="Arial Narrow" w:eastAsia="Times New Roman" w:hAnsi="Arial Narrow" w:cs="Times New Roman"/>
      <w:b/>
      <w:color w:val="000000"/>
      <w:sz w:val="40"/>
      <w:szCs w:val="40"/>
    </w:rPr>
  </w:style>
  <w:style w:type="paragraph" w:styleId="TOCHeading">
    <w:name w:val="TOC Heading"/>
    <w:basedOn w:val="Heading1"/>
    <w:next w:val="Normal"/>
    <w:uiPriority w:val="39"/>
    <w:qFormat/>
    <w:rsid w:val="00FB3B52"/>
    <w:pPr>
      <w:outlineLvl w:val="9"/>
    </w:pPr>
  </w:style>
  <w:style w:type="paragraph" w:customStyle="1" w:styleId="TOCTitle">
    <w:name w:val="TOC Title"/>
    <w:basedOn w:val="TOC2"/>
    <w:qFormat/>
    <w:rsid w:val="00FD1504"/>
    <w:pPr>
      <w:framePr w:w="6408" w:wrap="notBeside" w:x="4407"/>
      <w:spacing w:after="120" w:line="280" w:lineRule="exact"/>
      <w:ind w:left="0"/>
    </w:pPr>
    <w:rPr>
      <w:b/>
      <w:sz w:val="28"/>
    </w:rPr>
  </w:style>
  <w:style w:type="paragraph" w:customStyle="1" w:styleId="headerrule">
    <w:name w:val="header rule"/>
    <w:next w:val="Normal"/>
    <w:rsid w:val="005A6CDE"/>
    <w:pPr>
      <w:pBdr>
        <w:top w:val="single" w:sz="6" w:space="0" w:color="auto"/>
      </w:pBdr>
      <w:spacing w:before="50" w:line="80" w:lineRule="exact"/>
    </w:pPr>
    <w:rPr>
      <w:rFonts w:ascii="Times New Roman" w:eastAsia="Times New Roman" w:hAnsi="Times New Roman"/>
      <w:b/>
      <w:sz w:val="12"/>
    </w:rPr>
  </w:style>
  <w:style w:type="paragraph" w:customStyle="1" w:styleId="ModNumber">
    <w:name w:val="ModNumber"/>
    <w:qFormat/>
    <w:rsid w:val="00F316E1"/>
    <w:pPr>
      <w:framePr w:w="3542" w:h="634" w:hRule="exact" w:hSpace="187" w:wrap="notBeside" w:vAnchor="page" w:hAnchor="page" w:x="1441" w:y="3241" w:anchorLock="1"/>
      <w:shd w:val="solid" w:color="FFFFFF" w:fill="FFFFFF"/>
      <w:spacing w:after="100" w:afterAutospacing="1"/>
    </w:pPr>
    <w:rPr>
      <w:rFonts w:ascii="Arial" w:hAnsi="Arial" w:cs="Arial"/>
      <w:sz w:val="60"/>
      <w:szCs w:val="60"/>
    </w:rPr>
  </w:style>
  <w:style w:type="character" w:customStyle="1" w:styleId="Heading2Char">
    <w:name w:val="Heading 2 Char"/>
    <w:link w:val="Heading2"/>
    <w:uiPriority w:val="9"/>
    <w:rsid w:val="00C07BD4"/>
    <w:rPr>
      <w:rFonts w:ascii="Arial Narrow" w:eastAsia="Times New Roman" w:hAnsi="Arial Narrow"/>
      <w:b/>
      <w:color w:val="000000"/>
      <w:sz w:val="36"/>
      <w:szCs w:val="36"/>
      <w:lang w:val="en-US" w:eastAsia="en-US" w:bidi="ar-SA"/>
    </w:rPr>
  </w:style>
  <w:style w:type="paragraph" w:customStyle="1" w:styleId="Slide">
    <w:name w:val="Slide"/>
    <w:basedOn w:val="Normal"/>
    <w:qFormat/>
    <w:rsid w:val="00CD5307"/>
    <w:pPr>
      <w:ind w:left="0"/>
      <w:jc w:val="center"/>
    </w:pPr>
    <w:rPr>
      <w:noProof/>
    </w:rPr>
  </w:style>
  <w:style w:type="paragraph" w:customStyle="1" w:styleId="Art">
    <w:name w:val="Art"/>
    <w:next w:val="Rule"/>
    <w:rsid w:val="005A6CDE"/>
    <w:pPr>
      <w:tabs>
        <w:tab w:val="left" w:pos="0"/>
        <w:tab w:val="left" w:pos="300"/>
      </w:tabs>
    </w:pPr>
    <w:rPr>
      <w:rFonts w:ascii="Times New Roman" w:eastAsia="Times New Roman" w:hAnsi="Times New Roman"/>
      <w:b/>
      <w:sz w:val="21"/>
    </w:rPr>
  </w:style>
  <w:style w:type="paragraph" w:customStyle="1" w:styleId="Rule">
    <w:name w:val="Rule"/>
    <w:next w:val="Normal"/>
    <w:rsid w:val="00393292"/>
    <w:pPr>
      <w:pBdr>
        <w:bottom w:val="single" w:sz="6" w:space="0" w:color="auto"/>
      </w:pBdr>
      <w:spacing w:after="340" w:line="120" w:lineRule="exact"/>
    </w:pPr>
    <w:rPr>
      <w:rFonts w:ascii="Times New Roman" w:eastAsia="Times New Roman" w:hAnsi="Times New Roman"/>
      <w:color w:val="000000"/>
      <w:sz w:val="8"/>
    </w:rPr>
  </w:style>
  <w:style w:type="paragraph" w:customStyle="1" w:styleId="Pb">
    <w:name w:val="Pb"/>
    <w:next w:val="Normal"/>
    <w:rsid w:val="00420EC9"/>
    <w:pPr>
      <w:keepNext/>
      <w:pageBreakBefore/>
      <w:framePr w:hSpace="180" w:wrap="around" w:vAnchor="text" w:hAnchor="page" w:y="1"/>
      <w:spacing w:line="80" w:lineRule="exact"/>
      <w:ind w:left="-280"/>
    </w:pPr>
    <w:rPr>
      <w:rFonts w:ascii="Times New Roman" w:eastAsia="Times New Roman" w:hAnsi="Times New Roman"/>
      <w:sz w:val="12"/>
    </w:rPr>
  </w:style>
  <w:style w:type="paragraph" w:customStyle="1" w:styleId="Lb1">
    <w:name w:val="Lb1"/>
    <w:rsid w:val="0061498B"/>
    <w:pPr>
      <w:numPr>
        <w:numId w:val="1"/>
      </w:numPr>
      <w:tabs>
        <w:tab w:val="clear" w:pos="360"/>
      </w:tabs>
      <w:spacing w:after="160" w:line="260" w:lineRule="exact"/>
      <w:ind w:left="1022" w:hanging="302"/>
    </w:pPr>
    <w:rPr>
      <w:rFonts w:ascii="Times New Roman" w:eastAsia="Times New Roman" w:hAnsi="Times New Roman"/>
      <w:sz w:val="22"/>
    </w:rPr>
  </w:style>
  <w:style w:type="paragraph" w:customStyle="1" w:styleId="Lb2">
    <w:name w:val="Lb2"/>
    <w:basedOn w:val="Lb1"/>
    <w:rsid w:val="009B7E6D"/>
    <w:pPr>
      <w:numPr>
        <w:ilvl w:val="1"/>
      </w:numPr>
      <w:tabs>
        <w:tab w:val="clear" w:pos="660"/>
      </w:tabs>
      <w:ind w:left="1382" w:hanging="302"/>
    </w:pPr>
  </w:style>
  <w:style w:type="paragraph" w:customStyle="1" w:styleId="DefaultParagraphFontParaChar">
    <w:name w:val="Default Paragraph Font Para Char"/>
    <w:basedOn w:val="Normal"/>
    <w:rsid w:val="00B55558"/>
    <w:pPr>
      <w:spacing w:line="240" w:lineRule="exact"/>
      <w:ind w:left="0"/>
    </w:pPr>
    <w:rPr>
      <w:rFonts w:ascii="Verdana" w:eastAsia="Times New Roman" w:hAnsi="Verdana"/>
      <w:sz w:val="20"/>
      <w:szCs w:val="20"/>
    </w:rPr>
  </w:style>
  <w:style w:type="paragraph" w:customStyle="1" w:styleId="TableContent">
    <w:name w:val="TableContent"/>
    <w:rsid w:val="0046444B"/>
    <w:pPr>
      <w:spacing w:before="40" w:after="60" w:line="280" w:lineRule="exact"/>
      <w:ind w:left="245"/>
    </w:pPr>
    <w:rPr>
      <w:rFonts w:ascii="Times New Roman" w:eastAsia="Times New Roman" w:hAnsi="Times New Roman"/>
      <w:sz w:val="21"/>
      <w:szCs w:val="21"/>
    </w:rPr>
  </w:style>
  <w:style w:type="paragraph" w:customStyle="1" w:styleId="TableHeader">
    <w:name w:val="TableHeader"/>
    <w:rsid w:val="00AA1C5C"/>
    <w:pPr>
      <w:keepNext/>
      <w:keepLines/>
      <w:spacing w:before="20" w:after="60" w:line="220" w:lineRule="exact"/>
      <w:ind w:left="240"/>
    </w:pPr>
    <w:rPr>
      <w:rFonts w:ascii="Times New Roman" w:eastAsia="Times New Roman" w:hAnsi="Times New Roman"/>
      <w:b/>
      <w:sz w:val="21"/>
      <w:szCs w:val="21"/>
    </w:rPr>
  </w:style>
  <w:style w:type="paragraph" w:customStyle="1" w:styleId="TableHeaderFirst">
    <w:name w:val="TableHeaderFirst"/>
    <w:basedOn w:val="TableHeader"/>
    <w:rsid w:val="00A55E72"/>
    <w:pPr>
      <w:ind w:left="0"/>
    </w:pPr>
  </w:style>
  <w:style w:type="paragraph" w:customStyle="1" w:styleId="TableContentFirst">
    <w:name w:val="TableContentFirst"/>
    <w:rsid w:val="0046444B"/>
    <w:pPr>
      <w:tabs>
        <w:tab w:val="left" w:pos="300"/>
      </w:tabs>
      <w:spacing w:before="40" w:after="60" w:line="280" w:lineRule="exact"/>
    </w:pPr>
    <w:rPr>
      <w:rFonts w:ascii="Times New Roman" w:eastAsia="Times New Roman" w:hAnsi="Times New Roman"/>
      <w:sz w:val="21"/>
      <w:szCs w:val="21"/>
    </w:rPr>
  </w:style>
  <w:style w:type="paragraph" w:customStyle="1" w:styleId="Tr">
    <w:name w:val="Tr"/>
    <w:next w:val="Normal"/>
    <w:rsid w:val="00A55E72"/>
    <w:pPr>
      <w:pBdr>
        <w:top w:val="single" w:sz="6" w:space="1" w:color="auto"/>
      </w:pBdr>
      <w:spacing w:line="40" w:lineRule="exact"/>
    </w:pPr>
    <w:rPr>
      <w:rFonts w:ascii="Times New Roman" w:eastAsia="Times New Roman" w:hAnsi="Times New Roman"/>
      <w:sz w:val="21"/>
    </w:rPr>
  </w:style>
  <w:style w:type="character" w:customStyle="1" w:styleId="Heading3Char">
    <w:name w:val="Heading 3 Char"/>
    <w:link w:val="Heading3"/>
    <w:uiPriority w:val="9"/>
    <w:rsid w:val="00C07BD4"/>
    <w:rPr>
      <w:rFonts w:ascii="Arial Narrow" w:eastAsia="Times New Roman" w:hAnsi="Arial Narrow" w:cs="Times New Roman"/>
      <w:b/>
      <w:color w:val="000000"/>
      <w:sz w:val="36"/>
      <w:szCs w:val="36"/>
    </w:rPr>
  </w:style>
  <w:style w:type="character" w:customStyle="1" w:styleId="Heading4Char">
    <w:name w:val="Heading 4 Char"/>
    <w:link w:val="Heading4"/>
    <w:uiPriority w:val="9"/>
    <w:rsid w:val="00936720"/>
    <w:rPr>
      <w:rFonts w:ascii="Arial" w:eastAsia="Times New Roman" w:hAnsi="Arial" w:cs="Arial"/>
      <w:b/>
      <w:bCs/>
      <w:iCs/>
      <w:color w:val="000000"/>
    </w:rPr>
  </w:style>
  <w:style w:type="character" w:customStyle="1" w:styleId="Heading5Char">
    <w:name w:val="Heading 5 Char"/>
    <w:link w:val="Heading5"/>
    <w:uiPriority w:val="9"/>
    <w:rsid w:val="008A72FD"/>
    <w:rPr>
      <w:rFonts w:ascii="Arial" w:eastAsia="Times New Roman" w:hAnsi="Arial" w:cs="Arial"/>
      <w:b/>
      <w:bCs/>
      <w:iCs/>
      <w:color w:val="000000"/>
    </w:rPr>
  </w:style>
  <w:style w:type="paragraph" w:styleId="TOC3">
    <w:name w:val="toc 3"/>
    <w:basedOn w:val="Normal"/>
    <w:next w:val="Normal"/>
    <w:autoRedefine/>
    <w:uiPriority w:val="39"/>
    <w:unhideWhenUsed/>
    <w:qFormat/>
    <w:rsid w:val="0076762A"/>
    <w:pPr>
      <w:spacing w:after="100"/>
      <w:ind w:left="440"/>
    </w:pPr>
    <w:rPr>
      <w:rFonts w:ascii="Calibri" w:hAnsi="Calibri"/>
    </w:rPr>
  </w:style>
  <w:style w:type="paragraph" w:customStyle="1" w:styleId="NormalHD5">
    <w:name w:val="Normal_HD5"/>
    <w:basedOn w:val="Normal"/>
    <w:qFormat/>
    <w:rsid w:val="008A72FD"/>
    <w:pPr>
      <w:ind w:left="1440"/>
    </w:pPr>
  </w:style>
  <w:style w:type="paragraph" w:customStyle="1" w:styleId="Note">
    <w:name w:val="Note"/>
    <w:basedOn w:val="Normal"/>
    <w:next w:val="Normal"/>
    <w:rsid w:val="007E09B0"/>
    <w:pPr>
      <w:pBdr>
        <w:top w:val="single" w:sz="6" w:space="3" w:color="auto"/>
        <w:left w:val="single" w:sz="6" w:space="2" w:color="auto"/>
        <w:bottom w:val="single" w:sz="6" w:space="3" w:color="auto"/>
        <w:right w:val="single" w:sz="6" w:space="2" w:color="auto"/>
      </w:pBdr>
      <w:shd w:val="clear" w:color="auto" w:fill="F2F2F2"/>
      <w:spacing w:before="60" w:line="240" w:lineRule="auto"/>
      <w:ind w:left="1080"/>
      <w:jc w:val="both"/>
    </w:pPr>
    <w:rPr>
      <w:rFonts w:eastAsia="Times New Roman"/>
      <w:i/>
      <w:sz w:val="21"/>
      <w:szCs w:val="20"/>
    </w:rPr>
  </w:style>
  <w:style w:type="paragraph" w:customStyle="1" w:styleId="NoteHeader">
    <w:name w:val="NoteHeader"/>
    <w:basedOn w:val="Note"/>
    <w:qFormat/>
    <w:rsid w:val="007E09B0"/>
    <w:pPr>
      <w:spacing w:after="60"/>
    </w:pPr>
    <w:rPr>
      <w:b/>
    </w:rPr>
  </w:style>
  <w:style w:type="character" w:customStyle="1" w:styleId="Heading6Char">
    <w:name w:val="Heading 6 Char"/>
    <w:link w:val="Heading6"/>
    <w:uiPriority w:val="9"/>
    <w:rsid w:val="006434AC"/>
    <w:rPr>
      <w:rFonts w:ascii="Times New Roman" w:eastAsia="Times New Roman" w:hAnsi="Times New Roman" w:cs="Times New Roman"/>
      <w:b/>
      <w:iCs/>
      <w:color w:val="000000"/>
    </w:rPr>
  </w:style>
  <w:style w:type="paragraph" w:customStyle="1" w:styleId="TableContentBullet">
    <w:name w:val="TableContentBullet"/>
    <w:basedOn w:val="TableContent"/>
    <w:qFormat/>
    <w:rsid w:val="007B7D8D"/>
    <w:pPr>
      <w:numPr>
        <w:numId w:val="2"/>
      </w:numPr>
      <w:ind w:left="630"/>
    </w:pPr>
  </w:style>
  <w:style w:type="paragraph" w:customStyle="1" w:styleId="NoteBotLine">
    <w:name w:val="NoteBotLine"/>
    <w:next w:val="Normal"/>
    <w:rsid w:val="00C22B3D"/>
    <w:pPr>
      <w:numPr>
        <w:ilvl w:val="12"/>
      </w:numPr>
      <w:pBdr>
        <w:top w:val="single" w:sz="6" w:space="1" w:color="auto"/>
      </w:pBdr>
      <w:spacing w:after="60" w:line="140" w:lineRule="exact"/>
      <w:ind w:left="720"/>
    </w:pPr>
    <w:rPr>
      <w:rFonts w:ascii="Times New Roman" w:eastAsia="Times New Roman" w:hAnsi="Times New Roman"/>
      <w:color w:val="FFFFFF"/>
      <w:sz w:val="12"/>
    </w:rPr>
  </w:style>
  <w:style w:type="paragraph" w:customStyle="1" w:styleId="NoteHeading">
    <w:name w:val="NoteHeading"/>
    <w:next w:val="Normal"/>
    <w:rsid w:val="00C22B3D"/>
    <w:pPr>
      <w:keepNext/>
      <w:keepLines/>
      <w:framePr w:h="259" w:hRule="exact" w:hSpace="173" w:wrap="around" w:vAnchor="text" w:hAnchor="page" w:x="2521" w:y="13"/>
      <w:numPr>
        <w:ilvl w:val="12"/>
      </w:numPr>
      <w:spacing w:before="40" w:line="235" w:lineRule="exact"/>
      <w:ind w:left="20"/>
    </w:pPr>
    <w:rPr>
      <w:rFonts w:ascii="Arial Narrow" w:eastAsia="Times New Roman" w:hAnsi="Arial Narrow"/>
      <w:b/>
      <w:sz w:val="21"/>
    </w:rPr>
  </w:style>
  <w:style w:type="paragraph" w:customStyle="1" w:styleId="NoteContent">
    <w:name w:val="NoteContent"/>
    <w:next w:val="NoteBotLine"/>
    <w:rsid w:val="00936720"/>
    <w:pPr>
      <w:keepNext/>
      <w:numPr>
        <w:ilvl w:val="12"/>
      </w:numPr>
      <w:spacing w:before="40" w:after="60" w:line="240" w:lineRule="exact"/>
      <w:ind w:left="720"/>
    </w:pPr>
    <w:rPr>
      <w:rFonts w:ascii="Times New Roman" w:eastAsia="Times New Roman" w:hAnsi="Times New Roman"/>
      <w:sz w:val="21"/>
    </w:rPr>
  </w:style>
  <w:style w:type="paragraph" w:customStyle="1" w:styleId="NoteTopLine">
    <w:name w:val="NoteTopLine"/>
    <w:next w:val="NoteHeading"/>
    <w:rsid w:val="00C22B3D"/>
    <w:pPr>
      <w:keepNext/>
      <w:keepLines/>
      <w:numPr>
        <w:ilvl w:val="12"/>
      </w:numPr>
      <w:pBdr>
        <w:bottom w:val="single" w:sz="6" w:space="1" w:color="auto"/>
      </w:pBdr>
      <w:spacing w:line="80" w:lineRule="exact"/>
      <w:ind w:left="720"/>
    </w:pPr>
    <w:rPr>
      <w:rFonts w:ascii="Times New Roman" w:eastAsia="Times New Roman" w:hAnsi="Times New Roman"/>
      <w:color w:val="FFFFFF"/>
      <w:sz w:val="12"/>
    </w:rPr>
  </w:style>
  <w:style w:type="paragraph" w:customStyle="1" w:styleId="ReferenceHeader">
    <w:name w:val="ReferenceHeader"/>
    <w:qFormat/>
    <w:rsid w:val="00201724"/>
    <w:pPr>
      <w:spacing w:before="120" w:after="40"/>
      <w:ind w:left="720"/>
    </w:pPr>
    <w:rPr>
      <w:rFonts w:ascii="Times New Roman" w:eastAsia="Times New Roman" w:hAnsi="Times New Roman"/>
      <w:b/>
      <w:iCs/>
      <w:color w:val="000000"/>
      <w:sz w:val="22"/>
      <w:szCs w:val="22"/>
    </w:rPr>
  </w:style>
  <w:style w:type="paragraph" w:customStyle="1" w:styleId="ReferenceURL">
    <w:name w:val="ReferenceURL"/>
    <w:qFormat/>
    <w:rsid w:val="005D66D3"/>
    <w:pPr>
      <w:spacing w:after="160" w:line="260" w:lineRule="exact"/>
      <w:ind w:left="720"/>
    </w:pPr>
    <w:rPr>
      <w:rFonts w:ascii="Times New Roman" w:hAnsi="Times New Roman"/>
      <w:szCs w:val="22"/>
    </w:rPr>
  </w:style>
  <w:style w:type="paragraph" w:customStyle="1" w:styleId="HD4">
    <w:name w:val="HD4"/>
    <w:basedOn w:val="Heading4"/>
    <w:next w:val="Normal"/>
    <w:qFormat/>
    <w:rsid w:val="006326A7"/>
    <w:pPr>
      <w:ind w:left="720" w:firstLine="0"/>
      <w:outlineLvl w:val="9"/>
    </w:pPr>
  </w:style>
  <w:style w:type="paragraph" w:customStyle="1" w:styleId="HD5">
    <w:name w:val="HD5"/>
    <w:basedOn w:val="Heading5"/>
    <w:next w:val="Normal"/>
    <w:qFormat/>
    <w:rsid w:val="008A4023"/>
    <w:pPr>
      <w:outlineLvl w:val="9"/>
    </w:pPr>
  </w:style>
  <w:style w:type="paragraph" w:customStyle="1" w:styleId="Legal">
    <w:name w:val="Legal"/>
    <w:qFormat/>
    <w:rsid w:val="004E1910"/>
    <w:pPr>
      <w:spacing w:after="120"/>
      <w:ind w:left="720"/>
    </w:pPr>
    <w:rPr>
      <w:rFonts w:ascii="Arial" w:hAnsi="Arial"/>
      <w:sz w:val="16"/>
      <w:szCs w:val="24"/>
    </w:rPr>
  </w:style>
  <w:style w:type="paragraph" w:customStyle="1" w:styleId="HD6">
    <w:name w:val="HD6"/>
    <w:qFormat/>
    <w:rsid w:val="00734274"/>
    <w:pPr>
      <w:spacing w:before="120" w:after="120" w:line="260" w:lineRule="exact"/>
      <w:ind w:firstLine="720"/>
    </w:pPr>
    <w:rPr>
      <w:rFonts w:ascii="Times New Roman" w:eastAsia="Times New Roman" w:hAnsi="Times New Roman"/>
      <w:b/>
      <w:iCs/>
      <w:color w:val="000000"/>
      <w:sz w:val="22"/>
      <w:szCs w:val="22"/>
    </w:rPr>
  </w:style>
  <w:style w:type="paragraph" w:customStyle="1" w:styleId="Nb1">
    <w:name w:val="Nb1"/>
    <w:qFormat/>
    <w:rsid w:val="009F59DC"/>
    <w:pPr>
      <w:numPr>
        <w:numId w:val="6"/>
      </w:numPr>
      <w:spacing w:after="120" w:line="260" w:lineRule="exact"/>
    </w:pPr>
    <w:rPr>
      <w:rFonts w:ascii="Times New Roman" w:eastAsia="Times New Roman" w:hAnsi="Times New Roman"/>
      <w:sz w:val="22"/>
    </w:rPr>
  </w:style>
  <w:style w:type="paragraph" w:customStyle="1" w:styleId="Note-Indented">
    <w:name w:val="Note-Indented"/>
    <w:basedOn w:val="Note"/>
    <w:qFormat/>
    <w:rsid w:val="0018737E"/>
    <w:pPr>
      <w:ind w:left="1166" w:right="720"/>
    </w:pPr>
  </w:style>
  <w:style w:type="paragraph" w:customStyle="1" w:styleId="Nb1-Content">
    <w:name w:val="Nb1-Content"/>
    <w:qFormat/>
    <w:rsid w:val="002D5689"/>
    <w:pPr>
      <w:spacing w:after="160" w:line="260" w:lineRule="exact"/>
      <w:ind w:left="1080"/>
    </w:pPr>
    <w:rPr>
      <w:rFonts w:ascii="Times New Roman" w:hAnsi="Times New Roman"/>
      <w:sz w:val="22"/>
      <w:szCs w:val="22"/>
    </w:rPr>
  </w:style>
  <w:style w:type="paragraph" w:customStyle="1" w:styleId="Code">
    <w:name w:val="Code"/>
    <w:basedOn w:val="Normal"/>
    <w:qFormat/>
    <w:rsid w:val="005E11F1"/>
    <w:pPr>
      <w:shd w:val="clear" w:color="auto" w:fill="F2F2F2"/>
      <w:spacing w:after="0"/>
      <w:ind w:firstLine="720"/>
    </w:pPr>
    <w:rPr>
      <w:rFonts w:ascii="Courier New" w:hAnsi="Courier New" w:cs="Courier New"/>
      <w:b/>
      <w:sz w:val="20"/>
      <w:szCs w:val="20"/>
    </w:rPr>
  </w:style>
  <w:style w:type="paragraph" w:customStyle="1" w:styleId="Lb3">
    <w:name w:val="Lb3"/>
    <w:basedOn w:val="Lb2"/>
    <w:qFormat/>
    <w:rsid w:val="000A0D41"/>
    <w:pPr>
      <w:numPr>
        <w:ilvl w:val="4"/>
      </w:numPr>
    </w:pPr>
  </w:style>
  <w:style w:type="paragraph" w:customStyle="1" w:styleId="Ex-Note">
    <w:name w:val="Ex-Note"/>
    <w:basedOn w:val="Note"/>
    <w:qFormat/>
    <w:rsid w:val="002C5CBC"/>
    <w:rPr>
      <w:b/>
    </w:rPr>
  </w:style>
  <w:style w:type="paragraph" w:styleId="ListParagraph">
    <w:name w:val="List Paragraph"/>
    <w:basedOn w:val="Normal"/>
    <w:uiPriority w:val="34"/>
    <w:qFormat/>
    <w:rsid w:val="002C5CBC"/>
    <w:pPr>
      <w:contextualSpacing/>
    </w:pPr>
  </w:style>
  <w:style w:type="paragraph" w:customStyle="1" w:styleId="LabTabelHeaderFirst">
    <w:name w:val="LabTabelHeaderFirst"/>
    <w:basedOn w:val="TableHeaderFirst"/>
    <w:qFormat/>
    <w:rsid w:val="00023067"/>
    <w:pPr>
      <w:spacing w:before="120"/>
    </w:pPr>
  </w:style>
  <w:style w:type="paragraph" w:customStyle="1" w:styleId="LabTableContentFirst">
    <w:name w:val="LabTableContentFirst"/>
    <w:basedOn w:val="TableContentFirst"/>
    <w:qFormat/>
    <w:rsid w:val="00D67EF1"/>
  </w:style>
  <w:style w:type="paragraph" w:customStyle="1" w:styleId="LabTableContent">
    <w:name w:val="LabTableContent"/>
    <w:basedOn w:val="TableContent"/>
    <w:qFormat/>
    <w:rsid w:val="00D67EF1"/>
  </w:style>
  <w:style w:type="paragraph" w:customStyle="1" w:styleId="LabTableHeader">
    <w:name w:val="LabTableHeader"/>
    <w:basedOn w:val="TableHeader"/>
    <w:qFormat/>
    <w:rsid w:val="00023067"/>
    <w:pPr>
      <w:spacing w:before="120"/>
    </w:pPr>
  </w:style>
  <w:style w:type="paragraph" w:customStyle="1" w:styleId="LabArt">
    <w:name w:val="LabArt"/>
    <w:basedOn w:val="Art"/>
    <w:qFormat/>
    <w:rsid w:val="00637F50"/>
    <w:pPr>
      <w:tabs>
        <w:tab w:val="clear" w:pos="300"/>
      </w:tabs>
      <w:ind w:left="1080"/>
    </w:pPr>
    <w:rPr>
      <w:noProof/>
    </w:rPr>
  </w:style>
  <w:style w:type="paragraph" w:customStyle="1" w:styleId="HD5-Content">
    <w:name w:val="HD5-Content"/>
    <w:basedOn w:val="Normal"/>
    <w:qFormat/>
    <w:rsid w:val="00973783"/>
    <w:pPr>
      <w:ind w:left="1440"/>
    </w:pPr>
  </w:style>
  <w:style w:type="paragraph" w:customStyle="1" w:styleId="Ex-Title">
    <w:name w:val="Ex-Title"/>
    <w:basedOn w:val="HD4"/>
    <w:qFormat/>
    <w:rsid w:val="007D515C"/>
  </w:style>
  <w:style w:type="paragraph" w:customStyle="1" w:styleId="Nb2">
    <w:name w:val="Nb2"/>
    <w:basedOn w:val="Nb1"/>
    <w:qFormat/>
    <w:rsid w:val="00412740"/>
    <w:pPr>
      <w:numPr>
        <w:ilvl w:val="1"/>
      </w:numPr>
      <w:ind w:left="1440"/>
    </w:pPr>
  </w:style>
  <w:style w:type="paragraph" w:customStyle="1" w:styleId="LabTableSection">
    <w:name w:val="LabTableSection"/>
    <w:basedOn w:val="LabTableHeader"/>
    <w:qFormat/>
    <w:rsid w:val="003415D6"/>
    <w:pPr>
      <w:ind w:left="90"/>
    </w:pPr>
  </w:style>
  <w:style w:type="paragraph" w:customStyle="1" w:styleId="Ln1">
    <w:name w:val="Ln1"/>
    <w:rsid w:val="006C506B"/>
    <w:pPr>
      <w:numPr>
        <w:ilvl w:val="2"/>
        <w:numId w:val="5"/>
      </w:numPr>
      <w:tabs>
        <w:tab w:val="left" w:pos="300"/>
      </w:tabs>
      <w:spacing w:after="100"/>
    </w:pPr>
    <w:rPr>
      <w:rFonts w:ascii="Times New Roman" w:eastAsia="Times New Roman" w:hAnsi="Times New Roman"/>
      <w:sz w:val="21"/>
    </w:rPr>
  </w:style>
  <w:style w:type="character" w:styleId="CommentReference">
    <w:name w:val="annotation reference"/>
    <w:semiHidden/>
    <w:rsid w:val="003D49A7"/>
    <w:rPr>
      <w:sz w:val="16"/>
      <w:szCs w:val="16"/>
    </w:rPr>
  </w:style>
  <w:style w:type="paragraph" w:styleId="CommentText">
    <w:name w:val="annotation text"/>
    <w:basedOn w:val="Normal"/>
    <w:semiHidden/>
    <w:rsid w:val="003D49A7"/>
    <w:rPr>
      <w:sz w:val="20"/>
      <w:szCs w:val="20"/>
    </w:rPr>
  </w:style>
  <w:style w:type="paragraph" w:styleId="CommentSubject">
    <w:name w:val="annotation subject"/>
    <w:basedOn w:val="CommentText"/>
    <w:next w:val="CommentText"/>
    <w:semiHidden/>
    <w:rsid w:val="003D49A7"/>
    <w:rPr>
      <w:b/>
      <w:bCs/>
    </w:rPr>
  </w:style>
  <w:style w:type="paragraph" w:customStyle="1" w:styleId="Lb5">
    <w:name w:val="Lb5"/>
    <w:basedOn w:val="Lb2"/>
    <w:qFormat/>
    <w:rsid w:val="00572CD1"/>
    <w:pPr>
      <w:ind w:left="2160" w:hanging="360"/>
    </w:pPr>
  </w:style>
  <w:style w:type="paragraph" w:customStyle="1" w:styleId="FormatPPT">
    <w:name w:val="Format_PPT"/>
    <w:next w:val="Normal"/>
    <w:qFormat/>
    <w:rsid w:val="00572CD1"/>
    <w:pPr>
      <w:jc w:val="center"/>
    </w:pPr>
    <w:rPr>
      <w:rFonts w:ascii="Arial Narrow" w:eastAsia="Times New Roman" w:hAnsi="Arial Narrow"/>
      <w:b/>
      <w:noProof/>
      <w:color w:val="000000"/>
      <w:sz w:val="24"/>
      <w:szCs w:val="40"/>
    </w:rPr>
  </w:style>
  <w:style w:type="paragraph" w:customStyle="1" w:styleId="ModNum">
    <w:name w:val="ModNum"/>
    <w:basedOn w:val="ModNumber"/>
    <w:qFormat/>
    <w:rsid w:val="00893213"/>
    <w:pPr>
      <w:framePr w:wrap="notBeside" w:y="2881"/>
    </w:pPr>
  </w:style>
  <w:style w:type="table" w:styleId="TableGrid">
    <w:name w:val="Table Grid"/>
    <w:basedOn w:val="TableNormal"/>
    <w:uiPriority w:val="59"/>
    <w:rsid w:val="002322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semiHidden/>
    <w:unhideWhenUsed/>
    <w:rsid w:val="00192928"/>
    <w:rPr>
      <w:color w:val="800080"/>
      <w:u w:val="single"/>
    </w:rPr>
  </w:style>
</w:styles>
</file>

<file path=word/webSettings.xml><?xml version="1.0" encoding="utf-8"?>
<w:webSettings xmlns:r="http://schemas.openxmlformats.org/officeDocument/2006/relationships" xmlns:w="http://schemas.openxmlformats.org/wordprocessingml/2006/main">
  <w:divs>
    <w:div w:id="1217275145">
      <w:bodyDiv w:val="1"/>
      <w:marLeft w:val="0"/>
      <w:marRight w:val="0"/>
      <w:marTop w:val="0"/>
      <w:marBottom w:val="0"/>
      <w:divBdr>
        <w:top w:val="none" w:sz="0" w:space="0" w:color="auto"/>
        <w:left w:val="none" w:sz="0" w:space="0" w:color="auto"/>
        <w:bottom w:val="none" w:sz="0" w:space="0" w:color="auto"/>
        <w:right w:val="none" w:sz="0" w:space="0" w:color="auto"/>
      </w:divBdr>
      <w:divsChild>
        <w:div w:id="535966909">
          <w:marLeft w:val="547"/>
          <w:marRight w:val="0"/>
          <w:marTop w:val="173"/>
          <w:marBottom w:val="0"/>
          <w:divBdr>
            <w:top w:val="none" w:sz="0" w:space="0" w:color="auto"/>
            <w:left w:val="none" w:sz="0" w:space="0" w:color="auto"/>
            <w:bottom w:val="none" w:sz="0" w:space="0" w:color="auto"/>
            <w:right w:val="none" w:sz="0" w:space="0" w:color="auto"/>
          </w:divBdr>
        </w:div>
        <w:div w:id="1217888217">
          <w:marLeft w:val="547"/>
          <w:marRight w:val="0"/>
          <w:marTop w:val="173"/>
          <w:marBottom w:val="0"/>
          <w:divBdr>
            <w:top w:val="none" w:sz="0" w:space="0" w:color="auto"/>
            <w:left w:val="none" w:sz="0" w:space="0" w:color="auto"/>
            <w:bottom w:val="none" w:sz="0" w:space="0" w:color="auto"/>
            <w:right w:val="none" w:sz="0" w:space="0" w:color="auto"/>
          </w:divBdr>
        </w:div>
        <w:div w:id="1572496086">
          <w:marLeft w:val="547"/>
          <w:marRight w:val="0"/>
          <w:marTop w:val="173"/>
          <w:marBottom w:val="0"/>
          <w:divBdr>
            <w:top w:val="none" w:sz="0" w:space="0" w:color="auto"/>
            <w:left w:val="none" w:sz="0" w:space="0" w:color="auto"/>
            <w:bottom w:val="none" w:sz="0" w:space="0" w:color="auto"/>
            <w:right w:val="none" w:sz="0" w:space="0" w:color="auto"/>
          </w:divBdr>
        </w:div>
      </w:divsChild>
    </w:div>
    <w:div w:id="13213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header" Target="header5.xml"/><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emf"/><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eader" Target="header4.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comments" Target="comments.xml"/><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FAD6E-4648-4CE6-AB11-16B64CE6A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52</Pages>
  <Words>12301</Words>
  <Characters>70121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PMO Logistics Inc.</Company>
  <LinksUpToDate>false</LinksUpToDate>
  <CharactersWithSpaces>82258</CharactersWithSpaces>
  <SharedDoc>false</SharedDoc>
  <HLinks>
    <vt:vector size="180" baseType="variant">
      <vt:variant>
        <vt:i4>1835064</vt:i4>
      </vt:variant>
      <vt:variant>
        <vt:i4>176</vt:i4>
      </vt:variant>
      <vt:variant>
        <vt:i4>0</vt:i4>
      </vt:variant>
      <vt:variant>
        <vt:i4>5</vt:i4>
      </vt:variant>
      <vt:variant>
        <vt:lpwstr/>
      </vt:variant>
      <vt:variant>
        <vt:lpwstr>_Toc261094298</vt:lpwstr>
      </vt:variant>
      <vt:variant>
        <vt:i4>1835064</vt:i4>
      </vt:variant>
      <vt:variant>
        <vt:i4>170</vt:i4>
      </vt:variant>
      <vt:variant>
        <vt:i4>0</vt:i4>
      </vt:variant>
      <vt:variant>
        <vt:i4>5</vt:i4>
      </vt:variant>
      <vt:variant>
        <vt:lpwstr/>
      </vt:variant>
      <vt:variant>
        <vt:lpwstr>_Toc261094297</vt:lpwstr>
      </vt:variant>
      <vt:variant>
        <vt:i4>1835064</vt:i4>
      </vt:variant>
      <vt:variant>
        <vt:i4>164</vt:i4>
      </vt:variant>
      <vt:variant>
        <vt:i4>0</vt:i4>
      </vt:variant>
      <vt:variant>
        <vt:i4>5</vt:i4>
      </vt:variant>
      <vt:variant>
        <vt:lpwstr/>
      </vt:variant>
      <vt:variant>
        <vt:lpwstr>_Toc261094296</vt:lpwstr>
      </vt:variant>
      <vt:variant>
        <vt:i4>1835064</vt:i4>
      </vt:variant>
      <vt:variant>
        <vt:i4>158</vt:i4>
      </vt:variant>
      <vt:variant>
        <vt:i4>0</vt:i4>
      </vt:variant>
      <vt:variant>
        <vt:i4>5</vt:i4>
      </vt:variant>
      <vt:variant>
        <vt:lpwstr/>
      </vt:variant>
      <vt:variant>
        <vt:lpwstr>_Toc261094295</vt:lpwstr>
      </vt:variant>
      <vt:variant>
        <vt:i4>1835064</vt:i4>
      </vt:variant>
      <vt:variant>
        <vt:i4>152</vt:i4>
      </vt:variant>
      <vt:variant>
        <vt:i4>0</vt:i4>
      </vt:variant>
      <vt:variant>
        <vt:i4>5</vt:i4>
      </vt:variant>
      <vt:variant>
        <vt:lpwstr/>
      </vt:variant>
      <vt:variant>
        <vt:lpwstr>_Toc261094294</vt:lpwstr>
      </vt:variant>
      <vt:variant>
        <vt:i4>1835064</vt:i4>
      </vt:variant>
      <vt:variant>
        <vt:i4>146</vt:i4>
      </vt:variant>
      <vt:variant>
        <vt:i4>0</vt:i4>
      </vt:variant>
      <vt:variant>
        <vt:i4>5</vt:i4>
      </vt:variant>
      <vt:variant>
        <vt:lpwstr/>
      </vt:variant>
      <vt:variant>
        <vt:lpwstr>_Toc261094293</vt:lpwstr>
      </vt:variant>
      <vt:variant>
        <vt:i4>1835064</vt:i4>
      </vt:variant>
      <vt:variant>
        <vt:i4>140</vt:i4>
      </vt:variant>
      <vt:variant>
        <vt:i4>0</vt:i4>
      </vt:variant>
      <vt:variant>
        <vt:i4>5</vt:i4>
      </vt:variant>
      <vt:variant>
        <vt:lpwstr/>
      </vt:variant>
      <vt:variant>
        <vt:lpwstr>_Toc261094292</vt:lpwstr>
      </vt:variant>
      <vt:variant>
        <vt:i4>1835064</vt:i4>
      </vt:variant>
      <vt:variant>
        <vt:i4>134</vt:i4>
      </vt:variant>
      <vt:variant>
        <vt:i4>0</vt:i4>
      </vt:variant>
      <vt:variant>
        <vt:i4>5</vt:i4>
      </vt:variant>
      <vt:variant>
        <vt:lpwstr/>
      </vt:variant>
      <vt:variant>
        <vt:lpwstr>_Toc261094291</vt:lpwstr>
      </vt:variant>
      <vt:variant>
        <vt:i4>1835064</vt:i4>
      </vt:variant>
      <vt:variant>
        <vt:i4>128</vt:i4>
      </vt:variant>
      <vt:variant>
        <vt:i4>0</vt:i4>
      </vt:variant>
      <vt:variant>
        <vt:i4>5</vt:i4>
      </vt:variant>
      <vt:variant>
        <vt:lpwstr/>
      </vt:variant>
      <vt:variant>
        <vt:lpwstr>_Toc261094290</vt:lpwstr>
      </vt:variant>
      <vt:variant>
        <vt:i4>1900600</vt:i4>
      </vt:variant>
      <vt:variant>
        <vt:i4>122</vt:i4>
      </vt:variant>
      <vt:variant>
        <vt:i4>0</vt:i4>
      </vt:variant>
      <vt:variant>
        <vt:i4>5</vt:i4>
      </vt:variant>
      <vt:variant>
        <vt:lpwstr/>
      </vt:variant>
      <vt:variant>
        <vt:lpwstr>_Toc261094289</vt:lpwstr>
      </vt:variant>
      <vt:variant>
        <vt:i4>1900600</vt:i4>
      </vt:variant>
      <vt:variant>
        <vt:i4>116</vt:i4>
      </vt:variant>
      <vt:variant>
        <vt:i4>0</vt:i4>
      </vt:variant>
      <vt:variant>
        <vt:i4>5</vt:i4>
      </vt:variant>
      <vt:variant>
        <vt:lpwstr/>
      </vt:variant>
      <vt:variant>
        <vt:lpwstr>_Toc261094288</vt:lpwstr>
      </vt:variant>
      <vt:variant>
        <vt:i4>1900600</vt:i4>
      </vt:variant>
      <vt:variant>
        <vt:i4>110</vt:i4>
      </vt:variant>
      <vt:variant>
        <vt:i4>0</vt:i4>
      </vt:variant>
      <vt:variant>
        <vt:i4>5</vt:i4>
      </vt:variant>
      <vt:variant>
        <vt:lpwstr/>
      </vt:variant>
      <vt:variant>
        <vt:lpwstr>_Toc261094287</vt:lpwstr>
      </vt:variant>
      <vt:variant>
        <vt:i4>1900600</vt:i4>
      </vt:variant>
      <vt:variant>
        <vt:i4>104</vt:i4>
      </vt:variant>
      <vt:variant>
        <vt:i4>0</vt:i4>
      </vt:variant>
      <vt:variant>
        <vt:i4>5</vt:i4>
      </vt:variant>
      <vt:variant>
        <vt:lpwstr/>
      </vt:variant>
      <vt:variant>
        <vt:lpwstr>_Toc261094286</vt:lpwstr>
      </vt:variant>
      <vt:variant>
        <vt:i4>1900600</vt:i4>
      </vt:variant>
      <vt:variant>
        <vt:i4>98</vt:i4>
      </vt:variant>
      <vt:variant>
        <vt:i4>0</vt:i4>
      </vt:variant>
      <vt:variant>
        <vt:i4>5</vt:i4>
      </vt:variant>
      <vt:variant>
        <vt:lpwstr/>
      </vt:variant>
      <vt:variant>
        <vt:lpwstr>_Toc261094285</vt:lpwstr>
      </vt:variant>
      <vt:variant>
        <vt:i4>1900600</vt:i4>
      </vt:variant>
      <vt:variant>
        <vt:i4>92</vt:i4>
      </vt:variant>
      <vt:variant>
        <vt:i4>0</vt:i4>
      </vt:variant>
      <vt:variant>
        <vt:i4>5</vt:i4>
      </vt:variant>
      <vt:variant>
        <vt:lpwstr/>
      </vt:variant>
      <vt:variant>
        <vt:lpwstr>_Toc261094284</vt:lpwstr>
      </vt:variant>
      <vt:variant>
        <vt:i4>1900600</vt:i4>
      </vt:variant>
      <vt:variant>
        <vt:i4>86</vt:i4>
      </vt:variant>
      <vt:variant>
        <vt:i4>0</vt:i4>
      </vt:variant>
      <vt:variant>
        <vt:i4>5</vt:i4>
      </vt:variant>
      <vt:variant>
        <vt:lpwstr/>
      </vt:variant>
      <vt:variant>
        <vt:lpwstr>_Toc261094283</vt:lpwstr>
      </vt:variant>
      <vt:variant>
        <vt:i4>1900600</vt:i4>
      </vt:variant>
      <vt:variant>
        <vt:i4>80</vt:i4>
      </vt:variant>
      <vt:variant>
        <vt:i4>0</vt:i4>
      </vt:variant>
      <vt:variant>
        <vt:i4>5</vt:i4>
      </vt:variant>
      <vt:variant>
        <vt:lpwstr/>
      </vt:variant>
      <vt:variant>
        <vt:lpwstr>_Toc261094282</vt:lpwstr>
      </vt:variant>
      <vt:variant>
        <vt:i4>1900600</vt:i4>
      </vt:variant>
      <vt:variant>
        <vt:i4>74</vt:i4>
      </vt:variant>
      <vt:variant>
        <vt:i4>0</vt:i4>
      </vt:variant>
      <vt:variant>
        <vt:i4>5</vt:i4>
      </vt:variant>
      <vt:variant>
        <vt:lpwstr/>
      </vt:variant>
      <vt:variant>
        <vt:lpwstr>_Toc261094281</vt:lpwstr>
      </vt:variant>
      <vt:variant>
        <vt:i4>1900600</vt:i4>
      </vt:variant>
      <vt:variant>
        <vt:i4>68</vt:i4>
      </vt:variant>
      <vt:variant>
        <vt:i4>0</vt:i4>
      </vt:variant>
      <vt:variant>
        <vt:i4>5</vt:i4>
      </vt:variant>
      <vt:variant>
        <vt:lpwstr/>
      </vt:variant>
      <vt:variant>
        <vt:lpwstr>_Toc261094280</vt:lpwstr>
      </vt:variant>
      <vt:variant>
        <vt:i4>1179704</vt:i4>
      </vt:variant>
      <vt:variant>
        <vt:i4>62</vt:i4>
      </vt:variant>
      <vt:variant>
        <vt:i4>0</vt:i4>
      </vt:variant>
      <vt:variant>
        <vt:i4>5</vt:i4>
      </vt:variant>
      <vt:variant>
        <vt:lpwstr/>
      </vt:variant>
      <vt:variant>
        <vt:lpwstr>_Toc261094279</vt:lpwstr>
      </vt:variant>
      <vt:variant>
        <vt:i4>1179704</vt:i4>
      </vt:variant>
      <vt:variant>
        <vt:i4>56</vt:i4>
      </vt:variant>
      <vt:variant>
        <vt:i4>0</vt:i4>
      </vt:variant>
      <vt:variant>
        <vt:i4>5</vt:i4>
      </vt:variant>
      <vt:variant>
        <vt:lpwstr/>
      </vt:variant>
      <vt:variant>
        <vt:lpwstr>_Toc261094278</vt:lpwstr>
      </vt:variant>
      <vt:variant>
        <vt:i4>1179704</vt:i4>
      </vt:variant>
      <vt:variant>
        <vt:i4>50</vt:i4>
      </vt:variant>
      <vt:variant>
        <vt:i4>0</vt:i4>
      </vt:variant>
      <vt:variant>
        <vt:i4>5</vt:i4>
      </vt:variant>
      <vt:variant>
        <vt:lpwstr/>
      </vt:variant>
      <vt:variant>
        <vt:lpwstr>_Toc261094277</vt:lpwstr>
      </vt:variant>
      <vt:variant>
        <vt:i4>1179704</vt:i4>
      </vt:variant>
      <vt:variant>
        <vt:i4>44</vt:i4>
      </vt:variant>
      <vt:variant>
        <vt:i4>0</vt:i4>
      </vt:variant>
      <vt:variant>
        <vt:i4>5</vt:i4>
      </vt:variant>
      <vt:variant>
        <vt:lpwstr/>
      </vt:variant>
      <vt:variant>
        <vt:lpwstr>_Toc261094276</vt:lpwstr>
      </vt:variant>
      <vt:variant>
        <vt:i4>1179704</vt:i4>
      </vt:variant>
      <vt:variant>
        <vt:i4>38</vt:i4>
      </vt:variant>
      <vt:variant>
        <vt:i4>0</vt:i4>
      </vt:variant>
      <vt:variant>
        <vt:i4>5</vt:i4>
      </vt:variant>
      <vt:variant>
        <vt:lpwstr/>
      </vt:variant>
      <vt:variant>
        <vt:lpwstr>_Toc261094275</vt:lpwstr>
      </vt:variant>
      <vt:variant>
        <vt:i4>1179704</vt:i4>
      </vt:variant>
      <vt:variant>
        <vt:i4>32</vt:i4>
      </vt:variant>
      <vt:variant>
        <vt:i4>0</vt:i4>
      </vt:variant>
      <vt:variant>
        <vt:i4>5</vt:i4>
      </vt:variant>
      <vt:variant>
        <vt:lpwstr/>
      </vt:variant>
      <vt:variant>
        <vt:lpwstr>_Toc261094274</vt:lpwstr>
      </vt:variant>
      <vt:variant>
        <vt:i4>1179704</vt:i4>
      </vt:variant>
      <vt:variant>
        <vt:i4>26</vt:i4>
      </vt:variant>
      <vt:variant>
        <vt:i4>0</vt:i4>
      </vt:variant>
      <vt:variant>
        <vt:i4>5</vt:i4>
      </vt:variant>
      <vt:variant>
        <vt:lpwstr/>
      </vt:variant>
      <vt:variant>
        <vt:lpwstr>_Toc261094273</vt:lpwstr>
      </vt:variant>
      <vt:variant>
        <vt:i4>1179704</vt:i4>
      </vt:variant>
      <vt:variant>
        <vt:i4>20</vt:i4>
      </vt:variant>
      <vt:variant>
        <vt:i4>0</vt:i4>
      </vt:variant>
      <vt:variant>
        <vt:i4>5</vt:i4>
      </vt:variant>
      <vt:variant>
        <vt:lpwstr/>
      </vt:variant>
      <vt:variant>
        <vt:lpwstr>_Toc261094272</vt:lpwstr>
      </vt:variant>
      <vt:variant>
        <vt:i4>1179704</vt:i4>
      </vt:variant>
      <vt:variant>
        <vt:i4>14</vt:i4>
      </vt:variant>
      <vt:variant>
        <vt:i4>0</vt:i4>
      </vt:variant>
      <vt:variant>
        <vt:i4>5</vt:i4>
      </vt:variant>
      <vt:variant>
        <vt:lpwstr/>
      </vt:variant>
      <vt:variant>
        <vt:lpwstr>_Toc261094271</vt:lpwstr>
      </vt:variant>
      <vt:variant>
        <vt:i4>1179704</vt:i4>
      </vt:variant>
      <vt:variant>
        <vt:i4>8</vt:i4>
      </vt:variant>
      <vt:variant>
        <vt:i4>0</vt:i4>
      </vt:variant>
      <vt:variant>
        <vt:i4>5</vt:i4>
      </vt:variant>
      <vt:variant>
        <vt:lpwstr/>
      </vt:variant>
      <vt:variant>
        <vt:lpwstr>_Toc261094270</vt:lpwstr>
      </vt:variant>
      <vt:variant>
        <vt:i4>1245240</vt:i4>
      </vt:variant>
      <vt:variant>
        <vt:i4>2</vt:i4>
      </vt:variant>
      <vt:variant>
        <vt:i4>0</vt:i4>
      </vt:variant>
      <vt:variant>
        <vt:i4>5</vt:i4>
      </vt:variant>
      <vt:variant>
        <vt:lpwstr/>
      </vt:variant>
      <vt:variant>
        <vt:lpwstr>_Toc261094269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Rolly Perreaux</dc:creator>
  <cp:lastModifiedBy>Ellen Lehnert</cp:lastModifiedBy>
  <cp:revision>9</cp:revision>
  <cp:lastPrinted>2009-10-03T16:05:00Z</cp:lastPrinted>
  <dcterms:created xsi:type="dcterms:W3CDTF">2010-06-15T13:53:00Z</dcterms:created>
  <dcterms:modified xsi:type="dcterms:W3CDTF">2010-07-20T15:57:00Z</dcterms:modified>
</cp:coreProperties>
</file>